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A243C0">
        <w:rPr>
          <w:i/>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77777777"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t>
      </w:r>
    </w:p>
    <w:p w14:paraId="3A17214B" w14:textId="77777777" w:rsidR="00A243C0" w:rsidRDefault="00A243C0" w:rsidP="00A243C0">
      <w:pPr>
        <w:pStyle w:val="BodyTextCont"/>
      </w:pPr>
    </w:p>
    <w:p w14:paraId="2464FEE2" w14:textId="77777777"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p>
    <w:p w14:paraId="5192E643" w14:textId="77777777" w:rsidR="00A243C0" w:rsidRPr="0014675A" w:rsidRDefault="00A243C0" w:rsidP="00A243C0">
      <w:pPr>
        <w:pStyle w:val="Heading1"/>
      </w:pPr>
      <w:r>
        <w:t>Texture Mapping and Texture Coordinates</w:t>
      </w:r>
    </w:p>
    <w:p w14:paraId="0B988118" w14:textId="77777777" w:rsidR="00A243C0" w:rsidRPr="00A243C0" w:rsidRDefault="00A243C0" w:rsidP="00A243C0">
      <w:pPr>
        <w:pStyle w:val="BodyTextCont"/>
      </w:pPr>
    </w:p>
    <w:p w14:paraId="749D26A5" w14:textId="77777777" w:rsidR="00A243C0" w:rsidRPr="00A243C0" w:rsidRDefault="00A243C0" w:rsidP="00A243C0">
      <w:pPr>
        <w:pStyle w:val="BodyTextFirst"/>
      </w:pPr>
      <w:r w:rsidRPr="00A243C0">
        <w:t xml:space="preserve">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w:t>
      </w:r>
      <w:proofErr w:type="spellStart"/>
      <w:r w:rsidRPr="00A243C0">
        <w:t>texels</w:t>
      </w:r>
      <w:proofErr w:type="spellEnd"/>
      <w:r w:rsidRPr="00A243C0">
        <w:t xml:space="preserve"> from the texture and display the corresponding </w:t>
      </w:r>
      <w:proofErr w:type="spellStart"/>
      <w:r w:rsidRPr="00A243C0">
        <w:t>texel</w:t>
      </w:r>
      <w:proofErr w:type="spellEnd"/>
      <w:r w:rsidRPr="00A243C0">
        <w:t xml:space="preserve"> colors at the screen pixel locations covered by the unit square. The process of selecting a </w:t>
      </w:r>
      <w:proofErr w:type="spellStart"/>
      <w:r w:rsidRPr="00A243C0">
        <w:t>texel</w:t>
      </w:r>
      <w:proofErr w:type="spellEnd"/>
      <w:r w:rsidRPr="00A243C0">
        <w:t xml:space="preserve">, or converting a group of </w:t>
      </w:r>
      <w:proofErr w:type="spellStart"/>
      <w:r w:rsidRPr="00A243C0">
        <w:t>texels</w:t>
      </w:r>
      <w:proofErr w:type="spellEnd"/>
      <w:r w:rsidRPr="00A243C0">
        <w:t xml:space="preserve"> into a single color, to be displayed to a screen pixel location is referred to as texture sampling. To render a texture-mapped pixel, the texture must be sampled to extract a corresponding </w:t>
      </w:r>
      <w:proofErr w:type="spellStart"/>
      <w:r w:rsidRPr="00A243C0">
        <w:t>texel</w:t>
      </w:r>
      <w:proofErr w:type="spellEnd"/>
      <w:r w:rsidRPr="00A243C0">
        <w:t xml:space="preserve">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7D97BED8" w14:textId="77777777" w:rsidR="00A243C0" w:rsidRDefault="00A243C0" w:rsidP="00A243C0">
      <w:pPr>
        <w:pStyle w:val="NoteTipCaution"/>
      </w:pPr>
      <w:r w:rsidRPr="00DA3970">
        <w:rPr>
          <w:b/>
        </w:rPr>
        <w:lastRenderedPageBreak/>
        <w:t>Note</w:t>
      </w:r>
      <w:r w:rsidRPr="00DA3970">
        <w:rPr>
          <w:b/>
        </w:rPr>
        <w:tab/>
      </w:r>
      <w:r>
        <w:t xml:space="preserve">Just as a pixel is a color location in an image, a </w:t>
      </w:r>
      <w:proofErr w:type="spellStart"/>
      <w:r>
        <w:t>texel</w:t>
      </w:r>
      <w:proofErr w:type="spellEnd"/>
      <w:r>
        <w:t xml:space="preserve"> is a color location in a texture.</w:t>
      </w:r>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w:t>
      </w:r>
      <w:proofErr w:type="spellStart"/>
      <w:r w:rsidRPr="00A243C0">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A243C0">
      <w:pPr>
        <w:pStyle w:val="BodyTextCon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w:t>
      </w:r>
      <w:r w:rsidRPr="00A243C0">
        <w:lastRenderedPageBreak/>
        <w:t xml:space="preserve">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77777777"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lastRenderedPageBreak/>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0" w:name="OLE_LINK1"/>
      <w:bookmarkStart w:id="1"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0"/>
    <w:bookmarkEnd w:id="1"/>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 xml:space="preserve">To implement simple texture tinting, a modification of all </w:t>
      </w:r>
      <w:proofErr w:type="spellStart"/>
      <w:r w:rsidRPr="00A243C0">
        <w:t>texels</w:t>
      </w:r>
      <w:proofErr w:type="spellEnd"/>
      <w:r w:rsidRPr="00A243C0">
        <w:t xml:space="preserve"> with a programmer-specified color</w:t>
      </w:r>
    </w:p>
    <w:p w14:paraId="16949DD2" w14:textId="77777777" w:rsidR="00A243C0" w:rsidRPr="00935B8D" w:rsidRDefault="00A243C0" w:rsidP="00A243C0">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5E772BFF" w14:textId="77777777" w:rsidR="00A243C0" w:rsidRPr="00A243C0" w:rsidRDefault="00A243C0" w:rsidP="00A243C0">
      <w:pPr>
        <w:pStyle w:val="FigureCaption"/>
      </w:pPr>
    </w:p>
    <w:p w14:paraId="1CDFC402" w14:textId="77777777" w:rsidR="003E3F84" w:rsidRDefault="003E3F84" w:rsidP="003E3F84">
      <w:pPr>
        <w:pStyle w:val="Heading3"/>
      </w:pPr>
      <w:r>
        <w:lastRenderedPageBreak/>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3E3F84">
        <w:rPr>
          <w:rStyle w:val="CodeInline"/>
          <w:rFonts w:ascii="Utopia" w:hAnsi="Utopia"/>
          <w:bdr w:val="none" w:sz="0" w:space="0" w:color="auto"/>
        </w:rPr>
        <w:t>texture_vs.glsl</w:t>
      </w:r>
      <w:proofErr w:type="spell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3E3F84">
        <w:rPr>
          <w:rStyle w:val="CodeInline"/>
          <w:rFonts w:ascii="Utopia" w:hAnsi="Utopia"/>
          <w:bdr w:val="none" w:sz="0" w:space="0" w:color="auto"/>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77777777" w:rsidR="003E3F84" w:rsidRPr="003E3F84" w:rsidRDefault="003E3F84" w:rsidP="003E3F84">
      <w:pPr>
        <w:pStyle w:val="Bullet"/>
      </w:pPr>
      <w:r w:rsidRPr="003E3F84">
        <w:rPr>
          <w:rStyle w:val="CodeInline"/>
          <w:rFonts w:ascii="Utopia" w:hAnsi="Utopia"/>
          <w:bdr w:val="none" w:sz="0" w:space="0" w:color="auto"/>
        </w:rPr>
        <w:t>engine/vertex_buffer.js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3E3F84">
        <w:rPr>
          <w:rStyle w:val="CodeInline"/>
          <w:rFonts w:ascii="Utopia" w:hAnsi="Utopia"/>
          <w:bdr w:val="none" w:sz="0" w:space="0" w:color="auto"/>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3E3F84">
        <w:rPr>
          <w:rStyle w:val="CodeInline"/>
          <w:rFonts w:ascii="Utopia" w:hAnsi="Utopia"/>
          <w:bdr w:val="none" w:sz="0" w:space="0" w:color="auto"/>
        </w:rPr>
        <w:t>TextureShader</w:t>
      </w:r>
      <w:proofErr w:type="spellEnd"/>
      <w:r w:rsidRPr="003E3F84">
        <w:t xml:space="preserve"> as a subclass of </w:t>
      </w:r>
      <w:proofErr w:type="spellStart"/>
      <w:r w:rsidRPr="003E3F84">
        <w:rPr>
          <w:rStyle w:val="CodeInline"/>
          <w:rFonts w:ascii="Utopia" w:hAnsi="Utopia"/>
          <w:bdr w:val="none" w:sz="0" w:space="0" w:color="auto"/>
        </w:rPr>
        <w:t>SimpleShader</w:t>
      </w:r>
      <w:proofErr w:type="spellEnd"/>
      <w:r w:rsidRPr="003E3F84">
        <w:t xml:space="preserve"> to interface the game engine to the corresponding GLSL shaders (</w:t>
      </w:r>
      <w:proofErr w:type="spellStart"/>
      <w:r w:rsidRPr="003E3F84">
        <w:rPr>
          <w:rStyle w:val="CodeInline"/>
          <w:rFonts w:ascii="Utopia" w:hAnsi="Utopia"/>
          <w:bdr w:val="none" w:sz="0" w:space="0" w:color="auto"/>
        </w:rPr>
        <w:t>TextureVS</w:t>
      </w:r>
      <w:proofErr w:type="spellEnd"/>
      <w:r w:rsidRPr="003E3F84">
        <w:t xml:space="preserve"> and </w:t>
      </w:r>
      <w:proofErr w:type="spellStart"/>
      <w:r w:rsidRPr="003E3F84">
        <w:rPr>
          <w:rStyle w:val="CodeInline"/>
          <w:rFonts w:ascii="Utopia" w:hAnsi="Utopia"/>
          <w:bdr w:val="none" w:sz="0" w:space="0" w:color="auto"/>
        </w:rPr>
        <w:t>TextureFS</w:t>
      </w:r>
      <w:proofErr w:type="spellEnd"/>
      <w:r w:rsidRPr="003E3F84">
        <w:t xml:space="preserve">). </w:t>
      </w:r>
    </w:p>
    <w:p w14:paraId="19B45D0F" w14:textId="77777777" w:rsidR="003E3F84" w:rsidRPr="003E3F84" w:rsidRDefault="003E3F84" w:rsidP="003E3F84">
      <w:pPr>
        <w:pStyle w:val="Bullet"/>
      </w:pPr>
      <w:commentRangeStart w:id="2"/>
      <w:r w:rsidRPr="003E3F84">
        <w:rPr>
          <w:rStyle w:val="CodeInline"/>
          <w:rFonts w:ascii="Utopia" w:hAnsi="Utopia"/>
          <w:bdr w:val="none" w:sz="0" w:space="0" w:color="auto"/>
        </w:rPr>
        <w:t>Engine_DefaultResources.js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a core engine component to facilitate the sharing of systemwide resources. In this case, it’s to facilitate the sharing of both </w:t>
      </w:r>
      <w:proofErr w:type="spellStart"/>
      <w:r w:rsidRPr="003E3F84">
        <w:rPr>
          <w:rStyle w:val="CodeInline"/>
          <w:rFonts w:ascii="Utopia" w:hAnsi="Utopia"/>
          <w:bdr w:val="none" w:sz="0" w:space="0" w:color="auto"/>
        </w:rPr>
        <w:t>SimpleShader</w:t>
      </w:r>
      <w:proofErr w:type="spellEnd"/>
      <w:r w:rsidRPr="003E3F84">
        <w:t xml:space="preserve"> and </w:t>
      </w:r>
      <w:proofErr w:type="spellStart"/>
      <w:r w:rsidRPr="003E3F84">
        <w:rPr>
          <w:rStyle w:val="CodeInline"/>
          <w:rFonts w:ascii="Utopia" w:hAnsi="Utopia"/>
          <w:bdr w:val="none" w:sz="0" w:space="0" w:color="auto"/>
        </w:rPr>
        <w:t>TextureShader</w:t>
      </w:r>
      <w:proofErr w:type="spellEnd"/>
      <w:r w:rsidRPr="003E3F84">
        <w:t xml:space="preserve"> by the corresponding </w:t>
      </w:r>
      <w:proofErr w:type="spellStart"/>
      <w:r w:rsidRPr="003E3F84">
        <w:rPr>
          <w:rStyle w:val="CodeInline"/>
          <w:rFonts w:ascii="Utopia" w:hAnsi="Utopia"/>
          <w:bdr w:val="none" w:sz="0" w:space="0" w:color="auto"/>
        </w:rPr>
        <w:t>Renderable</w:t>
      </w:r>
      <w:proofErr w:type="spellEnd"/>
      <w:r w:rsidRPr="003E3F84">
        <w:t xml:space="preserve"> objects.</w:t>
      </w:r>
      <w:commentRangeEnd w:id="2"/>
      <w:r w:rsidRPr="003E3F84">
        <w:rPr>
          <w:rStyle w:val="CommentReference"/>
          <w:szCs w:val="22"/>
        </w:rPr>
        <w:commentReference w:id="2"/>
      </w:r>
    </w:p>
    <w:p w14:paraId="3762C943" w14:textId="77777777" w:rsidR="003E3F84" w:rsidRPr="003E3F84" w:rsidRDefault="003E3F84" w:rsidP="003E3F84">
      <w:pPr>
        <w:pStyle w:val="Bullet"/>
      </w:pPr>
      <w:r w:rsidRPr="003E3F84">
        <w:rPr>
          <w:rStyle w:val="CodeInline"/>
          <w:rFonts w:ascii="Utopia" w:hAnsi="Utopia"/>
          <w:bdr w:val="none" w:sz="0" w:space="0" w:color="auto"/>
        </w:rPr>
        <w:t>renderable.js</w:t>
      </w:r>
      <w:r w:rsidRPr="003E3F84">
        <w:t xml:space="preserve">: This file is modified to facilitate </w:t>
      </w:r>
      <w:proofErr w:type="spellStart"/>
      <w:r w:rsidRPr="003E3F84">
        <w:rPr>
          <w:rStyle w:val="CodeInline"/>
          <w:rFonts w:ascii="Utopia" w:hAnsi="Utopia"/>
          <w:bdr w:val="none" w:sz="0" w:space="0" w:color="auto"/>
        </w:rPr>
        <w:t>Renderable</w:t>
      </w:r>
      <w:proofErr w:type="spellEnd"/>
      <w:r w:rsidRPr="003E3F84">
        <w:t xml:space="preserve"> serving as the base class to all future types of </w:t>
      </w:r>
      <w:proofErr w:type="spellStart"/>
      <w:r w:rsidRPr="003E3F84">
        <w:rPr>
          <w:rStyle w:val="CodeInline"/>
          <w:rFonts w:ascii="Utopia" w:hAnsi="Utopia"/>
          <w:bdr w:val="none" w:sz="0" w:space="0" w:color="auto"/>
        </w:rPr>
        <w:t>Renderable</w:t>
      </w:r>
      <w:proofErr w:type="spellEnd"/>
      <w:r w:rsidRPr="003E3F84">
        <w:t xml:space="preserve"> objects and to share the </w:t>
      </w:r>
      <w:commentRangeStart w:id="3"/>
      <w:r w:rsidRPr="003E3F84">
        <w:rPr>
          <w:rStyle w:val="CodeInline"/>
          <w:rFonts w:ascii="Utopia" w:hAnsi="Utopia"/>
          <w:bdr w:val="none" w:sz="0" w:space="0" w:color="auto"/>
        </w:rPr>
        <w:t>Shader</w:t>
      </w:r>
      <w:r w:rsidRPr="003E3F84">
        <w:t xml:space="preserve"> resource provided by </w:t>
      </w:r>
      <w:proofErr w:type="spellStart"/>
      <w:r w:rsidRPr="003E3F84">
        <w:rPr>
          <w:rStyle w:val="CodeInline"/>
          <w:rFonts w:ascii="Utopia" w:hAnsi="Utopia"/>
          <w:bdr w:val="none" w:sz="0" w:space="0" w:color="auto"/>
        </w:rPr>
        <w:t>gEngine_DefaultResources</w:t>
      </w:r>
      <w:commentRangeEnd w:id="3"/>
      <w:proofErr w:type="spellEnd"/>
      <w:r w:rsidRPr="003E3F84">
        <w:rPr>
          <w:rStyle w:val="CommentReference"/>
          <w:szCs w:val="22"/>
        </w:rPr>
        <w:commentReference w:id="3"/>
      </w:r>
      <w:r w:rsidRPr="003E3F84">
        <w:t>.</w:t>
      </w:r>
    </w:p>
    <w:p w14:paraId="63CFEDBF" w14:textId="77777777" w:rsidR="003E3F84" w:rsidRPr="003E3F84" w:rsidRDefault="003E3F84" w:rsidP="003E3F84">
      <w:pPr>
        <w:pStyle w:val="Bullet"/>
      </w:pPr>
      <w:r w:rsidRPr="003E3F84">
        <w:rPr>
          <w:rStyle w:val="CodeInline"/>
          <w:rFonts w:ascii="Utopia" w:hAnsi="Utopia"/>
          <w:bdr w:val="none" w:sz="0" w:space="0" w:color="auto"/>
        </w:rPr>
        <w:t>texture_renderable.js</w:t>
      </w:r>
      <w:r w:rsidRPr="003E3F84">
        <w:t xml:space="preserve">: This is a new file that defines </w:t>
      </w:r>
      <w:commentRangeStart w:id="4"/>
      <w:proofErr w:type="spellStart"/>
      <w:r w:rsidRPr="003E3F84">
        <w:rPr>
          <w:rStyle w:val="CodeInline"/>
          <w:rFonts w:ascii="Utopia" w:hAnsi="Utopia"/>
          <w:bdr w:val="none" w:sz="0" w:space="0" w:color="auto"/>
        </w:rPr>
        <w:t>TextureRenderable</w:t>
      </w:r>
      <w:commentRangeEnd w:id="4"/>
      <w:proofErr w:type="spellEnd"/>
      <w:r w:rsidRPr="003E3F84">
        <w:rPr>
          <w:rStyle w:val="CommentReference"/>
          <w:szCs w:val="22"/>
        </w:rPr>
        <w:commentReference w:id="4"/>
      </w:r>
      <w:r w:rsidRPr="003E3F84">
        <w:t xml:space="preserve"> as a subclass of </w:t>
      </w:r>
      <w:proofErr w:type="spellStart"/>
      <w:r w:rsidRPr="003E3F84">
        <w:rPr>
          <w:rStyle w:val="CodeInline"/>
          <w:rFonts w:ascii="Utopia" w:hAnsi="Utopia"/>
          <w:bdr w:val="none" w:sz="0" w:space="0" w:color="auto"/>
        </w:rPr>
        <w:t>Renderable</w:t>
      </w:r>
      <w:proofErr w:type="spellEnd"/>
      <w:r w:rsidRPr="003E3F84">
        <w:t xml:space="preserve"> to facilitate the creation, manipulation, and drawing of multiple instances of textured objects.</w:t>
      </w:r>
    </w:p>
    <w:p w14:paraId="3AE0B37F" w14:textId="77777777" w:rsidR="003E3F84" w:rsidRPr="003E3F84" w:rsidRDefault="003E3F84" w:rsidP="003E3F84">
      <w:pPr>
        <w:pStyle w:val="Bullet"/>
        <w:rPr>
          <w:rStyle w:val="CodeInline"/>
          <w:rFonts w:ascii="Utopia" w:hAnsi="Utopia"/>
          <w:bdr w:val="none" w:sz="0" w:space="0" w:color="auto"/>
        </w:rPr>
      </w:pPr>
      <w:commentRangeStart w:id="5"/>
      <w:r w:rsidRPr="003E3F84">
        <w:rPr>
          <w:rStyle w:val="CodeInline"/>
          <w:rFonts w:ascii="Utopia" w:hAnsi="Utopia"/>
          <w:bdr w:val="none" w:sz="0" w:space="0" w:color="auto"/>
        </w:rPr>
        <w:t>Engine_Core.js</w:t>
      </w:r>
      <w:r w:rsidRPr="003E3F84">
        <w:t>: This file is modified to configure WebGL to support drawing with a texture map</w:t>
      </w:r>
      <w:commentRangeEnd w:id="5"/>
      <w:r w:rsidRPr="003E3F84">
        <w:rPr>
          <w:rStyle w:val="CommentReference"/>
          <w:szCs w:val="22"/>
        </w:rPr>
        <w:commentReference w:id="5"/>
      </w:r>
      <w:r w:rsidRPr="003E3F84">
        <w:t>.</w:t>
      </w:r>
    </w:p>
    <w:p w14:paraId="5952D352" w14:textId="77777777" w:rsidR="003E3F84" w:rsidRPr="003E3F84" w:rsidRDefault="003E3F84" w:rsidP="003E3F84">
      <w:pPr>
        <w:pStyle w:val="Bullet"/>
      </w:pPr>
      <w:commentRangeStart w:id="6"/>
      <w:r w:rsidRPr="003E3F84">
        <w:rPr>
          <w:rStyle w:val="CodeInline"/>
          <w:rFonts w:ascii="Utopia" w:hAnsi="Utopia"/>
          <w:bdr w:val="none" w:sz="0" w:space="0" w:color="auto"/>
        </w:rPr>
        <w:t>Engine_Textures.js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commentRangeEnd w:id="6"/>
      <w:r w:rsidRPr="003E3F84">
        <w:rPr>
          <w:rStyle w:val="CommentReference"/>
          <w:szCs w:val="22"/>
        </w:rPr>
        <w:commentReference w:id="6"/>
      </w:r>
    </w:p>
    <w:p w14:paraId="5981D5DE" w14:textId="77777777" w:rsidR="003E3F84" w:rsidRPr="003E3F84" w:rsidRDefault="003E3F84" w:rsidP="003E3F84">
      <w:pPr>
        <w:pStyle w:val="Bullet"/>
      </w:pPr>
      <w:r w:rsidRPr="003E3F84">
        <w:rPr>
          <w:rStyle w:val="CodeInline"/>
          <w:rFonts w:ascii="Utopia" w:hAnsi="Utopia"/>
          <w:bdr w:val="none" w:sz="0" w:space="0" w:color="auto"/>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3E3F84">
        <w:rPr>
          <w:rStyle w:val="CodeInline"/>
          <w:rFonts w:ascii="Utopia" w:hAnsi="Utopia"/>
          <w:bdr w:val="none" w:sz="0" w:space="0" w:color="auto"/>
        </w:rPr>
        <w:t>blue_level.js</w:t>
      </w:r>
      <w:r w:rsidRPr="003E3F84">
        <w:t>: These game engine client files are modified to test the new texture mapping functionality.</w:t>
      </w:r>
    </w:p>
    <w:p w14:paraId="64F680C2" w14:textId="77777777" w:rsidR="003E3F84" w:rsidRDefault="003E3F84" w:rsidP="003E3F84">
      <w:pPr>
        <w:pStyle w:val="Heading3"/>
      </w:pPr>
    </w:p>
    <w:p w14:paraId="5FB68DE2" w14:textId="77777777" w:rsidR="003E3F84" w:rsidRDefault="003E3F84" w:rsidP="003E3F84">
      <w:pPr>
        <w:pStyle w:val="Heading3"/>
      </w:pPr>
      <w:r>
        <w:t>Extension of Shader/</w:t>
      </w:r>
      <w:proofErr w:type="spellStart"/>
      <w:r>
        <w:t>Renderable</w:t>
      </w:r>
      <w:proofErr w:type="spellEnd"/>
      <w:r>
        <w:t xml:space="preserve"> Architecture</w:t>
      </w:r>
    </w:p>
    <w:p w14:paraId="796DF728" w14:textId="77777777" w:rsidR="003E3F84" w:rsidRDefault="003E3F84" w:rsidP="003E3F84">
      <w:pPr>
        <w:pStyle w:val="BodyTextFirst"/>
      </w:pPr>
      <w:r>
        <w:t xml:space="preserve">Recall that the </w:t>
      </w:r>
      <w:r w:rsidRPr="00BB2D12">
        <w:rPr>
          <w:rStyle w:val="CodeInline"/>
          <w:rFonts w:eastAsia="PMingLiU"/>
        </w:rPr>
        <w:t>Shader</w:t>
      </w:r>
      <w:r>
        <w:t>/</w:t>
      </w:r>
      <w:proofErr w:type="spellStart"/>
      <w:r w:rsidRPr="00BB2D12">
        <w:rPr>
          <w:rStyle w:val="CodeInline"/>
          <w:rFonts w:eastAsia="PMingLiU"/>
        </w:rPr>
        <w:t>Renderable</w:t>
      </w:r>
      <w:proofErr w:type="spellEnd"/>
      <w:r>
        <w:t xml:space="preserve"> object pair is designed to load 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proofErr w:type="spellStart"/>
      <w:r>
        <w:t>renderable</w:t>
      </w:r>
      <w:proofErr w:type="spellEnd"/>
      <w:r>
        <w:t xml:space="preserve"> geometries by the game engine clients. As illustrated in </w:t>
      </w:r>
      <w:r>
        <w:lastRenderedPageBreak/>
        <w:t xml:space="preserve">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Pr="00BB2D12">
        <w:rPr>
          <w:rStyle w:val="CodeInline"/>
          <w:rFonts w:eastAsia="PMingLiU"/>
        </w:rPr>
        <w:t>hader</w:t>
      </w:r>
      <w:r>
        <w:t xml:space="preserve"> object created in the game engine, in </w:t>
      </w:r>
      <w:commentRangeStart w:id="7"/>
      <w:proofErr w:type="spellStart"/>
      <w:r w:rsidRPr="00BB2D12">
        <w:rPr>
          <w:rStyle w:val="CodeInline"/>
          <w:rFonts w:eastAsia="PMingLiU"/>
        </w:rPr>
        <w:t>Engine.DefaultResoruces</w:t>
      </w:r>
      <w:commentRangeEnd w:id="7"/>
      <w:proofErr w:type="spellEnd"/>
      <w:r>
        <w:rPr>
          <w:rStyle w:val="CommentReference"/>
          <w:rFonts w:asciiTheme="minorHAnsi" w:hAnsiTheme="minorHAnsi"/>
        </w:rPr>
        <w:commentReference w:id="7"/>
      </w:r>
      <w:r>
        <w:t xml:space="preserve">, and this instance is shared by all </w:t>
      </w:r>
      <w:proofErr w:type="spellStart"/>
      <w:r w:rsidRPr="00BB2D12">
        <w:rPr>
          <w:rStyle w:val="CodeInline"/>
          <w:rFonts w:eastAsia="PMingLiU"/>
        </w:rPr>
        <w:t>Renderable</w:t>
      </w:r>
      <w:proofErr w:type="spellEnd"/>
      <w:r>
        <w:t xml:space="preserve"> objects.</w:t>
      </w:r>
    </w:p>
    <w:p w14:paraId="0AAFB47E" w14:textId="77777777" w:rsidR="00A243C0" w:rsidRDefault="003E3F84" w:rsidP="003E3F84">
      <w:pPr>
        <w:pStyle w:val="Figure"/>
      </w:pPr>
      <w:commentRangeStart w:id="8"/>
      <w:r w:rsidRPr="003E3F84">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8"/>
      <w:r w:rsidR="005B02D9">
        <w:rPr>
          <w:rStyle w:val="CommentReference"/>
          <w:rFonts w:asciiTheme="minorHAnsi" w:eastAsiaTheme="minorHAnsi" w:hAnsiTheme="minorHAnsi" w:cstheme="minorBidi"/>
        </w:rPr>
        <w:commentReference w:id="8"/>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77777777" w:rsidR="003E3F84" w:rsidRPr="00BB2D12" w:rsidRDefault="003E3F84" w:rsidP="003E3F84">
      <w:pPr>
        <w:pStyle w:val="BodyTextCon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Shader</w:t>
      </w:r>
      <w:r>
        <w:t>/</w:t>
      </w:r>
      <w:proofErr w:type="spellStart"/>
      <w:r w:rsidRPr="001A5F07">
        <w:rPr>
          <w:rStyle w:val="CodeInline"/>
        </w:rPr>
        <w:t>Renderable</w:t>
      </w:r>
      <w:proofErr w:type="spellEnd"/>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w:t>
      </w:r>
      <w:proofErr w:type="spellStart"/>
      <w:r>
        <w:t>texels</w:t>
      </w:r>
      <w:proofErr w:type="spellEnd"/>
      <w:r>
        <w:t xml:space="preserve"> from the provided texture map when computing pixel colors. Note that since GLSL does not support </w:t>
      </w:r>
      <w:proofErr w:type="spellStart"/>
      <w:r>
        <w:t>subclassing</w:t>
      </w:r>
      <w:proofErr w:type="spellEnd"/>
      <w:r>
        <w:t xml:space="preserve">,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77777777" w:rsidR="003E3F84" w:rsidRDefault="003E3F84" w:rsidP="003E3F84">
      <w:pPr>
        <w:pStyle w:val="Figure"/>
      </w:pPr>
      <w:commentRangeStart w:id="9"/>
      <w:r w:rsidRPr="003E3F84">
        <w:rPr>
          <w:noProof/>
        </w:rPr>
        <w:lastRenderedPageBreak/>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9"/>
      <w:r w:rsidR="005B02D9">
        <w:rPr>
          <w:rStyle w:val="CommentReference"/>
          <w:rFonts w:asciiTheme="minorHAnsi" w:eastAsiaTheme="minorHAnsi" w:hAnsiTheme="minorHAnsi" w:cstheme="minorBidi"/>
        </w:rPr>
        <w:commentReference w:id="9"/>
      </w:r>
    </w:p>
    <w:p w14:paraId="02E383F9" w14:textId="77777777"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77777777"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rPr>
          <w:rStyle w:val="CodeInline"/>
        </w:rPr>
        <w:t>/</w:t>
      </w:r>
      <w:r w:rsidRPr="00DD5E79">
        <w:t xml:space="preserve"> folder and name it </w:t>
      </w:r>
      <w:proofErr w:type="spellStart"/>
      <w:r>
        <w:rPr>
          <w:rStyle w:val="CodeInline"/>
        </w:rPr>
        <w:t>t</w:t>
      </w:r>
      <w:r w:rsidRPr="004D285C">
        <w:rPr>
          <w:rStyle w:val="CodeInline"/>
        </w:rPr>
        <w:t>exture</w:t>
      </w:r>
      <w:r>
        <w:rPr>
          <w:rStyle w:val="CodeInline"/>
        </w:rPr>
        <w:t>_vs</w:t>
      </w:r>
      <w:r w:rsidRPr="004D285C">
        <w:rPr>
          <w:rStyle w:val="CodeInline"/>
        </w:rPr>
        <w:t>.glsl</w:t>
      </w:r>
      <w:proofErr w:type="spell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_vs</w:t>
      </w:r>
      <w:r w:rsidRPr="001A3A36">
        <w:rPr>
          <w:rStyle w:val="CodeInline"/>
        </w:rPr>
        <w:t>.glsl</w:t>
      </w:r>
      <w:proofErr w:type="spell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3E3F84">
        <w:t>TextureVS</w:t>
      </w:r>
      <w:proofErr w:type="spellEnd"/>
      <w:r w:rsidRPr="003E3F84">
        <w:t xml:space="preserve"> shader is similar to the </w:t>
      </w:r>
      <w:proofErr w:type="spellStart"/>
      <w:r w:rsidRPr="003E3F84">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0E729ED9" w14:textId="77777777" w:rsidR="003E3F84" w:rsidRPr="00834C03" w:rsidRDefault="003E3F84" w:rsidP="003E3F84">
      <w:pPr>
        <w:pStyle w:val="NumList"/>
        <w:numPr>
          <w:ilvl w:val="0"/>
          <w:numId w:val="1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rPr>
          <w:rStyle w:val="CodeInline"/>
        </w:rPr>
        <w:t>/</w:t>
      </w:r>
      <w:r w:rsidRPr="00834C03">
        <w:t xml:space="preserve"> folder and name it </w:t>
      </w:r>
      <w:proofErr w:type="spellStart"/>
      <w:r>
        <w:rPr>
          <w:rStyle w:val="CodeInline"/>
        </w:rPr>
        <w:t>t</w:t>
      </w:r>
      <w:r w:rsidRPr="00834C03">
        <w:rPr>
          <w:rStyle w:val="CodeInline"/>
        </w:rPr>
        <w:t>exture</w:t>
      </w:r>
      <w:r>
        <w:rPr>
          <w:rStyle w:val="CodeInline"/>
        </w:rPr>
        <w:t>_fs</w:t>
      </w:r>
      <w:r w:rsidRPr="00834C03">
        <w:rPr>
          <w:rStyle w:val="CodeInline"/>
        </w:rPr>
        <w:t>.glsl</w:t>
      </w:r>
      <w:proofErr w:type="spellEnd"/>
      <w:r w:rsidRPr="00834C03">
        <w:t xml:space="preserve">. </w:t>
      </w:r>
    </w:p>
    <w:p w14:paraId="5E44AAAB" w14:textId="77777777" w:rsidR="003E3F84" w:rsidRPr="003E3F84" w:rsidRDefault="003E3F84" w:rsidP="003E3F84">
      <w:pPr>
        <w:pStyle w:val="NumList"/>
      </w:pPr>
      <w:r w:rsidRPr="003E3F84">
        <w:t xml:space="preserve">Add the following code to the </w:t>
      </w:r>
      <w:proofErr w:type="spellStart"/>
      <w:r w:rsidRPr="003E3F84">
        <w:rPr>
          <w:rStyle w:val="CodeInline"/>
          <w:rFonts w:ascii="Utopia" w:hAnsi="Utopia"/>
          <w:bdr w:val="none" w:sz="0" w:space="0" w:color="auto"/>
        </w:rPr>
        <w:t>texture_fs.glsl</w:t>
      </w:r>
      <w:proofErr w:type="spellEnd"/>
      <w:r w:rsidRPr="003E3F84">
        <w:t xml:space="preserve"> file to declare the variables:</w:t>
      </w:r>
    </w:p>
    <w:p w14:paraId="0B545909" w14:textId="77777777" w:rsidR="003E3F84" w:rsidRPr="003E3F84" w:rsidRDefault="003E3F84" w:rsidP="003E3F84">
      <w:pPr>
        <w:pStyle w:val="Code"/>
      </w:pPr>
      <w:r w:rsidRPr="003E3F84">
        <w:t>precision mediump float; // sets the precision for floating point computation</w:t>
      </w:r>
    </w:p>
    <w:p w14:paraId="3DE86BDC" w14:textId="77777777" w:rsidR="003E3F84" w:rsidRPr="003E3F84" w:rsidRDefault="003E3F84" w:rsidP="003E3F84">
      <w:pPr>
        <w:pStyle w:val="Code"/>
      </w:pP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382822FE" w14:textId="77777777" w:rsidR="005B02D9" w:rsidRDefault="005B02D9" w:rsidP="005B02D9">
      <w:pPr>
        <w:pStyle w:val="BodyTextCont"/>
      </w:pPr>
      <w:r>
        <w:t xml:space="preserve">The </w:t>
      </w:r>
      <w:r w:rsidRPr="0080207C">
        <w:rPr>
          <w:rStyle w:val="CodeInline"/>
        </w:rPr>
        <w:t>sampler2D</w:t>
      </w:r>
      <w:r w:rsidRPr="0080207C">
        <w:t xml:space="preserve"> </w:t>
      </w:r>
      <w:r>
        <w:t>data</w:t>
      </w:r>
      <w:r>
        <w:fldChar w:fldCharType="begin"/>
      </w:r>
      <w:r>
        <w:instrText xml:space="preserve"> XE "</w:instrText>
      </w:r>
      <w:r w:rsidRPr="00A940D0">
        <w:rPr>
          <w:rStyle w:val="CodeInline"/>
        </w:rPr>
        <w:instrText>GLSL shaders:sampler2D</w:instrText>
      </w:r>
      <w:r w:rsidRPr="00A940D0">
        <w:instrText xml:space="preserve"> data</w:instrText>
      </w:r>
      <w:r>
        <w:instrText xml:space="preserve">" </w:instrText>
      </w:r>
      <w:r>
        <w:fldChar w:fldCharType="end"/>
      </w:r>
      <w:r>
        <w:t xml:space="preserve"> type is a GLSL utility that is capable of reading </w:t>
      </w:r>
      <w:proofErr w:type="spellStart"/>
      <w:r>
        <w:t>texel</w:t>
      </w:r>
      <w:proofErr w:type="spellEnd"/>
      <w:r>
        <w:t xml:space="preserve"> values from a 2D texture. In this case, the </w:t>
      </w:r>
      <w:proofErr w:type="spellStart"/>
      <w:r w:rsidRPr="0080207C">
        <w:rPr>
          <w:rStyle w:val="CodeInline"/>
        </w:rPr>
        <w:t>uSampler</w:t>
      </w:r>
      <w:proofErr w:type="spellEnd"/>
      <w:r>
        <w:t xml:space="preserve"> object will be bounded to a GLSL texture such that </w:t>
      </w:r>
      <w:proofErr w:type="spellStart"/>
      <w:r>
        <w:t>texel</w:t>
      </w:r>
      <w:proofErr w:type="spellEnd"/>
      <w:r>
        <w:t xml:space="preserve"> values can be sampled for every pixel rendered. The </w:t>
      </w:r>
      <w:proofErr w:type="spellStart"/>
      <w:r w:rsidRPr="0080207C">
        <w:rPr>
          <w:rStyle w:val="CodeInline"/>
        </w:rPr>
        <w:t>uPixelColor</w:t>
      </w:r>
      <w:proofErr w:type="spellEnd"/>
      <w:r w:rsidRPr="0080207C">
        <w:t xml:space="preserve"> </w:t>
      </w:r>
      <w:r>
        <w:t xml:space="preserve">is the same as the one </w:t>
      </w:r>
      <w:r w:rsidRPr="0080207C">
        <w:t xml:space="preserve">from </w:t>
      </w:r>
      <w:proofErr w:type="spellStart"/>
      <w:r w:rsidRPr="0080207C">
        <w:rPr>
          <w:rStyle w:val="CodeInline"/>
        </w:rPr>
        <w:t>SimpleFS</w:t>
      </w:r>
      <w:proofErr w:type="spellEnd"/>
      <w:r w:rsidRPr="0080207C">
        <w:t>.</w:t>
      </w:r>
      <w:r>
        <w:t xml:space="preserve"> The </w:t>
      </w:r>
      <w:proofErr w:type="spellStart"/>
      <w:r w:rsidRPr="0080207C">
        <w:rPr>
          <w:rStyle w:val="CodeInline"/>
        </w:rPr>
        <w:t>vTexCoord</w:t>
      </w:r>
      <w:proofErr w:type="spellEnd"/>
      <w:r>
        <w:t xml:space="preserve"> is the interpolated </w:t>
      </w:r>
      <w:proofErr w:type="spellStart"/>
      <w:r>
        <w:t>uv</w:t>
      </w:r>
      <w:proofErr w:type="spellEnd"/>
      <w:r>
        <w:t xml:space="preserve"> coordinate value for each pixel.</w:t>
      </w:r>
    </w:p>
    <w:p w14:paraId="76D33008" w14:textId="77777777" w:rsidR="005B02D9" w:rsidRDefault="005B02D9" w:rsidP="005B02D9">
      <w:pPr>
        <w:pStyle w:val="BodyTextCont"/>
      </w:pP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w:t>
      </w:r>
      <w:commentRangeStart w:id="10"/>
      <w:r w:rsidRPr="005B02D9">
        <w:t>//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commentRangeEnd w:id="10"/>
      <w:r w:rsidRPr="005B02D9">
        <w:commentReference w:id="10"/>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77777777" w:rsidR="005B02D9" w:rsidRDefault="005B02D9" w:rsidP="005B02D9">
      <w:pPr>
        <w:pStyle w:val="NumList"/>
        <w:tabs>
          <w:tab w:val="left" w:pos="216"/>
        </w:tabs>
        <w:spacing w:after="0" w:line="260" w:lineRule="exact"/>
        <w:ind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w:t>
      </w:r>
      <w:proofErr w:type="spellStart"/>
      <w:r>
        <w:t>texel</w:t>
      </w:r>
      <w:proofErr w:type="spellEnd"/>
      <w:r>
        <w:t xml:space="preserve">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w:t>
      </w:r>
      <w:proofErr w:type="spellStart"/>
      <w:r>
        <w:t>texel</w:t>
      </w:r>
      <w:proofErr w:type="spellEnd"/>
      <w:r>
        <w:t xml:space="preserve">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w:t>
      </w:r>
      <w:proofErr w:type="spellStart"/>
      <w:r>
        <w:t>texel</w:t>
      </w:r>
      <w:proofErr w:type="spellEnd"/>
      <w:r>
        <w:t xml:space="preserve"> color; for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lastRenderedPageBreak/>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77777777" w:rsidR="005B02D9" w:rsidRDefault="005B02D9" w:rsidP="005B02D9">
      <w:pPr>
        <w:pStyle w:val="NumList"/>
        <w:numPr>
          <w:ilvl w:val="0"/>
          <w:numId w:val="19"/>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p>
    <w:p w14:paraId="53C988E9" w14:textId="77777777" w:rsidR="005B02D9" w:rsidRPr="005B02D9" w:rsidRDefault="005B02D9" w:rsidP="005B02D9">
      <w:pPr>
        <w:pStyle w:val="Code"/>
      </w:pPr>
      <w:r w:rsidRPr="005B02D9">
        <w:t>// reference to the vertex positions for the square in the gl context</w:t>
      </w:r>
    </w:p>
    <w:p w14:paraId="759636BF" w14:textId="77777777" w:rsidR="005B02D9" w:rsidRPr="005B02D9" w:rsidRDefault="005B02D9" w:rsidP="005B02D9">
      <w:pPr>
        <w:pStyle w:val="Code"/>
      </w:pPr>
      <w:r w:rsidRPr="005B02D9">
        <w:t>let mGLVertexBuffer = null;</w:t>
      </w:r>
    </w:p>
    <w:p w14:paraId="1EBF3101" w14:textId="77777777" w:rsidR="005B02D9" w:rsidRPr="005B02D9" w:rsidRDefault="005B02D9" w:rsidP="005B02D9">
      <w:pPr>
        <w:pStyle w:val="Code"/>
      </w:pPr>
      <w:commentRangeStart w:id="11"/>
      <w:r w:rsidRPr="005B02D9">
        <w:t>function get() { return mGLVertexBuffer; }</w:t>
      </w:r>
      <w:commentRangeEnd w:id="11"/>
      <w:r w:rsidRPr="005B02D9">
        <w:commentReference w:id="11"/>
      </w:r>
    </w:p>
    <w:p w14:paraId="27C7B155" w14:textId="77777777" w:rsidR="005B02D9" w:rsidRPr="005B02D9" w:rsidRDefault="005B02D9" w:rsidP="005B02D9">
      <w:pPr>
        <w:pStyle w:val="Code"/>
      </w:pPr>
    </w:p>
    <w:p w14:paraId="32EAC5AC" w14:textId="77777777" w:rsidR="005B02D9" w:rsidRPr="005B02D9" w:rsidRDefault="005B02D9" w:rsidP="005B02D9">
      <w:pPr>
        <w:pStyle w:val="Code"/>
      </w:pPr>
      <w:r w:rsidRPr="005B02D9">
        <w:t>// First: define the vertices for a square</w:t>
      </w:r>
    </w:p>
    <w:p w14:paraId="73AE2F5F" w14:textId="77777777" w:rsidR="005B02D9" w:rsidRPr="005B02D9" w:rsidRDefault="005B02D9" w:rsidP="005B02D9">
      <w:pPr>
        <w:pStyle w:val="Code"/>
      </w:pPr>
      <w:r w:rsidRPr="005B02D9">
        <w:t>let mVerticesOfSquare = [</w:t>
      </w:r>
    </w:p>
    <w:p w14:paraId="7C5C522F" w14:textId="77777777" w:rsidR="005B02D9" w:rsidRPr="005B02D9" w:rsidRDefault="005B02D9" w:rsidP="005B02D9">
      <w:pPr>
        <w:pStyle w:val="Code"/>
      </w:pPr>
      <w:r w:rsidRPr="005B02D9">
        <w:t xml:space="preserve">    0.5, 0.5, 0.0,</w:t>
      </w:r>
    </w:p>
    <w:p w14:paraId="7CC9CCE2" w14:textId="77777777" w:rsidR="005B02D9" w:rsidRPr="005B02D9" w:rsidRDefault="005B02D9" w:rsidP="005B02D9">
      <w:pPr>
        <w:pStyle w:val="Code"/>
      </w:pPr>
      <w:r w:rsidRPr="005B02D9">
        <w:t xml:space="preserve">    -0.5, 0.5, 0.0,</w:t>
      </w:r>
    </w:p>
    <w:p w14:paraId="64C5E506" w14:textId="77777777" w:rsidR="005B02D9" w:rsidRPr="005B02D9" w:rsidRDefault="005B02D9" w:rsidP="005B02D9">
      <w:pPr>
        <w:pStyle w:val="Code"/>
      </w:pPr>
      <w:r w:rsidRPr="005B02D9">
        <w:t xml:space="preserve">    0.5, -0.5, 0.0,</w:t>
      </w:r>
    </w:p>
    <w:p w14:paraId="16EFF8D0" w14:textId="77777777" w:rsidR="005B02D9" w:rsidRPr="005B02D9" w:rsidRDefault="005B02D9" w:rsidP="005B02D9">
      <w:pPr>
        <w:pStyle w:val="Code"/>
      </w:pPr>
      <w:r w:rsidRPr="005B02D9">
        <w:t xml:space="preserve">    -0.5, -0.5, 0.0</w:t>
      </w:r>
    </w:p>
    <w:p w14:paraId="0F29110B" w14:textId="77777777" w:rsidR="005B02D9" w:rsidRPr="005B02D9" w:rsidRDefault="005B02D9" w:rsidP="005B02D9">
      <w:pPr>
        <w:pStyle w:val="Code"/>
      </w:pPr>
      <w:r w:rsidRPr="005B02D9">
        <w:t>];</w:t>
      </w:r>
    </w:p>
    <w:p w14:paraId="357F7F6E" w14:textId="77777777" w:rsidR="005B02D9" w:rsidRPr="005B02D9" w:rsidRDefault="005B02D9" w:rsidP="005B02D9">
      <w:pPr>
        <w:pStyle w:val="Code"/>
      </w:pPr>
    </w:p>
    <w:p w14:paraId="77486DC8" w14:textId="77777777" w:rsidR="005B02D9" w:rsidRPr="005B02D9" w:rsidRDefault="005B02D9" w:rsidP="005B02D9">
      <w:pPr>
        <w:pStyle w:val="Code"/>
      </w:pPr>
    </w:p>
    <w:p w14:paraId="30A89528" w14:textId="77777777" w:rsidR="005B02D9" w:rsidRPr="005B02D9" w:rsidRDefault="005B02D9" w:rsidP="005B02D9">
      <w:pPr>
        <w:pStyle w:val="Code"/>
      </w:pPr>
      <w:r w:rsidRPr="005B02D9">
        <w:t>// reference to the texture coordinates for the square vertices in the gl context</w:t>
      </w:r>
    </w:p>
    <w:p w14:paraId="4E6EF0FA" w14:textId="77777777" w:rsidR="005B02D9" w:rsidRPr="005B02D9" w:rsidRDefault="005B02D9" w:rsidP="005B02D9">
      <w:pPr>
        <w:pStyle w:val="Code"/>
      </w:pPr>
      <w:commentRangeStart w:id="12"/>
      <w:r w:rsidRPr="005B02D9">
        <w:t>let mGLTextureCoordBuffer = null;</w:t>
      </w:r>
      <w:commentRangeEnd w:id="12"/>
      <w:r w:rsidRPr="005B02D9">
        <w:commentReference w:id="12"/>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63246623" w14:textId="77777777" w:rsidR="003E3F84" w:rsidRDefault="005B02D9" w:rsidP="005B02D9">
      <w:pPr>
        <w:pStyle w:val="Code"/>
      </w:pPr>
      <w:r w:rsidRPr="005B02D9">
        <w:t>];</w:t>
      </w:r>
    </w:p>
    <w:p w14:paraId="066F30F9" w14:textId="77777777" w:rsidR="005B02D9" w:rsidRPr="0075488E" w:rsidRDefault="005B02D9" w:rsidP="005B02D9">
      <w:pPr>
        <w:pStyle w:val="BodyTextCont"/>
      </w:pPr>
      <w:r>
        <w:t xml:space="preserve">As illustrated in Figure 5-2, the </w:t>
      </w:r>
      <w:proofErr w:type="spellStart"/>
      <w:r>
        <w:t>m</w:t>
      </w:r>
      <w:r>
        <w:rPr>
          <w:rStyle w:val="CodeInline"/>
        </w:rPr>
        <w:t>T</w:t>
      </w:r>
      <w:r w:rsidRPr="0075488E">
        <w:rPr>
          <w:rStyle w:val="CodeInline"/>
        </w:rPr>
        <w:t>extureCoordinates</w:t>
      </w:r>
      <w:proofErr w:type="spellEnd"/>
      <w:r w:rsidRPr="0075488E">
        <w:t xml:space="preserve"> variable </w:t>
      </w:r>
      <w:r>
        <w:t xml:space="preserve">defines </w:t>
      </w:r>
      <w:r w:rsidRPr="0075488E">
        <w:t>the</w:t>
      </w:r>
      <w:r>
        <w:t xml:space="preserve"> </w:t>
      </w:r>
      <w:proofErr w:type="spellStart"/>
      <w:r>
        <w:t>uv</w:t>
      </w:r>
      <w:proofErr w:type="spellEnd"/>
      <w:r>
        <w:t xml:space="preserve"> values for the corresponding four </w:t>
      </w:r>
      <w:proofErr w:type="spellStart"/>
      <w:r>
        <w:t>xy</w:t>
      </w:r>
      <w:proofErr w:type="spellEnd"/>
      <w:r>
        <w:t xml:space="preserve"> values of the unit square defined sequentially in </w:t>
      </w:r>
      <w:proofErr w:type="spellStart"/>
      <w:r>
        <w:t>m</w:t>
      </w:r>
      <w:r>
        <w:rPr>
          <w:rStyle w:val="CodeInline"/>
        </w:rPr>
        <w:t>V</w:t>
      </w:r>
      <w:r w:rsidRPr="0066437E">
        <w:rPr>
          <w:rStyle w:val="CodeInline"/>
        </w:rPr>
        <w:t>erticesOfSquare</w:t>
      </w:r>
      <w:proofErr w:type="spellEnd"/>
      <w:r w:rsidRPr="00E7321E">
        <w:t>.</w:t>
      </w:r>
      <w:r>
        <w:t xml:space="preserve"> For example, (1, 1) are the </w:t>
      </w:r>
      <w:proofErr w:type="spellStart"/>
      <w:r>
        <w:t>uv</w:t>
      </w:r>
      <w:proofErr w:type="spellEnd"/>
      <w:r>
        <w:t xml:space="preserve"> values associated </w:t>
      </w:r>
      <w:r w:rsidRPr="00FC2FC1">
        <w:t>with</w:t>
      </w:r>
      <w:r>
        <w:t xml:space="preserve"> the (0.5, 0.5, 0) </w:t>
      </w:r>
      <w:proofErr w:type="spellStart"/>
      <w:r>
        <w:t>xy</w:t>
      </w:r>
      <w:proofErr w:type="spellEnd"/>
      <w:r>
        <w:t xml:space="preserve"> position, (0</w:t>
      </w:r>
      <w:r w:rsidRPr="00E3698C">
        <w:t>, 1) for (</w:t>
      </w:r>
      <w:r>
        <w:t xml:space="preserve">-0.5, 0.5, 0), and so on. The new </w:t>
      </w:r>
      <w:proofErr w:type="spellStart"/>
      <w:r w:rsidRPr="009D0297">
        <w:rPr>
          <w:rStyle w:val="CodeInline"/>
        </w:rPr>
        <w:t>m</w:t>
      </w:r>
      <w:r>
        <w:rPr>
          <w:rStyle w:val="CodeInline"/>
        </w:rPr>
        <w:t>GL</w:t>
      </w:r>
      <w:r w:rsidRPr="009D0297">
        <w:rPr>
          <w:rStyle w:val="CodeInline"/>
        </w:rPr>
        <w:t>TextureCoordBuffer</w:t>
      </w:r>
      <w:proofErr w:type="spellEnd"/>
      <w:r>
        <w:rPr>
          <w:rStyle w:val="CodeInline"/>
        </w:rPr>
        <w:fldChar w:fldCharType="begin"/>
      </w:r>
      <w:r>
        <w:instrText xml:space="preserve"> XE "</w:instrText>
      </w:r>
      <w:r w:rsidRPr="00430725">
        <w:rPr>
          <w:rStyle w:val="CodeInline"/>
        </w:rPr>
        <w:instrText>Shaders project:mTextureCoordBuffer</w:instrText>
      </w:r>
      <w:r>
        <w:instrText xml:space="preserve">" </w:instrText>
      </w:r>
      <w:r>
        <w:rPr>
          <w:rStyle w:val="CodeInline"/>
        </w:rPr>
        <w:fldChar w:fldCharType="end"/>
      </w:r>
      <w:r w:rsidRPr="003D4162">
        <w:rPr>
          <w:rStyle w:val="CodeInline"/>
        </w:rPr>
        <w:t xml:space="preserve"> </w:t>
      </w:r>
      <w:r>
        <w:t xml:space="preserve">instance variable will be initialized to refer to the WebGL buffer that stores the values of </w:t>
      </w:r>
      <w:proofErr w:type="spellStart"/>
      <w:r>
        <w:t>m</w:t>
      </w:r>
      <w:r>
        <w:rPr>
          <w:rStyle w:val="CodeInline"/>
        </w:rPr>
        <w:t>TextureCoordinates</w:t>
      </w:r>
      <w:proofErr w:type="spellEnd"/>
      <w:r w:rsidRPr="0075488E">
        <w:t>.</w:t>
      </w:r>
    </w:p>
    <w:p w14:paraId="72B67547" w14:textId="77777777" w:rsidR="005B02D9" w:rsidRDefault="005B02D9" w:rsidP="005B02D9">
      <w:pPr>
        <w:pStyle w:val="BodyTextCont"/>
      </w:pPr>
    </w:p>
    <w:p w14:paraId="5CBE272B" w14:textId="77777777" w:rsidR="005B02D9" w:rsidRDefault="005B02D9" w:rsidP="005B02D9">
      <w:pPr>
        <w:pStyle w:val="NumList"/>
      </w:pPr>
      <w:r>
        <w:t>Modify the</w:t>
      </w:r>
      <w:r w:rsidRPr="005A56FC">
        <w:t xml:space="preserve"> </w:t>
      </w:r>
      <w:proofErr w:type="spellStart"/>
      <w:r>
        <w:rPr>
          <w:rStyle w:val="CodeInline"/>
        </w:rPr>
        <w:t>init</w:t>
      </w:r>
      <w:proofErr w:type="spell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the following:</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lastRenderedPageBreak/>
        <w:t xml:space="preserve">    let gl = glSys.get();</w:t>
      </w:r>
    </w:p>
    <w:p w14:paraId="049D4277" w14:textId="77777777" w:rsidR="005B02D9" w:rsidRPr="005B02D9" w:rsidRDefault="005B02D9" w:rsidP="005B02D9">
      <w:pPr>
        <w:pStyle w:val="Code"/>
      </w:pPr>
    </w:p>
    <w:p w14:paraId="200B8196" w14:textId="77777777" w:rsidR="005B02D9" w:rsidRPr="005B02D9" w:rsidRDefault="005B02D9" w:rsidP="005B02D9">
      <w:pPr>
        <w:pStyle w:val="Code"/>
      </w:pPr>
      <w:r w:rsidRPr="005B02D9">
        <w:t xml:space="preserve">    // Step A: Create a buffer on the gl context for our vertex positions</w:t>
      </w:r>
    </w:p>
    <w:p w14:paraId="74770D5D" w14:textId="77777777" w:rsidR="005B02D9" w:rsidRPr="005B02D9" w:rsidRDefault="005B02D9" w:rsidP="005B02D9">
      <w:pPr>
        <w:pStyle w:val="Code"/>
      </w:pPr>
      <w:r w:rsidRPr="005B02D9">
        <w:t xml:space="preserve">    mGLVertexBuffer = gl.createBuffer();</w:t>
      </w:r>
    </w:p>
    <w:p w14:paraId="164899A1" w14:textId="77777777" w:rsidR="005B02D9" w:rsidRPr="005B02D9" w:rsidRDefault="005B02D9" w:rsidP="005B02D9">
      <w:pPr>
        <w:pStyle w:val="Code"/>
      </w:pPr>
      <w:r w:rsidRPr="005B02D9">
        <w:t xml:space="preserve">       </w:t>
      </w:r>
    </w:p>
    <w:p w14:paraId="7A3A7E3E" w14:textId="77777777" w:rsidR="005B02D9" w:rsidRPr="005B02D9" w:rsidRDefault="005B02D9" w:rsidP="005B02D9">
      <w:pPr>
        <w:pStyle w:val="Code"/>
      </w:pPr>
      <w:r w:rsidRPr="005B02D9">
        <w:t xml:space="preserve">    // Step B: Activate vertexBuffer</w:t>
      </w:r>
    </w:p>
    <w:p w14:paraId="3109F8AD" w14:textId="77777777" w:rsidR="005B02D9" w:rsidRPr="005B02D9" w:rsidRDefault="005B02D9" w:rsidP="005B02D9">
      <w:pPr>
        <w:pStyle w:val="Code"/>
      </w:pPr>
      <w:r w:rsidRPr="005B02D9">
        <w:t xml:space="preserve">    gl.bindBuffer(gl.ARRAY_BUFFER, mGLVertexBuffer);</w:t>
      </w:r>
    </w:p>
    <w:p w14:paraId="6695CAE7" w14:textId="77777777" w:rsidR="005B02D9" w:rsidRPr="005B02D9" w:rsidRDefault="005B02D9" w:rsidP="005B02D9">
      <w:pPr>
        <w:pStyle w:val="Code"/>
      </w:pPr>
    </w:p>
    <w:p w14:paraId="1B95F9C1" w14:textId="77777777" w:rsidR="005B02D9" w:rsidRPr="005B02D9" w:rsidRDefault="005B02D9" w:rsidP="005B02D9">
      <w:pPr>
        <w:pStyle w:val="Code"/>
      </w:pPr>
      <w:r w:rsidRPr="005B02D9">
        <w:t xml:space="preserve">    // Step C: Loads mVerticesOfSquare into the vertexBuffer</w:t>
      </w:r>
    </w:p>
    <w:p w14:paraId="639B21ED" w14:textId="77777777" w:rsidR="005B02D9" w:rsidRPr="005B02D9" w:rsidRDefault="005B02D9" w:rsidP="005B02D9">
      <w:pPr>
        <w:pStyle w:val="Code"/>
      </w:pPr>
      <w:r w:rsidRPr="005B02D9">
        <w:t xml:space="preserve">    gl.bufferData(gl.ARRAY_BUFFER, new Float32Array(mVerticesOfSquare), gl.STATIC_DRAW);</w:t>
      </w:r>
    </w:p>
    <w:p w14:paraId="51715F82" w14:textId="77777777" w:rsidR="005B02D9" w:rsidRPr="005B02D9" w:rsidRDefault="005B02D9" w:rsidP="005B02D9">
      <w:pPr>
        <w:pStyle w:val="Code"/>
      </w:pPr>
    </w:p>
    <w:p w14:paraId="0569D2F9" w14:textId="77777777" w:rsidR="005B02D9" w:rsidRPr="005B02D9" w:rsidRDefault="005B02D9" w:rsidP="005B02D9">
      <w:pPr>
        <w:pStyle w:val="Code"/>
      </w:pPr>
      <w:r w:rsidRPr="005B02D9">
        <w:t xml:space="preserve">    // Step  B: Allocate and store texture coordinates"</w:t>
      </w:r>
    </w:p>
    <w:p w14:paraId="47CF5EA4" w14:textId="77777777" w:rsidR="005B02D9" w:rsidRPr="005B02D9" w:rsidRDefault="005B02D9" w:rsidP="005B02D9">
      <w:pPr>
        <w:pStyle w:val="Code"/>
      </w:pPr>
      <w:r w:rsidRPr="005B02D9">
        <w:t xml:space="preserve">    // Create a buffer on the gl context for texture coordinates</w:t>
      </w:r>
    </w:p>
    <w:p w14:paraId="796E9EA7" w14:textId="77777777" w:rsidR="005B02D9" w:rsidRPr="005B02D9" w:rsidRDefault="005B02D9" w:rsidP="005B02D9">
      <w:pPr>
        <w:pStyle w:val="Code"/>
      </w:pPr>
      <w:r w:rsidRPr="005B02D9">
        <w:t xml:space="preserve">    mGLTextureCoordBuffer = gl.createBuffer();</w:t>
      </w:r>
    </w:p>
    <w:p w14:paraId="23C96E25" w14:textId="77777777" w:rsidR="005B02D9" w:rsidRPr="005B02D9" w:rsidRDefault="005B02D9" w:rsidP="005B02D9">
      <w:pPr>
        <w:pStyle w:val="Code"/>
      </w:pPr>
    </w:p>
    <w:p w14:paraId="0193567D" w14:textId="77777777" w:rsidR="005B02D9" w:rsidRPr="005B02D9" w:rsidRDefault="005B02D9" w:rsidP="005B02D9">
      <w:pPr>
        <w:pStyle w:val="Code"/>
      </w:pPr>
      <w:r w:rsidRPr="005B02D9">
        <w:t xml:space="preserve">    // Activate vertexBuffer</w:t>
      </w:r>
    </w:p>
    <w:p w14:paraId="0C69B31C" w14:textId="77777777" w:rsidR="005B02D9" w:rsidRPr="005B02D9" w:rsidRDefault="005B02D9" w:rsidP="005B02D9">
      <w:pPr>
        <w:pStyle w:val="Code"/>
      </w:pPr>
      <w:r w:rsidRPr="005B02D9">
        <w:t xml:space="preserve">    gl.bindBuffer(gl.ARRAY_BUFFER, mGLTextureCoordBuffer);</w:t>
      </w:r>
    </w:p>
    <w:p w14:paraId="4E08E767" w14:textId="77777777" w:rsidR="005B02D9" w:rsidRPr="005B02D9" w:rsidRDefault="005B02D9" w:rsidP="005B02D9">
      <w:pPr>
        <w:pStyle w:val="Code"/>
      </w:pPr>
    </w:p>
    <w:p w14:paraId="46A24288" w14:textId="77777777" w:rsidR="005B02D9" w:rsidRPr="005B02D9" w:rsidRDefault="005B02D9" w:rsidP="005B02D9">
      <w:pPr>
        <w:pStyle w:val="Code"/>
      </w:pPr>
      <w:r w:rsidRPr="005B02D9">
        <w:t xml:space="preserve">    // Loads textureCoordinates into the vertexBuffer</w:t>
      </w:r>
    </w:p>
    <w:p w14:paraId="59DF30F9" w14:textId="77777777" w:rsidR="005B02D9" w:rsidRPr="005B02D9" w:rsidRDefault="005B02D9" w:rsidP="005B02D9">
      <w:pPr>
        <w:pStyle w:val="Code"/>
      </w:pPr>
      <w:r w:rsidRPr="005B02D9">
        <w:t xml:space="preserve">    gl.bufferData(gl.ARRAY_BUFFER, new Float32Array(mTextureCoordinates), gl.STATIC_DRAW);   </w:t>
      </w:r>
    </w:p>
    <w:p w14:paraId="6266AAEE" w14:textId="77777777" w:rsidR="005B02D9" w:rsidRDefault="005B02D9" w:rsidP="005B02D9">
      <w:pPr>
        <w:pStyle w:val="Code"/>
      </w:pPr>
      <w:r w:rsidRPr="005B02D9">
        <w:t>}</w:t>
      </w:r>
    </w:p>
    <w:p w14:paraId="17B84A93" w14:textId="77777777" w:rsidR="005B02D9" w:rsidRPr="0075488E" w:rsidRDefault="005B02D9" w:rsidP="005B02D9">
      <w:pPr>
        <w:pStyle w:val="BodyTextCont"/>
      </w:pPr>
      <w:r>
        <w:t>Step</w:t>
      </w:r>
      <w:r w:rsidRPr="0075488E">
        <w:t xml:space="preserve"> B of the </w:t>
      </w:r>
      <w:proofErr w:type="spellStart"/>
      <w:r>
        <w:rPr>
          <w:rStyle w:val="CodeInline"/>
        </w:rPr>
        <w:t>init</w:t>
      </w:r>
      <w:proofErr w:type="spellEnd"/>
      <w:r w:rsidRPr="0075488E">
        <w:rPr>
          <w:rStyle w:val="CodeInline"/>
        </w:rPr>
        <w:t>()</w:t>
      </w:r>
      <w:r w:rsidRPr="0075488E">
        <w:t xml:space="preserve"> function handles the initialization of the texture coordinates as a WebGL buffer and is identical to how the vertex </w:t>
      </w:r>
      <w:proofErr w:type="spellStart"/>
      <w:r>
        <w:t>xy</w:t>
      </w:r>
      <w:proofErr w:type="spellEnd"/>
      <w:r>
        <w:t xml:space="preserve"> </w:t>
      </w:r>
      <w:r w:rsidRPr="0075488E">
        <w:t xml:space="preserve">coordinates are handled with </w:t>
      </w:r>
      <w:r>
        <w:t xml:space="preserve">the </w:t>
      </w:r>
      <w:proofErr w:type="spellStart"/>
      <w:r w:rsidRPr="0075488E">
        <w:rPr>
          <w:rStyle w:val="CodeInline"/>
        </w:rPr>
        <w:t>m</w:t>
      </w:r>
      <w:r>
        <w:rPr>
          <w:rStyle w:val="CodeInline"/>
        </w:rPr>
        <w:t>GL</w:t>
      </w:r>
      <w:r w:rsidRPr="0075488E">
        <w:rPr>
          <w:rStyle w:val="CodeInline"/>
        </w:rPr>
        <w:t>TextureCoordBuffer</w:t>
      </w:r>
      <w:proofErr w:type="spellEnd"/>
      <w:r w:rsidRPr="0075488E">
        <w:t xml:space="preserve"> variable.</w:t>
      </w:r>
    </w:p>
    <w:p w14:paraId="1411A247" w14:textId="77777777" w:rsidR="005B02D9" w:rsidRDefault="005B02D9" w:rsidP="005B02D9">
      <w:pPr>
        <w:pStyle w:val="BodyTextCont"/>
      </w:pPr>
    </w:p>
    <w:p w14:paraId="038B2C1A" w14:textId="77777777" w:rsidR="005B02D9" w:rsidRDefault="005B02D9" w:rsidP="005B02D9">
      <w:pPr>
        <w:pStyle w:val="NumList"/>
      </w:pPr>
      <w:r>
        <w:t>Add a function to retrieve the texture coordinates.</w:t>
      </w:r>
    </w:p>
    <w:p w14:paraId="0D279EAA" w14:textId="77777777" w:rsidR="005B02D9" w:rsidRPr="005B02D9" w:rsidRDefault="005B02D9" w:rsidP="005B02D9">
      <w:pPr>
        <w:pStyle w:val="Code"/>
      </w:pPr>
      <w:r w:rsidRPr="005B02D9">
        <w:t>function getTexCoord() { return mGLTextureCoordBuffer; }</w:t>
      </w:r>
    </w:p>
    <w:p w14:paraId="43FEA298" w14:textId="77777777" w:rsidR="005B02D9" w:rsidRDefault="005B02D9" w:rsidP="005B02D9">
      <w:pPr>
        <w:pStyle w:val="Code"/>
      </w:pPr>
    </w:p>
    <w:p w14:paraId="1AB07BF6" w14:textId="77777777" w:rsidR="005B02D9" w:rsidRDefault="005B02D9" w:rsidP="005B02D9">
      <w:pPr>
        <w:pStyle w:val="NumList"/>
        <w:tabs>
          <w:tab w:val="left" w:pos="216"/>
        </w:tabs>
        <w:spacing w:after="0" w:line="260" w:lineRule="exact"/>
        <w:ind w:right="864"/>
      </w:pPr>
      <w:r>
        <w:t>Finally, r</w:t>
      </w:r>
      <w:r w:rsidRPr="005A56FC">
        <w:t xml:space="preserve">emember to </w:t>
      </w:r>
      <w:r>
        <w:t xml:space="preserve">export the changes </w:t>
      </w:r>
      <w:r w:rsidRPr="005A56FC">
        <w:t>to the public interface</w:t>
      </w:r>
      <w:r>
        <w:t>.</w:t>
      </w:r>
      <w:r w:rsidRPr="005A56FC">
        <w:t xml:space="preserve"> </w:t>
      </w:r>
    </w:p>
    <w:p w14:paraId="7F903E91" w14:textId="77777777" w:rsidR="005B02D9" w:rsidRPr="005B02D9" w:rsidRDefault="005B02D9" w:rsidP="005B02D9">
      <w:pPr>
        <w:pStyle w:val="Code"/>
      </w:pPr>
      <w:commentRangeStart w:id="13"/>
      <w:r w:rsidRPr="005B02D9">
        <w:t xml:space="preserve">export {init, </w:t>
      </w:r>
    </w:p>
    <w:p w14:paraId="5BBD3556" w14:textId="77777777" w:rsidR="005B02D9" w:rsidRPr="005B02D9" w:rsidRDefault="005B02D9" w:rsidP="005B02D9">
      <w:pPr>
        <w:pStyle w:val="Code"/>
      </w:pPr>
      <w:r w:rsidRPr="005B02D9">
        <w:t xml:space="preserve">cleanUp, </w:t>
      </w:r>
    </w:p>
    <w:p w14:paraId="04B41D68" w14:textId="77777777" w:rsidR="005B02D9" w:rsidRPr="005B02D9" w:rsidRDefault="005B02D9" w:rsidP="005B02D9">
      <w:pPr>
        <w:pStyle w:val="Code"/>
      </w:pPr>
      <w:r w:rsidRPr="005B02D9">
        <w:t xml:space="preserve">        get, </w:t>
      </w:r>
    </w:p>
    <w:p w14:paraId="0CD8C73F" w14:textId="77777777" w:rsidR="005B02D9" w:rsidRDefault="005B02D9" w:rsidP="005B02D9">
      <w:pPr>
        <w:pStyle w:val="Code"/>
      </w:pPr>
      <w:r w:rsidRPr="005B02D9">
        <w:t>getTexCoord}</w:t>
      </w:r>
      <w:commentRangeEnd w:id="13"/>
      <w:r w:rsidRPr="005B02D9">
        <w:commentReference w:id="13"/>
      </w:r>
    </w:p>
    <w:p w14:paraId="7D71CDA8" w14:textId="77777777" w:rsidR="00862818" w:rsidRDefault="00862818" w:rsidP="00862818">
      <w:pPr>
        <w:pStyle w:val="Heading3"/>
      </w:pPr>
      <w:commentRangeStart w:id="14"/>
      <w:r>
        <w:t>Interface GLSL Shader to the Engine</w:t>
      </w:r>
      <w:commentRangeEnd w:id="14"/>
      <w:r>
        <w:rPr>
          <w:rStyle w:val="CommentReference"/>
          <w:rFonts w:asciiTheme="minorHAnsi" w:hAnsiTheme="minorHAnsi"/>
        </w:rPr>
        <w:commentReference w:id="14"/>
      </w:r>
    </w:p>
    <w:p w14:paraId="736072A8" w14:textId="77777777" w:rsidR="005B02D9" w:rsidRPr="005B02D9" w:rsidRDefault="005B02D9" w:rsidP="005B02D9">
      <w:pPr>
        <w:pStyle w:val="BodyTextCont"/>
      </w:pPr>
    </w:p>
    <w:p w14:paraId="286E5B0D" w14:textId="77777777" w:rsidR="00862818" w:rsidRDefault="00862818" w:rsidP="00862818">
      <w:pPr>
        <w:pStyle w:val="BodyTextFirst"/>
      </w:pPr>
      <w:r>
        <w:t xml:space="preserve">Just as the </w:t>
      </w:r>
      <w:proofErr w:type="spellStart"/>
      <w:r w:rsidRPr="0040186A">
        <w:rPr>
          <w:rStyle w:val="CodeInline"/>
        </w:rPr>
        <w:t>SimpleShader</w:t>
      </w:r>
      <w:proofErr w:type="spellEnd"/>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w:t>
      </w:r>
      <w:r>
        <w:lastRenderedPageBreak/>
        <w:t xml:space="preserve">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In addition, you will create a new folder to organize the growing number of different shaders. </w:t>
      </w:r>
    </w:p>
    <w:p w14:paraId="76D61943" w14:textId="77777777" w:rsidR="000C758C" w:rsidRPr="00EA3AE7" w:rsidRDefault="000C758C" w:rsidP="000C758C"/>
    <w:p w14:paraId="7B78ECB0" w14:textId="59AD771D"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index.html</w:t>
      </w:r>
      <w:r>
        <w:t>.</w:t>
      </w:r>
    </w:p>
    <w:p w14:paraId="691D280D" w14:textId="4443FA4C" w:rsidR="00862818" w:rsidRDefault="00862818" w:rsidP="00862818">
      <w:pPr>
        <w:pStyle w:val="NumList"/>
        <w:numPr>
          <w:ilvl w:val="0"/>
          <w:numId w:val="14"/>
        </w:numPr>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Add the following code to construct the object:</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77777777" w:rsidR="00944627" w:rsidRDefault="00944627" w:rsidP="00944627">
      <w:pPr>
        <w:pStyle w:val="Code"/>
      </w:pPr>
      <w:r>
        <w:t xml:space="preserve">        this.mSamperRef = gl.getAttribLocation(this.mCompiledShader,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714BFA22" w14:textId="1303BF5D" w:rsidR="00862818" w:rsidRDefault="00862818" w:rsidP="00862818">
      <w:pPr>
        <w:pStyle w:val="BodyTextCont"/>
      </w:pPr>
      <w:r>
        <w:t xml:space="preserve">The </w:t>
      </w:r>
      <w:r w:rsidR="00944627">
        <w:rPr>
          <w:rStyle w:val="CodeInline"/>
        </w:rPr>
        <w:t>super(</w:t>
      </w:r>
      <w:proofErr w:type="spellStart"/>
      <w:r w:rsidR="00944627">
        <w:rPr>
          <w:rStyle w:val="CodeInline"/>
        </w:rPr>
        <w:t>vertexShaderPath</w:t>
      </w:r>
      <w:proofErr w:type="spellEnd"/>
      <w:r w:rsidR="00944627">
        <w:rPr>
          <w:rStyle w:val="CodeInline"/>
        </w:rPr>
        <w:t xml:space="preserve">, </w:t>
      </w:r>
      <w:proofErr w:type="spellStart"/>
      <w:r w:rsidR="00944627">
        <w:rPr>
          <w:rStyle w:val="CodeInline"/>
        </w:rPr>
        <w:t>fragmentShaderPath</w:t>
      </w:r>
      <w:proofErr w:type="spellEnd"/>
      <w:r w:rsidR="00944627">
        <w:rPr>
          <w:rStyle w:val="CodeInline"/>
        </w:rPr>
        <w:t>)</w:t>
      </w:r>
      <w:ins w:id="15" w:author="Matthew T. Munson" w:date="2021-04-18T13:20:00Z">
        <w:r w:rsidR="00944627">
          <w:t xml:space="preserve"> calls</w:t>
        </w:r>
      </w:ins>
      <w:del w:id="16" w:author="Matthew T. Munson" w:date="2021-04-18T13:20:00Z">
        <w:r w:rsidDel="00944627">
          <w:delText xml:space="preserve"> invokes</w:delText>
        </w:r>
      </w:del>
      <w:r>
        <w:t xml:space="preserve"> the constructor of </w:t>
      </w:r>
      <w:proofErr w:type="spellStart"/>
      <w:r w:rsidRPr="00953E89">
        <w:rPr>
          <w:rStyle w:val="CodeInline"/>
        </w:rPr>
        <w:t>SimpleShader</w:t>
      </w:r>
      <w:proofErr w:type="spellEnd"/>
      <w:r>
        <w:t xml:space="preserve"> with the current </w:t>
      </w:r>
      <w:proofErr w:type="spellStart"/>
      <w:r w:rsidRPr="00E66860">
        <w:rPr>
          <w:rStyle w:val="CodeInline"/>
        </w:rPr>
        <w:t>TextureShader</w:t>
      </w:r>
      <w:proofErr w:type="spellEnd"/>
      <w:r>
        <w:t xml:space="preserve"> object as the caller</w:t>
      </w:r>
      <w:ins w:id="17" w:author="Matthew T. Munson" w:date="2021-04-18T13:20:00Z">
        <w:r w:rsidR="00944627">
          <w:t xml:space="preserve">, </w:t>
        </w:r>
        <w:commentRangeStart w:id="18"/>
        <w:r w:rsidR="00944627">
          <w:t>invoking the superclass constructor</w:t>
        </w:r>
        <w:commentRangeEnd w:id="18"/>
        <w:r w:rsidR="00944627">
          <w:rPr>
            <w:rStyle w:val="CommentReference"/>
            <w:rFonts w:asciiTheme="minorHAnsi" w:hAnsiTheme="minorHAnsi"/>
          </w:rPr>
          <w:commentReference w:id="18"/>
        </w:r>
      </w:ins>
      <w:del w:id="19" w:author="Matthew T. Munson" w:date="2021-04-18T13:20:00Z">
        <w:r w:rsidDel="00944627">
          <w:delText>. This line of code is simply invoking the superclass constructor</w:delText>
        </w:r>
      </w:del>
      <w:r>
        <w:t xml:space="preserve">. Recall that the </w:t>
      </w:r>
      <w:proofErr w:type="spellStart"/>
      <w:r w:rsidRPr="00C54E07">
        <w:rPr>
          <w:rStyle w:val="CodeInline"/>
        </w:rPr>
        <w:t>SimpleShader</w:t>
      </w:r>
      <w:proofErr w:type="spellEnd"/>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and will locate a reference to the </w:t>
      </w:r>
      <w:commentRangeStart w:id="20"/>
      <w:del w:id="21"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proofErr w:type="spellStart"/>
      <w:ins w:id="22" w:author="Matthew T. Munson" w:date="2021-04-18T13:23:00Z">
        <w:r w:rsidR="00944627" w:rsidRPr="00AA75FD">
          <w:rPr>
            <w:rStyle w:val="CodeInline"/>
          </w:rPr>
          <w:t>m</w:t>
        </w:r>
        <w:r w:rsidR="00944627">
          <w:rPr>
            <w:rStyle w:val="CodeInline"/>
          </w:rPr>
          <w:t>VertexPositionRef</w:t>
        </w:r>
        <w:commentRangeEnd w:id="20"/>
        <w:proofErr w:type="spellEnd"/>
        <w:r w:rsidR="00944627">
          <w:rPr>
            <w:rStyle w:val="CommentReference"/>
            <w:rFonts w:asciiTheme="minorHAnsi" w:hAnsiTheme="minorHAnsi"/>
          </w:rPr>
          <w:commentReference w:id="20"/>
        </w:r>
        <w:r w:rsidR="00944627">
          <w:rPr>
            <w:rStyle w:val="CodeInline"/>
          </w:rPr>
          <w:fldChar w:fldCharType="begin"/>
        </w:r>
        <w:r w:rsidR="00944627">
          <w:instrText xml:space="preserve"> XE "</w:instrText>
        </w:r>
        <w:r w:rsidR="00944627" w:rsidRPr="00B65574">
          <w:rPr>
            <w:rStyle w:val="CodeInline"/>
          </w:rPr>
          <w:instrText>GLSL shaders:mShaderVertexPositionAttribute</w:instrText>
        </w:r>
        <w:r w:rsidR="00944627">
          <w:instrText xml:space="preserve">" </w:instrText>
        </w:r>
        <w:r w:rsidR="00944627">
          <w:rPr>
            <w:rStyle w:val="CodeInline"/>
          </w:rPr>
          <w:fldChar w:fldCharType="end"/>
        </w:r>
        <w:r w:rsidR="00944627">
          <w:t xml:space="preserve"> </w:t>
        </w:r>
      </w:ins>
      <w:r>
        <w:t xml:space="preserve">attribute defined in the shader. In the rest of the </w:t>
      </w:r>
      <w:proofErr w:type="spellStart"/>
      <w:r w:rsidRPr="00AA75FD">
        <w:rPr>
          <w:rStyle w:val="CodeInline"/>
        </w:rPr>
        <w:t>TextureShader</w:t>
      </w:r>
      <w:proofErr w:type="spellEnd"/>
      <w:r>
        <w:t xml:space="preserve"> constructor, the </w:t>
      </w:r>
      <w:del w:id="23" w:author="Matthew T. Munson" w:date="2021-04-18T13:24:00Z">
        <w:r w:rsidRPr="00E66860" w:rsidDel="00944627">
          <w:rPr>
            <w:rStyle w:val="CodeInline"/>
          </w:rPr>
          <w:delText>mShaderTextureCoordAttribute</w:delText>
        </w:r>
        <w:r w:rsidDel="00944627">
          <w:delText xml:space="preserve"> </w:delText>
        </w:r>
      </w:del>
      <w:proofErr w:type="spellStart"/>
      <w:ins w:id="24" w:author="Matthew T. Munson" w:date="2021-04-18T13:24:00Z">
        <w:r w:rsidR="00944627" w:rsidRPr="00E66860">
          <w:rPr>
            <w:rStyle w:val="CodeInline"/>
          </w:rPr>
          <w:t>m</w:t>
        </w:r>
        <w:r w:rsidR="00944627">
          <w:rPr>
            <w:rStyle w:val="CodeInline"/>
          </w:rPr>
          <w:t>TextureCoordinateRef</w:t>
        </w:r>
        <w:proofErr w:type="spellEnd"/>
        <w:r w:rsidR="00944627">
          <w:t xml:space="preserve"> </w:t>
        </w:r>
      </w:ins>
      <w:r>
        <w:t xml:space="preserve">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sidRPr="00644E80">
        <w:rPr>
          <w:rStyle w:val="CodeInline"/>
        </w:rPr>
        <w:t>TextureVS</w:t>
      </w:r>
      <w:proofErr w:type="spellEnd"/>
      <w:r>
        <w:t xml:space="preserve">. In this way, both of the vertex attributes defined in </w:t>
      </w:r>
      <w:del w:id="25" w:author="Matthew T. Munson" w:date="2021-04-18T13:25:00Z">
        <w:r w:rsidRPr="00AA75FD" w:rsidDel="00944627">
          <w:rPr>
            <w:rStyle w:val="CodeInline"/>
          </w:rPr>
          <w:delText>TextureVS</w:delText>
        </w:r>
      </w:del>
      <w:proofErr w:type="spellStart"/>
      <w:ins w:id="26" w:author="Matthew T. Munson" w:date="2021-04-18T13:25:00Z">
        <w:r w:rsidR="00944627">
          <w:rPr>
            <w:rStyle w:val="CodeInline"/>
          </w:rPr>
          <w:t>texture_vs</w:t>
        </w:r>
      </w:ins>
      <w:r w:rsidRPr="00AA75FD">
        <w:rPr>
          <w:rStyle w:val="CodeInline"/>
        </w:rPr>
        <w:t>.glsl</w:t>
      </w:r>
      <w:proofErr w:type="spellEnd"/>
      <w:r>
        <w:t xml:space="preserve"> are referenced by the JavaScript </w:t>
      </w:r>
      <w:proofErr w:type="spellStart"/>
      <w:r w:rsidRPr="00AA75FD">
        <w:rPr>
          <w:rStyle w:val="CodeInline"/>
        </w:rPr>
        <w:t>TextureShader</w:t>
      </w:r>
      <w:proofErr w:type="spellEnd"/>
      <w:r>
        <w:t xml:space="preserve"> object. </w:t>
      </w:r>
    </w:p>
    <w:p w14:paraId="7923DFB8" w14:textId="6FB98105" w:rsidR="00862818" w:rsidDel="00944627" w:rsidRDefault="00862818" w:rsidP="00862818">
      <w:pPr>
        <w:pStyle w:val="NumList"/>
        <w:numPr>
          <w:ilvl w:val="0"/>
          <w:numId w:val="14"/>
        </w:numPr>
        <w:rPr>
          <w:del w:id="27" w:author="Matthew T. Munson" w:date="2021-04-18T13:26:00Z"/>
        </w:rPr>
      </w:pPr>
      <w:r w:rsidRPr="00862818">
        <w:t>Override</w:t>
      </w:r>
      <w:r>
        <w:t xml:space="preserve"> the </w:t>
      </w:r>
      <w:r>
        <w:rPr>
          <w:rStyle w:val="CodeInline"/>
        </w:rPr>
        <w:t>activate</w:t>
      </w:r>
      <w:del w:id="28" w:author="Matthew T. Munson" w:date="2021-04-18T13:25:00Z">
        <w:r w:rsidDel="00944627">
          <w:rPr>
            <w:rStyle w:val="CodeInline"/>
          </w:rPr>
          <w:delText>Shader</w:delText>
        </w:r>
      </w:del>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p>
    <w:p w14:paraId="6A3D7FCA" w14:textId="77777777" w:rsidR="00944627" w:rsidRDefault="00862818">
      <w:pPr>
        <w:pStyle w:val="NumList"/>
        <w:numPr>
          <w:ilvl w:val="0"/>
          <w:numId w:val="14"/>
        </w:numPr>
        <w:rPr>
          <w:ins w:id="29" w:author="Matthew T. Munson" w:date="2021-04-18T13:26:00Z"/>
        </w:rPr>
        <w:pPrChange w:id="30" w:author="Matthew T. Munson" w:date="2021-04-18T13:26:00Z">
          <w:pPr>
            <w:pStyle w:val="Code"/>
          </w:pPr>
        </w:pPrChange>
      </w:pPr>
      <w:del w:id="31" w:author="Matthew T. Munson" w:date="2021-04-18T13:26:00Z">
        <w:r w:rsidRPr="00862818" w:rsidDel="00944627">
          <w:delText>//</w:delText>
        </w:r>
      </w:del>
      <w:r w:rsidRPr="00862818">
        <w:t xml:space="preserve"> </w:t>
      </w:r>
    </w:p>
    <w:p w14:paraId="6BDCFE00" w14:textId="77777777" w:rsidR="00944627" w:rsidRDefault="00944627" w:rsidP="00944627">
      <w:pPr>
        <w:pStyle w:val="Code"/>
        <w:rPr>
          <w:ins w:id="32" w:author="Matthew T. Munson" w:date="2021-04-18T13:26:00Z"/>
        </w:rPr>
      </w:pPr>
      <w:ins w:id="33" w:author="Matthew T. Munson" w:date="2021-04-18T13:26:00Z">
        <w:r>
          <w:t>// Overriding the Activation of the shader for rendering</w:t>
        </w:r>
      </w:ins>
    </w:p>
    <w:p w14:paraId="180944A2" w14:textId="77777777" w:rsidR="00944627" w:rsidRDefault="00944627" w:rsidP="00944627">
      <w:pPr>
        <w:pStyle w:val="Code"/>
        <w:rPr>
          <w:ins w:id="34" w:author="Matthew T. Munson" w:date="2021-04-18T13:26:00Z"/>
        </w:rPr>
      </w:pPr>
      <w:ins w:id="35" w:author="Matthew T. Munson" w:date="2021-04-18T13:26:00Z">
        <w:r>
          <w:t xml:space="preserve">    activate(pixelColor, trsMatrix, cameraMatrix) {</w:t>
        </w:r>
      </w:ins>
    </w:p>
    <w:p w14:paraId="369AAD6E" w14:textId="77777777" w:rsidR="00944627" w:rsidRDefault="00944627" w:rsidP="00944627">
      <w:pPr>
        <w:pStyle w:val="Code"/>
        <w:rPr>
          <w:ins w:id="36" w:author="Matthew T. Munson" w:date="2021-04-18T13:26:00Z"/>
        </w:rPr>
      </w:pPr>
      <w:ins w:id="37" w:author="Matthew T. Munson" w:date="2021-04-18T13:26:00Z">
        <w:r>
          <w:lastRenderedPageBreak/>
          <w:t xml:space="preserve">        // first call the super class's activate</w:t>
        </w:r>
      </w:ins>
    </w:p>
    <w:p w14:paraId="66FC1FBD" w14:textId="77777777" w:rsidR="00944627" w:rsidRDefault="00944627" w:rsidP="00944627">
      <w:pPr>
        <w:pStyle w:val="Code"/>
        <w:rPr>
          <w:ins w:id="38" w:author="Matthew T. Munson" w:date="2021-04-18T13:26:00Z"/>
        </w:rPr>
      </w:pPr>
      <w:ins w:id="39" w:author="Matthew T. Munson" w:date="2021-04-18T13:26:00Z">
        <w:r>
          <w:t xml:space="preserve">        super.activate(pixelColor, trsMatrix, cameraMatrix);</w:t>
        </w:r>
      </w:ins>
    </w:p>
    <w:p w14:paraId="715A7A23" w14:textId="77777777" w:rsidR="00944627" w:rsidRDefault="00944627" w:rsidP="00944627">
      <w:pPr>
        <w:pStyle w:val="Code"/>
        <w:rPr>
          <w:ins w:id="40" w:author="Matthew T. Munson" w:date="2021-04-18T13:26:00Z"/>
        </w:rPr>
      </w:pPr>
    </w:p>
    <w:p w14:paraId="370C80CF" w14:textId="77777777" w:rsidR="00944627" w:rsidRDefault="00944627" w:rsidP="00944627">
      <w:pPr>
        <w:pStyle w:val="Code"/>
        <w:rPr>
          <w:ins w:id="41" w:author="Matthew T. Munson" w:date="2021-04-18T13:26:00Z"/>
        </w:rPr>
      </w:pPr>
      <w:ins w:id="42" w:author="Matthew T. Munson" w:date="2021-04-18T13:26:00Z">
        <w:r>
          <w:t xml:space="preserve">        // now our own functionality: enable texture coordinate array</w:t>
        </w:r>
      </w:ins>
    </w:p>
    <w:p w14:paraId="75B654D8" w14:textId="77777777" w:rsidR="00944627" w:rsidRDefault="00944627" w:rsidP="00944627">
      <w:pPr>
        <w:pStyle w:val="Code"/>
        <w:rPr>
          <w:ins w:id="43" w:author="Matthew T. Munson" w:date="2021-04-18T13:26:00Z"/>
        </w:rPr>
      </w:pPr>
      <w:ins w:id="44" w:author="Matthew T. Munson" w:date="2021-04-18T13:26:00Z">
        <w:r>
          <w:t xml:space="preserve">        let gl = glSys.get();</w:t>
        </w:r>
      </w:ins>
    </w:p>
    <w:p w14:paraId="6EE1E5E4" w14:textId="77777777" w:rsidR="00944627" w:rsidRDefault="00944627" w:rsidP="00944627">
      <w:pPr>
        <w:pStyle w:val="Code"/>
        <w:rPr>
          <w:ins w:id="45" w:author="Matthew T. Munson" w:date="2021-04-18T13:26:00Z"/>
        </w:rPr>
      </w:pPr>
      <w:ins w:id="46" w:author="Matthew T. Munson" w:date="2021-04-18T13:26:00Z">
        <w:r>
          <w:t xml:space="preserve">        gl.bindBuffer(gl.ARRAY_BUFFER, this._getTexCoordBuffer());</w:t>
        </w:r>
      </w:ins>
    </w:p>
    <w:p w14:paraId="6B3D4CBE" w14:textId="77777777" w:rsidR="00944627" w:rsidRDefault="00944627" w:rsidP="00944627">
      <w:pPr>
        <w:pStyle w:val="Code"/>
        <w:rPr>
          <w:ins w:id="47" w:author="Matthew T. Munson" w:date="2021-04-18T13:26:00Z"/>
        </w:rPr>
      </w:pPr>
      <w:ins w:id="48" w:author="Matthew T. Munson" w:date="2021-04-18T13:26:00Z">
        <w:r>
          <w:t xml:space="preserve">        gl.vertexAttribPointer(this.mTextureCoordinateRef, 2, gl.FLOAT, false, 0, 0);        </w:t>
        </w:r>
      </w:ins>
    </w:p>
    <w:p w14:paraId="29B60B0A" w14:textId="77777777" w:rsidR="00944627" w:rsidRDefault="00944627" w:rsidP="00944627">
      <w:pPr>
        <w:pStyle w:val="Code"/>
        <w:rPr>
          <w:ins w:id="49" w:author="Matthew T. Munson" w:date="2021-04-18T13:26:00Z"/>
        </w:rPr>
      </w:pPr>
      <w:ins w:id="50" w:author="Matthew T. Munson" w:date="2021-04-18T13:26:00Z">
        <w:r>
          <w:t xml:space="preserve">        gl.enableVertexAttribArray(this.mTextureCoordinateRef);        </w:t>
        </w:r>
      </w:ins>
    </w:p>
    <w:p w14:paraId="47D23568" w14:textId="77777777" w:rsidR="00944627" w:rsidRDefault="00944627" w:rsidP="00944627">
      <w:pPr>
        <w:pStyle w:val="Code"/>
        <w:rPr>
          <w:ins w:id="51" w:author="Matthew T. Munson" w:date="2021-04-18T13:26:00Z"/>
        </w:rPr>
      </w:pPr>
    </w:p>
    <w:p w14:paraId="6657A827" w14:textId="77777777" w:rsidR="00944627" w:rsidRDefault="00944627" w:rsidP="00944627">
      <w:pPr>
        <w:pStyle w:val="Code"/>
        <w:rPr>
          <w:ins w:id="52" w:author="Matthew T. Munson" w:date="2021-04-18T13:26:00Z"/>
        </w:rPr>
      </w:pPr>
      <w:ins w:id="53" w:author="Matthew T. Munson" w:date="2021-04-18T13:26:00Z">
        <w:r>
          <w:t xml:space="preserve">        // bind uSampler to texture 0</w:t>
        </w:r>
      </w:ins>
    </w:p>
    <w:p w14:paraId="4BDAC40C" w14:textId="77777777" w:rsidR="00944627" w:rsidRDefault="00944627" w:rsidP="00944627">
      <w:pPr>
        <w:pStyle w:val="Code"/>
        <w:rPr>
          <w:ins w:id="54" w:author="Matthew T. Munson" w:date="2021-04-18T13:26:00Z"/>
        </w:rPr>
      </w:pPr>
      <w:ins w:id="55" w:author="Matthew T. Munson" w:date="2021-04-18T13:26:00Z">
        <w:r>
          <w:t xml:space="preserve">        gl.uniform1i(this.mSamplerRef, 0);  // texture.activateTexture() binds to Texture0</w:t>
        </w:r>
      </w:ins>
    </w:p>
    <w:p w14:paraId="2228DF4C" w14:textId="229FDF12" w:rsidR="00862818" w:rsidRPr="00862818" w:rsidDel="00944627" w:rsidRDefault="00944627" w:rsidP="00944627">
      <w:pPr>
        <w:pStyle w:val="Code"/>
        <w:rPr>
          <w:del w:id="56" w:author="Matthew T. Munson" w:date="2021-04-18T13:26:00Z"/>
        </w:rPr>
      </w:pPr>
      <w:ins w:id="57" w:author="Matthew T. Munson" w:date="2021-04-18T13:26:00Z">
        <w:r>
          <w:t xml:space="preserve">    }</w:t>
        </w:r>
      </w:ins>
      <w:del w:id="58" w:author="Matthew T. Munson" w:date="2021-04-18T13:26:00Z">
        <w:r w:rsidR="00862818" w:rsidRPr="00862818" w:rsidDel="00944627">
          <w:delText>Overriding the Activation of the shader for rendering</w:delText>
        </w:r>
      </w:del>
    </w:p>
    <w:p w14:paraId="150B27CD" w14:textId="7BA0C344" w:rsidR="00862818" w:rsidRPr="00862818" w:rsidDel="00944627" w:rsidRDefault="00862818" w:rsidP="00944627">
      <w:pPr>
        <w:pStyle w:val="Code"/>
        <w:rPr>
          <w:del w:id="59" w:author="Matthew T. Munson" w:date="2021-04-18T13:26:00Z"/>
        </w:rPr>
      </w:pPr>
      <w:del w:id="60"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61" w:author="Matthew T. Munson" w:date="2021-04-18T13:26:00Z"/>
        </w:rPr>
      </w:pPr>
      <w:del w:id="62"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63" w:author="Matthew T. Munson" w:date="2021-04-18T13:26:00Z"/>
        </w:rPr>
      </w:pPr>
      <w:del w:id="64"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65" w:author="Matthew T. Munson" w:date="2021-04-18T13:26:00Z"/>
        </w:rPr>
      </w:pPr>
      <w:del w:id="66"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67" w:author="Matthew T. Munson" w:date="2021-04-18T13:26:00Z"/>
        </w:rPr>
      </w:pPr>
      <w:del w:id="68"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69" w:author="Matthew T. Munson" w:date="2021-04-18T13:26:00Z"/>
        </w:rPr>
      </w:pPr>
      <w:del w:id="70"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71" w:author="Matthew T. Munson" w:date="2021-04-18T13:26:00Z"/>
        </w:rPr>
      </w:pPr>
      <w:del w:id="72"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73" w:author="Matthew T. Munson" w:date="2021-04-18T13:26:00Z"/>
        </w:rPr>
      </w:pPr>
      <w:del w:id="74"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75" w:author="Matthew T. Munson" w:date="2021-04-18T13:26:00Z"/>
        </w:rPr>
      </w:pPr>
      <w:del w:id="76" w:author="Matthew T. Munson" w:date="2021-04-18T13:26:00Z">
        <w:r w:rsidRPr="00862818" w:rsidDel="00944627">
          <w:delText xml:space="preserve">    gl.vertexAttribPointer(this.mShaderTextureCoordAttribute, 2, gl.FLOAT, false, 0,0);</w:delText>
        </w:r>
      </w:del>
    </w:p>
    <w:p w14:paraId="63A0CF75" w14:textId="03BFB059" w:rsidR="00944627" w:rsidRPr="00862818" w:rsidRDefault="00862818" w:rsidP="00944627">
      <w:pPr>
        <w:pStyle w:val="Code"/>
      </w:pPr>
      <w:del w:id="77" w:author="Matthew T. Munson" w:date="2021-04-18T13:26:00Z">
        <w:r w:rsidRPr="00862818" w:rsidDel="00944627">
          <w:delText>};</w:delText>
        </w:r>
      </w:del>
    </w:p>
    <w:p w14:paraId="1208533E" w14:textId="0E63C6C9" w:rsidR="00862818" w:rsidRDefault="00862818" w:rsidP="00862818">
      <w:pPr>
        <w:pStyle w:val="Code"/>
      </w:pPr>
    </w:p>
    <w:p w14:paraId="71DFDE43" w14:textId="2C118B56" w:rsidR="00862818" w:rsidRDefault="00862818" w:rsidP="00862818">
      <w:pPr>
        <w:pStyle w:val="BodyTextCont"/>
      </w:pPr>
      <w:r>
        <w:t xml:space="preserve">The superclass </w:t>
      </w:r>
      <w:proofErr w:type="spellStart"/>
      <w:ins w:id="78" w:author="Matthew T. Munson" w:date="2021-04-18T13:26:00Z">
        <w:r w:rsidR="00EB1112" w:rsidRPr="00EB1112">
          <w:rPr>
            <w:rStyle w:val="CodeInline"/>
          </w:rPr>
          <w:t>super.activate</w:t>
        </w:r>
        <w:proofErr w:type="spellEnd"/>
        <w:r w:rsidR="00EB1112" w:rsidRPr="00EB1112">
          <w:rPr>
            <w:rStyle w:val="CodeInline"/>
          </w:rPr>
          <w:t>(</w:t>
        </w:r>
        <w:proofErr w:type="spellStart"/>
        <w:r w:rsidR="00EB1112" w:rsidRPr="00EB1112">
          <w:rPr>
            <w:rStyle w:val="CodeInline"/>
          </w:rPr>
          <w:t>pixelColor</w:t>
        </w:r>
        <w:proofErr w:type="spellEnd"/>
        <w:r w:rsidR="00EB1112" w:rsidRPr="00EB1112">
          <w:rPr>
            <w:rStyle w:val="CodeInline"/>
          </w:rPr>
          <w:t xml:space="preserve">, </w:t>
        </w:r>
        <w:proofErr w:type="spellStart"/>
        <w:r w:rsidR="00EB1112" w:rsidRPr="00EB1112">
          <w:rPr>
            <w:rStyle w:val="CodeInline"/>
          </w:rPr>
          <w:t>trsMatrix</w:t>
        </w:r>
        <w:proofErr w:type="spellEnd"/>
        <w:r w:rsidR="00EB1112" w:rsidRPr="00EB1112">
          <w:rPr>
            <w:rStyle w:val="CodeInline"/>
          </w:rPr>
          <w:t xml:space="preserve">, </w:t>
        </w:r>
        <w:proofErr w:type="spellStart"/>
        <w:r w:rsidR="00EB1112" w:rsidRPr="00EB1112">
          <w:rPr>
            <w:rStyle w:val="CodeInline"/>
          </w:rPr>
          <w:t>cameraMatrix</w:t>
        </w:r>
        <w:proofErr w:type="spellEnd"/>
        <w:r w:rsidR="00EB1112" w:rsidRPr="00EB1112">
          <w:rPr>
            <w:rStyle w:val="CodeInline"/>
          </w:rPr>
          <w:t>)</w:t>
        </w:r>
        <w:r w:rsidR="00EB1112">
          <w:rPr>
            <w:rStyle w:val="CodeInline"/>
          </w:rPr>
          <w:t xml:space="preserve"> </w:t>
        </w:r>
      </w:ins>
      <w:del w:id="79" w:author="Matthew T. Munson" w:date="2021-04-18T13:26:00Z">
        <w:r w:rsidRPr="00191E37" w:rsidDel="00EB1112">
          <w:rPr>
            <w:rStyle w:val="CodeInline"/>
          </w:rPr>
          <w:delText>activateShader.call()</w:delText>
        </w:r>
        <w:r w:rsidDel="00EB1112">
          <w:delText xml:space="preserve"> </w:delText>
        </w:r>
      </w:del>
      <w:r>
        <w:t xml:space="preserve">sets up the </w:t>
      </w:r>
      <w:proofErr w:type="spellStart"/>
      <w:r>
        <w:t>xy</w:t>
      </w:r>
      <w:proofErr w:type="spellEnd"/>
      <w:r>
        <w:t xml:space="preserve"> vertex position and passes the </w:t>
      </w:r>
      <w:proofErr w:type="spellStart"/>
      <w:r w:rsidRPr="00191E37">
        <w:rPr>
          <w:rStyle w:val="CodeInline"/>
        </w:rPr>
        <w:t>pixelColor</w:t>
      </w:r>
      <w:proofErr w:type="spellEnd"/>
      <w:r>
        <w:t xml:space="preserve"> to the shader. The rest of the code binds </w:t>
      </w:r>
      <w:proofErr w:type="spellStart"/>
      <w:ins w:id="80" w:author="Matthew T. Munson" w:date="2021-04-18T13:28:00Z">
        <w:r w:rsidR="00EB1112" w:rsidRPr="00E66860">
          <w:rPr>
            <w:rStyle w:val="CodeInline"/>
          </w:rPr>
          <w:t>m</w:t>
        </w:r>
        <w:r w:rsidR="00EB1112">
          <w:rPr>
            <w:rStyle w:val="CodeInline"/>
          </w:rPr>
          <w:t>TextureCoordinateRef</w:t>
        </w:r>
      </w:ins>
      <w:proofErr w:type="spellEnd"/>
      <w:del w:id="81" w:author="Matthew T. Munson" w:date="2021-04-18T13:28:00Z">
        <w:r w:rsidRPr="00191E37" w:rsidDel="00EB1112">
          <w:rPr>
            <w:rStyle w:val="CodeInline"/>
          </w:rPr>
          <w:delText>mShaderTextureCoordAttribute</w:delText>
        </w:r>
      </w:del>
      <w:r w:rsidRPr="00191E37">
        <w:t xml:space="preserve"> </w:t>
      </w:r>
      <w:r>
        <w:t xml:space="preserve">to the texture coordinate buffer defined in the </w:t>
      </w:r>
      <w:proofErr w:type="spellStart"/>
      <w:ins w:id="82" w:author="Matthew T. Munson" w:date="2021-04-18T13:28:00Z">
        <w:r w:rsidR="00EB1112">
          <w:rPr>
            <w:rStyle w:val="CodeInline"/>
          </w:rPr>
          <w:t>vertex_buffer</w:t>
        </w:r>
      </w:ins>
      <w:proofErr w:type="spellEnd"/>
      <w:del w:id="83" w:author="Matthew T. Munson" w:date="2021-04-18T13:28:00Z">
        <w:r w:rsidRPr="00191E37" w:rsidDel="00EB1112">
          <w:rPr>
            <w:rStyle w:val="CodeInline"/>
          </w:rPr>
          <w:delText>gEngine.VertexBuffer</w:delText>
        </w:r>
      </w:del>
      <w:r>
        <w:t xml:space="preserve"> component, as discussed in the </w:t>
      </w:r>
      <w:r w:rsidRPr="00EB1112">
        <w:rPr>
          <w:i/>
          <w:iCs/>
          <w:rPrChange w:id="84" w:author="Matthew T. Munson" w:date="2021-04-18T13:28:00Z">
            <w:rPr/>
          </w:rPrChange>
        </w:rPr>
        <w:t xml:space="preserve">Define and Set up </w:t>
      </w:r>
      <w:proofErr w:type="spellStart"/>
      <w:r w:rsidRPr="00EB1112">
        <w:rPr>
          <w:i/>
          <w:iCs/>
          <w:rPrChange w:id="85" w:author="Matthew T. Munson" w:date="2021-04-18T13:28:00Z">
            <w:rPr/>
          </w:rPrChange>
        </w:rPr>
        <w:t>Up</w:t>
      </w:r>
      <w:proofErr w:type="spellEnd"/>
      <w:r w:rsidRPr="00EB1112">
        <w:rPr>
          <w:i/>
          <w:iCs/>
          <w:rPrChange w:id="86" w:author="Matthew T. Munson" w:date="2021-04-18T13:28:00Z">
            <w:rPr/>
          </w:rPrChange>
        </w:rPr>
        <w:t xml:space="preserve"> Texture Coordinates</w:t>
      </w:r>
      <w:r>
        <w:t xml:space="preserve"> section previously. </w:t>
      </w:r>
    </w:p>
    <w:p w14:paraId="13AE35E6" w14:textId="326AFC17" w:rsidR="00862818" w:rsidRDefault="00862818" w:rsidP="00862818">
      <w:pPr>
        <w:pStyle w:val="BodyTextCont"/>
      </w:pPr>
      <w:r>
        <w:t xml:space="preserve">In </w:t>
      </w:r>
      <w:r w:rsidRPr="00862818">
        <w:t>this</w:t>
      </w:r>
      <w:r>
        <w:t xml:space="preserve"> way, after the </w:t>
      </w:r>
      <w:r w:rsidRPr="002C1C20">
        <w:rPr>
          <w:rStyle w:val="CodeInline"/>
        </w:rPr>
        <w:t>activate</w:t>
      </w:r>
      <w:del w:id="87" w:author="Matthew T. Munson" w:date="2021-04-18T13:29:00Z">
        <w:r w:rsidRPr="002C1C20" w:rsidDel="00EB1112">
          <w:rPr>
            <w:rStyle w:val="CodeInline"/>
          </w:rPr>
          <w:delText>Shader</w:delText>
        </w:r>
      </w:del>
      <w:r w:rsidRPr="002C1C20">
        <w:rPr>
          <w:rStyle w:val="CodeInline"/>
        </w:rPr>
        <w:t>()</w:t>
      </w:r>
      <w:r>
        <w:t xml:space="preserve"> function call, both the geometry’s </w:t>
      </w:r>
      <w:proofErr w:type="spellStart"/>
      <w:r>
        <w:t>xy</w:t>
      </w:r>
      <w:proofErr w:type="spellEnd"/>
      <w:r>
        <w:t xml:space="preserve"> coordinate (</w:t>
      </w:r>
      <w:proofErr w:type="spellStart"/>
      <w:ins w:id="88" w:author="Matthew T. Munson" w:date="2021-04-18T13:29:00Z">
        <w:r w:rsidR="00EB1112" w:rsidRPr="00AA75FD">
          <w:rPr>
            <w:rStyle w:val="CodeInline"/>
          </w:rPr>
          <w:t>m</w:t>
        </w:r>
        <w:r w:rsidR="00EB1112">
          <w:rPr>
            <w:rStyle w:val="CodeInline"/>
          </w:rPr>
          <w:t>VertexPositionRef</w:t>
        </w:r>
        <w:commentRangeStart w:id="89"/>
        <w:commentRangeEnd w:id="89"/>
        <w:proofErr w:type="spellEnd"/>
        <w:r w:rsidR="00EB1112">
          <w:rPr>
            <w:rStyle w:val="CommentReference"/>
            <w:rFonts w:asciiTheme="minorHAnsi" w:hAnsiTheme="minorHAnsi"/>
          </w:rPr>
          <w:commentReference w:id="89"/>
        </w:r>
        <w:r w:rsidR="00EB1112">
          <w:rPr>
            <w:rStyle w:val="CodeInline"/>
          </w:rPr>
          <w:fldChar w:fldCharType="begin"/>
        </w:r>
        <w:r w:rsidR="00EB1112">
          <w:instrText xml:space="preserve"> XE "</w:instrText>
        </w:r>
        <w:r w:rsidR="00EB1112" w:rsidRPr="00B65574">
          <w:rPr>
            <w:rStyle w:val="CodeInline"/>
          </w:rPr>
          <w:instrText>GLSL shaders:mShaderVertexPositionAttribute</w:instrText>
        </w:r>
        <w:r w:rsidR="00EB1112">
          <w:instrText xml:space="preserve">" </w:instrText>
        </w:r>
        <w:r w:rsidR="00EB1112">
          <w:rPr>
            <w:rStyle w:val="CodeInline"/>
          </w:rPr>
          <w:fldChar w:fldCharType="end"/>
        </w:r>
      </w:ins>
      <w:del w:id="90" w:author="Matthew T. Munson" w:date="2021-04-18T13:29:00Z">
        <w:r w:rsidRPr="005F3E51" w:rsidDel="00EB1112">
          <w:rPr>
            <w:rStyle w:val="CodeInline"/>
          </w:rPr>
          <w:delText>mShaderVertexPositionAttribute</w:delText>
        </w:r>
      </w:del>
      <w:r>
        <w:t xml:space="preserve">) and the texture’s </w:t>
      </w:r>
      <w:proofErr w:type="spellStart"/>
      <w:r>
        <w:t>uv</w:t>
      </w:r>
      <w:proofErr w:type="spellEnd"/>
      <w:r>
        <w:t xml:space="preserve"> coordinate (</w:t>
      </w:r>
      <w:proofErr w:type="spellStart"/>
      <w:ins w:id="91" w:author="Matthew T. Munson" w:date="2021-04-18T13:29:00Z">
        <w:r w:rsidR="00EB1112" w:rsidRPr="00E66860">
          <w:rPr>
            <w:rStyle w:val="CodeInline"/>
          </w:rPr>
          <w:t>m</w:t>
        </w:r>
        <w:r w:rsidR="00EB1112">
          <w:rPr>
            <w:rStyle w:val="CodeInline"/>
          </w:rPr>
          <w:t>TextureCoordinateRef</w:t>
        </w:r>
      </w:ins>
      <w:proofErr w:type="spellEnd"/>
      <w:del w:id="92" w:author="Matthew T. Munson" w:date="2021-04-18T13:29:00Z">
        <w:r w:rsidRPr="005F3E51" w:rsidDel="00EB1112">
          <w:rPr>
            <w:rStyle w:val="CodeInline"/>
          </w:rPr>
          <w:delText>mShaderTextureCoordAttribute</w:delText>
        </w:r>
      </w:del>
      <w:r>
        <w:t>) of each vertex are connected to the corresponding buffers in the GLSL shaders.</w:t>
      </w:r>
    </w:p>
    <w:p w14:paraId="6780CEBC" w14:textId="77777777" w:rsidR="00862818" w:rsidRDefault="00862818" w:rsidP="00862818">
      <w:pPr>
        <w:pStyle w:val="BodyTextCont"/>
      </w:pPr>
    </w:p>
    <w:p w14:paraId="2D93CE3F" w14:textId="1C819CFF" w:rsidR="00862818" w:rsidRDefault="00862818" w:rsidP="00862818">
      <w:pPr>
        <w:pStyle w:val="Heading3"/>
      </w:pPr>
      <w:r>
        <w:t xml:space="preserve">Facilitate Sharing with </w:t>
      </w:r>
      <w:del w:id="93" w:author="Matthew T. Munson" w:date="2021-04-18T14:27:00Z">
        <w:r w:rsidDel="0002100D">
          <w:delText>Engine_DefaultResources</w:delText>
        </w:r>
      </w:del>
      <w:ins w:id="94" w:author="Matthew T. Munson" w:date="2021-04-18T14:29:00Z">
        <w:r w:rsidR="0002100D">
          <w:t>S</w:t>
        </w:r>
      </w:ins>
      <w:ins w:id="95" w:author="Matthew T. Munson" w:date="2021-04-18T14:27:00Z">
        <w:r w:rsidR="0002100D">
          <w:t>hader</w:t>
        </w:r>
      </w:ins>
      <w:ins w:id="96" w:author="Matthew T. Munson" w:date="2021-04-18T14:29:00Z">
        <w:r w:rsidR="0002100D">
          <w:t xml:space="preserve"> R</w:t>
        </w:r>
      </w:ins>
      <w:ins w:id="97" w:author="Matthew T. Munson" w:date="2021-04-18T14:27:00Z">
        <w:r w:rsidR="0002100D">
          <w:t>esources</w:t>
        </w:r>
      </w:ins>
      <w:r>
        <w:fldChar w:fldCharType="begin"/>
      </w:r>
      <w:r>
        <w:instrText xml:space="preserve"> XE "Shaders project:Engine_</w:instrText>
      </w:r>
      <w:r w:rsidRPr="00D000CB">
        <w:instrText>DefaultResources</w:instrText>
      </w:r>
      <w:r>
        <w:instrText xml:space="preserve">" </w:instrText>
      </w:r>
      <w:r>
        <w:fldChar w:fldCharType="end"/>
      </w:r>
    </w:p>
    <w:p w14:paraId="72DD5D16" w14:textId="502125AE" w:rsidR="00862818" w:rsidRDefault="00862818" w:rsidP="00862818">
      <w:pPr>
        <w:pStyle w:val="BodyTextFirst"/>
      </w:pPr>
      <w:r>
        <w:t xml:space="preserve">In the same manner as </w:t>
      </w:r>
      <w:proofErr w:type="spellStart"/>
      <w:r w:rsidRPr="002E114E">
        <w:rPr>
          <w:rStyle w:val="CodeInline"/>
        </w:rPr>
        <w:t>SimpleShader</w:t>
      </w:r>
      <w:proofErr w:type="spellEnd"/>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del w:id="98" w:author="Matthew T. Munson" w:date="2021-04-18T14:28:00Z">
        <w:r w:rsidRPr="00F660E5" w:rsidDel="0002100D">
          <w:rPr>
            <w:rStyle w:val="CodeInline"/>
          </w:rPr>
          <w:delText>DefaultResources</w:delText>
        </w:r>
        <w:r w:rsidDel="0002100D">
          <w:delText xml:space="preserve"> </w:delText>
        </w:r>
      </w:del>
      <w:proofErr w:type="spellStart"/>
      <w:ins w:id="99" w:author="Matthew T. Munson" w:date="2021-04-18T14:28:00Z">
        <w:r w:rsidR="0002100D">
          <w:rPr>
            <w:rStyle w:val="CodeInline"/>
          </w:rPr>
          <w:t>shader_resources</w:t>
        </w:r>
        <w:proofErr w:type="spellEnd"/>
        <w:r w:rsidR="0002100D">
          <w:t xml:space="preserve"> </w:t>
        </w:r>
      </w:ins>
      <w:r>
        <w:t>component should be modified to reflect this.</w:t>
      </w:r>
    </w:p>
    <w:p w14:paraId="2792A794" w14:textId="79DACC6D" w:rsidR="00862818" w:rsidRPr="00985788" w:rsidDel="0002100D" w:rsidRDefault="00862818" w:rsidP="00862818">
      <w:pPr>
        <w:pStyle w:val="NumList"/>
        <w:numPr>
          <w:ilvl w:val="0"/>
          <w:numId w:val="20"/>
        </w:numPr>
        <w:rPr>
          <w:del w:id="100" w:author="Matthew T. Munson" w:date="2021-04-18T14:29:00Z"/>
        </w:rPr>
      </w:pPr>
      <w:r>
        <w:t xml:space="preserve">In </w:t>
      </w:r>
      <w:del w:id="101" w:author="Matthew T. Munson" w:date="2021-04-18T14:29:00Z">
        <w:r w:rsidDel="0002100D">
          <w:rPr>
            <w:rStyle w:val="CodeInline"/>
          </w:rPr>
          <w:delText>Engine_D</w:delText>
        </w:r>
        <w:r w:rsidRPr="00985788" w:rsidDel="0002100D">
          <w:rPr>
            <w:rStyle w:val="CodeInline"/>
          </w:rPr>
          <w:delText>efaultResources</w:delText>
        </w:r>
      </w:del>
      <w:ins w:id="102" w:author="Matthew T. Munson" w:date="2021-04-18T14:29:00Z">
        <w:r w:rsidR="0002100D">
          <w:rPr>
            <w:rStyle w:val="CodeInline"/>
          </w:rPr>
          <w:t>shader_resources</w:t>
        </w:r>
      </w:ins>
      <w:r>
        <w:rPr>
          <w:rStyle w:val="CodeInline"/>
        </w:rPr>
        <w:t>.js</w:t>
      </w:r>
      <w:r w:rsidRPr="00985788">
        <w:t>, add the variables to hold a texture shader</w:t>
      </w:r>
      <w:r>
        <w:t>.</w:t>
      </w:r>
    </w:p>
    <w:p w14:paraId="7F628C9C" w14:textId="77777777" w:rsidR="0002100D" w:rsidRDefault="00862818">
      <w:pPr>
        <w:pStyle w:val="NumList"/>
        <w:numPr>
          <w:ilvl w:val="0"/>
          <w:numId w:val="20"/>
        </w:numPr>
        <w:rPr>
          <w:ins w:id="103" w:author="Matthew T. Munson" w:date="2021-04-18T14:29:00Z"/>
        </w:rPr>
        <w:pPrChange w:id="104" w:author="Matthew T. Munson" w:date="2021-04-18T14:29:00Z">
          <w:pPr>
            <w:pStyle w:val="Code"/>
          </w:pPr>
        </w:pPrChange>
      </w:pPr>
      <w:del w:id="105" w:author="Matthew T. Munson" w:date="2021-04-18T14:29:00Z">
        <w:r w:rsidRPr="00862818" w:rsidDel="0002100D">
          <w:delText>//</w:delText>
        </w:r>
      </w:del>
      <w:r w:rsidRPr="00862818">
        <w:t xml:space="preserve"> </w:t>
      </w:r>
    </w:p>
    <w:p w14:paraId="7C3C790F" w14:textId="77777777" w:rsidR="0002100D" w:rsidRDefault="0002100D" w:rsidP="0002100D">
      <w:pPr>
        <w:pStyle w:val="Code"/>
        <w:rPr>
          <w:ins w:id="106" w:author="Matthew T. Munson" w:date="2021-04-18T14:29:00Z"/>
        </w:rPr>
      </w:pPr>
      <w:ins w:id="107" w:author="Matthew T. Munson" w:date="2021-04-18T14:29:00Z">
        <w:r>
          <w:t>// Texture Shader</w:t>
        </w:r>
      </w:ins>
    </w:p>
    <w:p w14:paraId="36FD1DA6" w14:textId="77777777" w:rsidR="0002100D" w:rsidRDefault="0002100D" w:rsidP="0002100D">
      <w:pPr>
        <w:pStyle w:val="Code"/>
        <w:rPr>
          <w:ins w:id="108" w:author="Matthew T. Munson" w:date="2021-04-18T14:29:00Z"/>
        </w:rPr>
      </w:pPr>
      <w:ins w:id="109" w:author="Matthew T. Munson" w:date="2021-04-18T14:29:00Z">
        <w:r>
          <w:t xml:space="preserve">let kTextureVS = "src/glsl_shaders/texture_vs.glsl";  // Path to the VertexShader </w:t>
        </w:r>
      </w:ins>
    </w:p>
    <w:p w14:paraId="2767440B" w14:textId="77777777" w:rsidR="0002100D" w:rsidRDefault="0002100D" w:rsidP="0002100D">
      <w:pPr>
        <w:pStyle w:val="Code"/>
        <w:rPr>
          <w:ins w:id="110" w:author="Matthew T. Munson" w:date="2021-04-18T14:29:00Z"/>
        </w:rPr>
      </w:pPr>
      <w:ins w:id="111" w:author="Matthew T. Munson" w:date="2021-04-18T14:29:00Z">
        <w:r>
          <w:t>let kTextureFS = "src/glsl_shaders/texture_fs.glsl";  // Path to the texture FragmentShader</w:t>
        </w:r>
      </w:ins>
    </w:p>
    <w:p w14:paraId="527331EE" w14:textId="3FAA3290" w:rsidR="00862818" w:rsidRPr="00862818" w:rsidDel="0002100D" w:rsidRDefault="0002100D" w:rsidP="0002100D">
      <w:pPr>
        <w:pStyle w:val="Code"/>
        <w:rPr>
          <w:del w:id="112" w:author="Matthew T. Munson" w:date="2021-04-18T14:29:00Z"/>
        </w:rPr>
      </w:pPr>
      <w:ins w:id="113" w:author="Matthew T. Munson" w:date="2021-04-18T14:29:00Z">
        <w:r>
          <w:t>let mTextureShader = null;</w:t>
        </w:r>
      </w:ins>
      <w:del w:id="114" w:author="Matthew T. Munson" w:date="2021-04-18T14:29:00Z">
        <w:r w:rsidR="00862818" w:rsidRPr="00862818" w:rsidDel="0002100D">
          <w:delText>Texture Shader</w:delText>
        </w:r>
      </w:del>
    </w:p>
    <w:p w14:paraId="284F630F" w14:textId="40F2065F" w:rsidR="00862818" w:rsidRPr="00862818" w:rsidDel="0002100D" w:rsidRDefault="00862818" w:rsidP="0002100D">
      <w:pPr>
        <w:pStyle w:val="Code"/>
        <w:rPr>
          <w:del w:id="115" w:author="Matthew T. Munson" w:date="2021-04-18T14:29:00Z"/>
        </w:rPr>
      </w:pPr>
      <w:del w:id="116"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117" w:author="Matthew T. Munson" w:date="2021-04-18T14:29:00Z"/>
        </w:rPr>
      </w:pPr>
      <w:del w:id="118" w:author="Matthew T. Munson" w:date="2021-04-18T14:29:00Z">
        <w:r w:rsidRPr="00862818" w:rsidDel="0002100D">
          <w:delText>var kTextureFS = "src/GLSLShaders/TextureFS.glsl";  // Path to FragmentShader</w:delText>
        </w:r>
      </w:del>
    </w:p>
    <w:p w14:paraId="35BE3AEA" w14:textId="58B03DB7" w:rsidR="0002100D" w:rsidRPr="00862818" w:rsidRDefault="00862818" w:rsidP="0002100D">
      <w:pPr>
        <w:pStyle w:val="Code"/>
      </w:pPr>
      <w:del w:id="119" w:author="Matthew T. Munson" w:date="2021-04-18T14:29:00Z">
        <w:r w:rsidRPr="00862818" w:rsidDel="0002100D">
          <w:delText>var mTextureShader = null;</w:delText>
        </w:r>
      </w:del>
    </w:p>
    <w:p w14:paraId="213F2637" w14:textId="77777777" w:rsidR="00862818" w:rsidRPr="00862818" w:rsidRDefault="00862818" w:rsidP="00862818">
      <w:pPr>
        <w:pStyle w:val="NumList"/>
      </w:pPr>
      <w:r w:rsidRPr="00862818">
        <w:t>Define a function to retrieve the texture shader.</w:t>
      </w:r>
    </w:p>
    <w:p w14:paraId="5990D9D8" w14:textId="644D4B60" w:rsidR="0002100D" w:rsidRPr="00862818" w:rsidRDefault="00862818" w:rsidP="00862818">
      <w:pPr>
        <w:pStyle w:val="Code"/>
      </w:pPr>
      <w:del w:id="120" w:author="Matthew T. Munson" w:date="2021-04-18T14:30:00Z">
        <w:r w:rsidRPr="00862818" w:rsidDel="0002100D">
          <w:delText xml:space="preserve">var </w:delText>
        </w:r>
      </w:del>
      <w:ins w:id="121" w:author="Matthew T. Munson" w:date="2021-04-18T14:30:00Z">
        <w:r w:rsidR="0002100D" w:rsidRPr="0002100D">
          <w:t>function getTextureShader() { return mTextureShader; }</w:t>
        </w:r>
      </w:ins>
      <w:del w:id="122" w:author="Matthew T. Munson" w:date="2021-04-18T14:30:00Z">
        <w:r w:rsidRPr="00862818" w:rsidDel="0002100D">
          <w:delText>getTextureShader = function() { return mTextureShader; };</w:delText>
        </w:r>
      </w:del>
    </w:p>
    <w:p w14:paraId="61B4FC6F" w14:textId="77777777" w:rsidR="00862818" w:rsidRPr="00862818" w:rsidDel="0002100D" w:rsidRDefault="00862818" w:rsidP="00862818">
      <w:pPr>
        <w:pStyle w:val="NumList"/>
        <w:rPr>
          <w:del w:id="123" w:author="Matthew T. Munson" w:date="2021-04-18T14:30:00Z"/>
        </w:rPr>
      </w:pPr>
      <w:r w:rsidRPr="00862818">
        <w:t>Add the creation of the texture shader to the _</w:t>
      </w:r>
      <w:proofErr w:type="spellStart"/>
      <w:r w:rsidRPr="00862818">
        <w:t>createShaders</w:t>
      </w:r>
      <w:proofErr w:type="spellEnd"/>
      <w:r w:rsidRPr="00862818">
        <w:t>() function.</w:t>
      </w:r>
    </w:p>
    <w:p w14:paraId="6CDBB53D" w14:textId="77777777" w:rsidR="0002100D" w:rsidRDefault="00862818">
      <w:pPr>
        <w:pStyle w:val="NumList"/>
        <w:rPr>
          <w:ins w:id="124" w:author="Matthew T. Munson" w:date="2021-04-18T14:30:00Z"/>
        </w:rPr>
        <w:pPrChange w:id="125" w:author="Matthew T. Munson" w:date="2021-04-18T14:30:00Z">
          <w:pPr>
            <w:pStyle w:val="Code"/>
          </w:pPr>
        </w:pPrChange>
      </w:pPr>
      <w:del w:id="126" w:author="Matthew T. Munson" w:date="2021-04-18T14:30:00Z">
        <w:r w:rsidRPr="00862818" w:rsidDel="0002100D">
          <w:delText>var</w:delText>
        </w:r>
      </w:del>
      <w:r w:rsidRPr="00862818">
        <w:t xml:space="preserve"> </w:t>
      </w:r>
    </w:p>
    <w:p w14:paraId="7CD6FEC0" w14:textId="77777777" w:rsidR="0002100D" w:rsidRDefault="0002100D" w:rsidP="0002100D">
      <w:pPr>
        <w:pStyle w:val="Code"/>
        <w:rPr>
          <w:ins w:id="127" w:author="Matthew T. Munson" w:date="2021-04-18T14:30:00Z"/>
        </w:rPr>
      </w:pPr>
      <w:ins w:id="128" w:author="Matthew T. Munson" w:date="2021-04-18T14:30:00Z">
        <w:r>
          <w:lastRenderedPageBreak/>
          <w:t>function createShaders() {</w:t>
        </w:r>
      </w:ins>
    </w:p>
    <w:p w14:paraId="5EF80774" w14:textId="77777777" w:rsidR="0002100D" w:rsidRDefault="0002100D" w:rsidP="0002100D">
      <w:pPr>
        <w:pStyle w:val="Code"/>
        <w:rPr>
          <w:ins w:id="129" w:author="Matthew T. Munson" w:date="2021-04-18T14:30:00Z"/>
        </w:rPr>
      </w:pPr>
      <w:ins w:id="130" w:author="Matthew T. Munson" w:date="2021-04-18T14:30:00Z">
        <w:r>
          <w:t xml:space="preserve">    mConstColorShader = new SimpleShader(kSimpleVS, kSimpleFS);</w:t>
        </w:r>
      </w:ins>
    </w:p>
    <w:p w14:paraId="6C42E925" w14:textId="77777777" w:rsidR="0002100D" w:rsidRPr="0002100D" w:rsidRDefault="0002100D" w:rsidP="0002100D">
      <w:pPr>
        <w:pStyle w:val="Code"/>
        <w:rPr>
          <w:ins w:id="131" w:author="Matthew T. Munson" w:date="2021-04-18T14:30:00Z"/>
          <w:rStyle w:val="CodeBold"/>
          <w:rPrChange w:id="132" w:author="Matthew T. Munson" w:date="2021-04-18T14:31:00Z">
            <w:rPr>
              <w:ins w:id="133" w:author="Matthew T. Munson" w:date="2021-04-18T14:30:00Z"/>
            </w:rPr>
          </w:rPrChange>
        </w:rPr>
      </w:pPr>
      <w:ins w:id="134" w:author="Matthew T. Munson" w:date="2021-04-18T14:30:00Z">
        <w:r>
          <w:t xml:space="preserve">    </w:t>
        </w:r>
        <w:r w:rsidRPr="0002100D">
          <w:rPr>
            <w:rStyle w:val="CodeBold"/>
            <w:rPrChange w:id="135" w:author="Matthew T. Munson" w:date="2021-04-18T14:31:00Z">
              <w:rPr/>
            </w:rPrChange>
          </w:rPr>
          <w:t>mTextureShader = new TextureShader(kTextureVS, kTextureFS);</w:t>
        </w:r>
      </w:ins>
    </w:p>
    <w:p w14:paraId="1BA41245" w14:textId="5DF721E2" w:rsidR="00862818" w:rsidRPr="00862818" w:rsidDel="0002100D" w:rsidRDefault="0002100D" w:rsidP="0002100D">
      <w:pPr>
        <w:pStyle w:val="Code"/>
        <w:rPr>
          <w:del w:id="136" w:author="Matthew T. Munson" w:date="2021-04-18T14:30:00Z"/>
        </w:rPr>
      </w:pPr>
      <w:ins w:id="137" w:author="Matthew T. Munson" w:date="2021-04-18T14:30:00Z">
        <w:r>
          <w:t>}</w:t>
        </w:r>
      </w:ins>
      <w:del w:id="138" w:author="Matthew T. Munson" w:date="2021-04-18T14:30:00Z">
        <w:r w:rsidR="00862818" w:rsidRPr="00862818" w:rsidDel="0002100D">
          <w:delText>_createShaders = function(callBackFunction) {</w:delText>
        </w:r>
      </w:del>
    </w:p>
    <w:p w14:paraId="005DA209" w14:textId="4DF7E81C" w:rsidR="00862818" w:rsidRPr="00862818" w:rsidDel="0002100D" w:rsidRDefault="00862818" w:rsidP="0002100D">
      <w:pPr>
        <w:pStyle w:val="Code"/>
        <w:rPr>
          <w:del w:id="139" w:author="Matthew T. Munson" w:date="2021-04-18T14:30:00Z"/>
        </w:rPr>
      </w:pPr>
      <w:del w:id="140"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141" w:author="Matthew T. Munson" w:date="2021-04-18T14:30:00Z"/>
        </w:rPr>
      </w:pPr>
      <w:del w:id="142"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143" w:author="Matthew T. Munson" w:date="2021-04-18T14:30:00Z"/>
        </w:rPr>
      </w:pPr>
      <w:del w:id="144" w:author="Matthew T. Munson" w:date="2021-04-18T14:30:00Z">
        <w:r w:rsidRPr="00862818" w:rsidDel="0002100D">
          <w:delText xml:space="preserve">    callBackFunction();</w:delText>
        </w:r>
      </w:del>
    </w:p>
    <w:p w14:paraId="48DB00EC" w14:textId="7FDA82C0" w:rsidR="0002100D" w:rsidRPr="00862818" w:rsidRDefault="00862818" w:rsidP="0002100D">
      <w:pPr>
        <w:pStyle w:val="Code"/>
      </w:pPr>
      <w:del w:id="145" w:author="Matthew T. Munson" w:date="2021-04-18T14:30:00Z">
        <w:r w:rsidRPr="00862818" w:rsidDel="0002100D">
          <w:delText>};</w:delText>
        </w:r>
      </w:del>
    </w:p>
    <w:p w14:paraId="3ACD5829" w14:textId="77777777" w:rsidR="00862818" w:rsidRPr="00862818" w:rsidDel="0002100D" w:rsidRDefault="00862818" w:rsidP="00862818">
      <w:pPr>
        <w:pStyle w:val="NumList"/>
        <w:rPr>
          <w:del w:id="146" w:author="Matthew T. Munson" w:date="2021-04-18T14:35:00Z"/>
        </w:rPr>
      </w:pPr>
      <w:r w:rsidRPr="00862818">
        <w:t xml:space="preserve">Modify the </w:t>
      </w:r>
      <w:proofErr w:type="spellStart"/>
      <w:r w:rsidRPr="00862818">
        <w:t>init</w:t>
      </w:r>
      <w:proofErr w:type="spellEnd"/>
      <w:del w:id="147" w:author="Matthew T. Munson" w:date="2021-04-18T14:35:00Z">
        <w:r w:rsidRPr="00862818" w:rsidDel="0002100D">
          <w:delText>ialize</w:delText>
        </w:r>
      </w:del>
      <w:r w:rsidRPr="00862818">
        <w:t>() function to load the source files for the texture shader.</w:t>
      </w:r>
    </w:p>
    <w:p w14:paraId="44055F3A" w14:textId="77777777" w:rsidR="0002100D" w:rsidRDefault="00862818">
      <w:pPr>
        <w:pStyle w:val="NumList"/>
        <w:rPr>
          <w:ins w:id="148" w:author="Matthew T. Munson" w:date="2021-04-18T14:35:00Z"/>
        </w:rPr>
        <w:pPrChange w:id="149" w:author="Matthew T. Munson" w:date="2021-04-18T14:35:00Z">
          <w:pPr>
            <w:pStyle w:val="Code"/>
          </w:pPr>
        </w:pPrChange>
      </w:pPr>
      <w:del w:id="150" w:author="Matthew T. Munson" w:date="2021-04-18T14:35:00Z">
        <w:r w:rsidRPr="00862818" w:rsidDel="0002100D">
          <w:delText xml:space="preserve">var </w:delText>
        </w:r>
      </w:del>
    </w:p>
    <w:p w14:paraId="45A48650" w14:textId="77777777" w:rsidR="0002100D" w:rsidRDefault="0002100D" w:rsidP="0002100D">
      <w:pPr>
        <w:pStyle w:val="Code"/>
        <w:rPr>
          <w:ins w:id="151" w:author="Matthew T. Munson" w:date="2021-04-18T14:35:00Z"/>
        </w:rPr>
      </w:pPr>
      <w:ins w:id="152" w:author="Matthew T. Munson" w:date="2021-04-18T14:35:00Z">
        <w:r>
          <w:t>function init() {</w:t>
        </w:r>
      </w:ins>
    </w:p>
    <w:p w14:paraId="53C17D08" w14:textId="77777777" w:rsidR="0002100D" w:rsidRDefault="0002100D" w:rsidP="0002100D">
      <w:pPr>
        <w:pStyle w:val="Code"/>
        <w:rPr>
          <w:ins w:id="153" w:author="Matthew T. Munson" w:date="2021-04-18T14:35:00Z"/>
        </w:rPr>
      </w:pPr>
      <w:ins w:id="154" w:author="Matthew T. Munson" w:date="2021-04-18T14:35:00Z">
        <w:r>
          <w:t xml:space="preserve">    let loadPromise = new Promise(</w:t>
        </w:r>
      </w:ins>
    </w:p>
    <w:p w14:paraId="40E6912B" w14:textId="77777777" w:rsidR="0002100D" w:rsidRDefault="0002100D" w:rsidP="0002100D">
      <w:pPr>
        <w:pStyle w:val="Code"/>
        <w:rPr>
          <w:ins w:id="155" w:author="Matthew T. Munson" w:date="2021-04-18T14:35:00Z"/>
        </w:rPr>
      </w:pPr>
      <w:ins w:id="156" w:author="Matthew T. Munson" w:date="2021-04-18T14:35:00Z">
        <w:r>
          <w:t xml:space="preserve">        async function(resolve) {</w:t>
        </w:r>
      </w:ins>
    </w:p>
    <w:p w14:paraId="685C02B9" w14:textId="77777777" w:rsidR="0002100D" w:rsidRDefault="0002100D" w:rsidP="0002100D">
      <w:pPr>
        <w:pStyle w:val="Code"/>
        <w:rPr>
          <w:ins w:id="157" w:author="Matthew T. Munson" w:date="2021-04-18T14:35:00Z"/>
        </w:rPr>
      </w:pPr>
      <w:ins w:id="158" w:author="Matthew T. Munson" w:date="2021-04-18T14:35:00Z">
        <w:r>
          <w:t xml:space="preserve">            await Promise.all([</w:t>
        </w:r>
      </w:ins>
    </w:p>
    <w:p w14:paraId="2CE166D3" w14:textId="77777777" w:rsidR="0002100D" w:rsidRDefault="0002100D" w:rsidP="0002100D">
      <w:pPr>
        <w:pStyle w:val="Code"/>
        <w:rPr>
          <w:ins w:id="159" w:author="Matthew T. Munson" w:date="2021-04-18T14:35:00Z"/>
        </w:rPr>
      </w:pPr>
      <w:ins w:id="160" w:author="Matthew T. Munson" w:date="2021-04-18T14:35:00Z">
        <w:r>
          <w:t xml:space="preserve">                text.load(kSimpleFS),</w:t>
        </w:r>
      </w:ins>
    </w:p>
    <w:p w14:paraId="5E326A8B" w14:textId="77777777" w:rsidR="0002100D" w:rsidRDefault="0002100D" w:rsidP="0002100D">
      <w:pPr>
        <w:pStyle w:val="Code"/>
        <w:rPr>
          <w:ins w:id="161" w:author="Matthew T. Munson" w:date="2021-04-18T14:35:00Z"/>
        </w:rPr>
      </w:pPr>
      <w:ins w:id="162" w:author="Matthew T. Munson" w:date="2021-04-18T14:35:00Z">
        <w:r>
          <w:t xml:space="preserve">                text.load(kSimpleVS),</w:t>
        </w:r>
      </w:ins>
    </w:p>
    <w:p w14:paraId="4F2E31AF" w14:textId="77777777" w:rsidR="0002100D" w:rsidRPr="0002100D" w:rsidRDefault="0002100D" w:rsidP="0002100D">
      <w:pPr>
        <w:pStyle w:val="Code"/>
        <w:rPr>
          <w:ins w:id="163" w:author="Matthew T. Munson" w:date="2021-04-18T14:35:00Z"/>
          <w:rStyle w:val="CodeBold"/>
          <w:rPrChange w:id="164" w:author="Matthew T. Munson" w:date="2021-04-18T14:35:00Z">
            <w:rPr>
              <w:ins w:id="165" w:author="Matthew T. Munson" w:date="2021-04-18T14:35:00Z"/>
            </w:rPr>
          </w:rPrChange>
        </w:rPr>
      </w:pPr>
      <w:ins w:id="166" w:author="Matthew T. Munson" w:date="2021-04-18T14:35:00Z">
        <w:r>
          <w:t xml:space="preserve">                </w:t>
        </w:r>
        <w:r w:rsidRPr="0002100D">
          <w:rPr>
            <w:rStyle w:val="CodeBold"/>
            <w:rPrChange w:id="167" w:author="Matthew T. Munson" w:date="2021-04-18T14:35:00Z">
              <w:rPr/>
            </w:rPrChange>
          </w:rPr>
          <w:t>text.load(kTextureFS),</w:t>
        </w:r>
      </w:ins>
    </w:p>
    <w:p w14:paraId="3A34E296" w14:textId="77777777" w:rsidR="0002100D" w:rsidRPr="0002100D" w:rsidRDefault="0002100D" w:rsidP="0002100D">
      <w:pPr>
        <w:pStyle w:val="Code"/>
        <w:rPr>
          <w:ins w:id="168" w:author="Matthew T. Munson" w:date="2021-04-18T14:35:00Z"/>
          <w:rStyle w:val="CodeBold"/>
          <w:rPrChange w:id="169" w:author="Matthew T. Munson" w:date="2021-04-18T14:35:00Z">
            <w:rPr>
              <w:ins w:id="170" w:author="Matthew T. Munson" w:date="2021-04-18T14:35:00Z"/>
            </w:rPr>
          </w:rPrChange>
        </w:rPr>
      </w:pPr>
      <w:ins w:id="171" w:author="Matthew T. Munson" w:date="2021-04-18T14:35:00Z">
        <w:r w:rsidRPr="0002100D">
          <w:rPr>
            <w:rStyle w:val="CodeBold"/>
            <w:rPrChange w:id="172" w:author="Matthew T. Munson" w:date="2021-04-18T14:35:00Z">
              <w:rPr/>
            </w:rPrChange>
          </w:rPr>
          <w:t xml:space="preserve">                text.load(kTextureVS)</w:t>
        </w:r>
      </w:ins>
    </w:p>
    <w:p w14:paraId="19E5706F" w14:textId="77777777" w:rsidR="0002100D" w:rsidRDefault="0002100D" w:rsidP="0002100D">
      <w:pPr>
        <w:pStyle w:val="Code"/>
        <w:rPr>
          <w:ins w:id="173" w:author="Matthew T. Munson" w:date="2021-04-18T14:35:00Z"/>
        </w:rPr>
      </w:pPr>
      <w:ins w:id="174" w:author="Matthew T. Munson" w:date="2021-04-18T14:35:00Z">
        <w:r>
          <w:t xml:space="preserve">            ]);</w:t>
        </w:r>
      </w:ins>
    </w:p>
    <w:p w14:paraId="121700EF" w14:textId="77777777" w:rsidR="0002100D" w:rsidRDefault="0002100D" w:rsidP="0002100D">
      <w:pPr>
        <w:pStyle w:val="Code"/>
        <w:rPr>
          <w:ins w:id="175" w:author="Matthew T. Munson" w:date="2021-04-18T14:35:00Z"/>
        </w:rPr>
      </w:pPr>
      <w:ins w:id="176" w:author="Matthew T. Munson" w:date="2021-04-18T14:35:00Z">
        <w:r>
          <w:t xml:space="preserve">            resolve();</w:t>
        </w:r>
      </w:ins>
    </w:p>
    <w:p w14:paraId="178B838E" w14:textId="77777777" w:rsidR="0002100D" w:rsidRDefault="0002100D" w:rsidP="0002100D">
      <w:pPr>
        <w:pStyle w:val="Code"/>
        <w:rPr>
          <w:ins w:id="177" w:author="Matthew T. Munson" w:date="2021-04-18T14:35:00Z"/>
        </w:rPr>
      </w:pPr>
      <w:ins w:id="178" w:author="Matthew T. Munson" w:date="2021-04-18T14:35:00Z">
        <w:r>
          <w:t xml:space="preserve">        }).then(</w:t>
        </w:r>
      </w:ins>
    </w:p>
    <w:p w14:paraId="5E4290F0" w14:textId="77777777" w:rsidR="0002100D" w:rsidRDefault="0002100D" w:rsidP="0002100D">
      <w:pPr>
        <w:pStyle w:val="Code"/>
        <w:rPr>
          <w:ins w:id="179" w:author="Matthew T. Munson" w:date="2021-04-18T14:35:00Z"/>
        </w:rPr>
      </w:pPr>
      <w:ins w:id="180" w:author="Matthew T. Munson" w:date="2021-04-18T14:35:00Z">
        <w:r>
          <w:t xml:space="preserve">            function resolve() { createShaders(); }</w:t>
        </w:r>
      </w:ins>
    </w:p>
    <w:p w14:paraId="3ABF236D" w14:textId="77777777" w:rsidR="0002100D" w:rsidRDefault="0002100D" w:rsidP="0002100D">
      <w:pPr>
        <w:pStyle w:val="Code"/>
        <w:rPr>
          <w:ins w:id="181" w:author="Matthew T. Munson" w:date="2021-04-18T14:35:00Z"/>
        </w:rPr>
      </w:pPr>
      <w:ins w:id="182" w:author="Matthew T. Munson" w:date="2021-04-18T14:35:00Z">
        <w:r>
          <w:t xml:space="preserve">        );</w:t>
        </w:r>
      </w:ins>
    </w:p>
    <w:p w14:paraId="51BED713" w14:textId="77777777" w:rsidR="0002100D" w:rsidRDefault="0002100D" w:rsidP="0002100D">
      <w:pPr>
        <w:pStyle w:val="Code"/>
        <w:rPr>
          <w:ins w:id="183" w:author="Matthew T. Munson" w:date="2021-04-18T14:35:00Z"/>
        </w:rPr>
      </w:pPr>
      <w:ins w:id="184" w:author="Matthew T. Munson" w:date="2021-04-18T14:35:00Z">
        <w:r>
          <w:t xml:space="preserve">    map.pushPromise(loadPromise);</w:t>
        </w:r>
      </w:ins>
    </w:p>
    <w:p w14:paraId="6F6B5503" w14:textId="214DE2E0" w:rsidR="00862818" w:rsidRPr="00862818" w:rsidDel="0002100D" w:rsidRDefault="0002100D" w:rsidP="0002100D">
      <w:pPr>
        <w:pStyle w:val="Code"/>
        <w:rPr>
          <w:del w:id="185" w:author="Matthew T. Munson" w:date="2021-04-18T14:35:00Z"/>
        </w:rPr>
      </w:pPr>
      <w:ins w:id="186" w:author="Matthew T. Munson" w:date="2021-04-18T14:35:00Z">
        <w:r>
          <w:t>}</w:t>
        </w:r>
      </w:ins>
      <w:del w:id="187" w:author="Matthew T. Munson" w:date="2021-04-18T14:35:00Z">
        <w:r w:rsidR="00862818" w:rsidRPr="00862818" w:rsidDel="0002100D">
          <w:delText>initialize = function(callBackFunction) {</w:delText>
        </w:r>
      </w:del>
    </w:p>
    <w:p w14:paraId="03A94CF4" w14:textId="355F298B" w:rsidR="00862818" w:rsidRPr="00862818" w:rsidDel="0002100D" w:rsidRDefault="00862818" w:rsidP="0002100D">
      <w:pPr>
        <w:pStyle w:val="Code"/>
        <w:rPr>
          <w:del w:id="188" w:author="Matthew T. Munson" w:date="2021-04-18T14:35:00Z"/>
        </w:rPr>
      </w:pPr>
      <w:del w:id="189"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190" w:author="Matthew T. Munson" w:date="2021-04-18T14:35:00Z"/>
        </w:rPr>
      </w:pPr>
      <w:del w:id="191"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192" w:author="Matthew T. Munson" w:date="2021-04-18T14:35:00Z"/>
        </w:rPr>
      </w:pPr>
      <w:del w:id="193"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194" w:author="Matthew T. Munson" w:date="2021-04-18T14:35:00Z"/>
        </w:rPr>
      </w:pPr>
      <w:del w:id="195"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196" w:author="Matthew T. Munson" w:date="2021-04-18T14:35:00Z"/>
        </w:rPr>
      </w:pPr>
      <w:del w:id="197"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198" w:author="Matthew T. Munson" w:date="2021-04-18T14:35:00Z"/>
        </w:rPr>
      </w:pPr>
      <w:del w:id="199"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200" w:author="Matthew T. Munson" w:date="2021-04-18T14:35:00Z"/>
          <w:rStyle w:val="CodeBold"/>
        </w:rPr>
      </w:pPr>
      <w:del w:id="201"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202" w:author="Matthew T. Munson" w:date="2021-04-18T14:35:00Z"/>
          <w:rStyle w:val="CodeBold"/>
        </w:rPr>
      </w:pPr>
      <w:del w:id="203"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204" w:author="Matthew T. Munson" w:date="2021-04-18T14:35:00Z"/>
          <w:rStyle w:val="CodeBold"/>
        </w:rPr>
      </w:pPr>
      <w:del w:id="205"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206" w:author="Matthew T. Munson" w:date="2021-04-18T14:35:00Z"/>
          <w:rStyle w:val="CodeBold"/>
        </w:rPr>
      </w:pPr>
      <w:del w:id="207"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208" w:author="Matthew T. Munson" w:date="2021-04-18T14:35:00Z"/>
          <w:rStyle w:val="CodeBold"/>
        </w:rPr>
      </w:pPr>
      <w:del w:id="209"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210" w:author="Matthew T. Munson" w:date="2021-04-18T14:35:00Z"/>
          <w:rStyle w:val="CodeBold"/>
        </w:rPr>
      </w:pPr>
      <w:del w:id="211"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212" w:author="Matthew T. Munson" w:date="2021-04-18T14:35:00Z"/>
        </w:rPr>
      </w:pPr>
      <w:del w:id="213"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214" w:author="Matthew T. Munson" w:date="2021-04-18T14:35:00Z"/>
        </w:rPr>
      </w:pPr>
      <w:del w:id="215"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216" w:author="Matthew T. Munson" w:date="2021-04-18T14:35:00Z"/>
        </w:rPr>
      </w:pPr>
      <w:del w:id="217" w:author="Matthew T. Munson" w:date="2021-04-18T14:35:00Z">
        <w:r w:rsidRPr="00862818" w:rsidDel="0002100D">
          <w:delText xml:space="preserve">    );</w:delText>
        </w:r>
      </w:del>
    </w:p>
    <w:p w14:paraId="69F03E15" w14:textId="110D488A" w:rsidR="0002100D" w:rsidRPr="00862818" w:rsidRDefault="00862818" w:rsidP="0002100D">
      <w:pPr>
        <w:pStyle w:val="Code"/>
      </w:pPr>
      <w:del w:id="218" w:author="Matthew T. Munson" w:date="2021-04-18T14:35:00Z">
        <w:r w:rsidRPr="00862818" w:rsidDel="0002100D">
          <w:delText>};</w:delText>
        </w:r>
      </w:del>
    </w:p>
    <w:p w14:paraId="2901DBD5" w14:textId="09381380" w:rsidR="00862818" w:rsidRPr="00862818" w:rsidDel="0002100D" w:rsidRDefault="00862818" w:rsidP="00862818">
      <w:pPr>
        <w:pStyle w:val="NumList"/>
        <w:rPr>
          <w:del w:id="219" w:author="Matthew T. Munson" w:date="2021-04-18T14:36:00Z"/>
        </w:rPr>
      </w:pPr>
      <w:del w:id="220"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862818">
      <w:pPr>
        <w:pStyle w:val="Code"/>
        <w:rPr>
          <w:del w:id="221" w:author="Matthew T. Munson" w:date="2021-04-18T14:36:00Z"/>
        </w:rPr>
      </w:pPr>
      <w:del w:id="222" w:author="Matthew T. Munson" w:date="2021-04-18T14:36:00Z">
        <w:r w:rsidRPr="00862818" w:rsidDel="0002100D">
          <w:delText>var mPublic =</w:delText>
        </w:r>
      </w:del>
    </w:p>
    <w:p w14:paraId="46C4E059" w14:textId="6EEA7018" w:rsidR="00862818" w:rsidRPr="00862818" w:rsidDel="0002100D" w:rsidRDefault="00862818" w:rsidP="00862818">
      <w:pPr>
        <w:pStyle w:val="Code"/>
        <w:rPr>
          <w:del w:id="223" w:author="Matthew T. Munson" w:date="2021-04-18T14:36:00Z"/>
        </w:rPr>
      </w:pPr>
      <w:del w:id="224" w:author="Matthew T. Munson" w:date="2021-04-18T14:36:00Z">
        <w:r w:rsidRPr="00862818" w:rsidDel="0002100D">
          <w:delText>{</w:delText>
        </w:r>
      </w:del>
    </w:p>
    <w:p w14:paraId="09DF90D9" w14:textId="60AD5CDC" w:rsidR="00862818" w:rsidRPr="00862818" w:rsidDel="0002100D" w:rsidRDefault="00862818" w:rsidP="00862818">
      <w:pPr>
        <w:pStyle w:val="Code"/>
        <w:rPr>
          <w:del w:id="225" w:author="Matthew T. Munson" w:date="2021-04-18T14:36:00Z"/>
        </w:rPr>
      </w:pPr>
      <w:del w:id="226" w:author="Matthew T. Munson" w:date="2021-04-18T14:36:00Z">
        <w:r w:rsidRPr="00862818" w:rsidDel="0002100D">
          <w:delText xml:space="preserve">    initialize: initialize,</w:delText>
        </w:r>
      </w:del>
    </w:p>
    <w:p w14:paraId="60C4987E" w14:textId="69065B5E" w:rsidR="00862818" w:rsidRPr="00862818" w:rsidDel="0002100D" w:rsidRDefault="00862818" w:rsidP="00862818">
      <w:pPr>
        <w:pStyle w:val="Code"/>
        <w:rPr>
          <w:del w:id="227" w:author="Matthew T. Munson" w:date="2021-04-18T14:36:00Z"/>
        </w:rPr>
      </w:pPr>
      <w:del w:id="228"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862818">
      <w:pPr>
        <w:pStyle w:val="Code"/>
        <w:rPr>
          <w:del w:id="229" w:author="Matthew T. Munson" w:date="2021-04-18T14:36:00Z"/>
        </w:rPr>
      </w:pPr>
      <w:del w:id="230" w:author="Matthew T. Munson" w:date="2021-04-18T14:36:00Z">
        <w:r w:rsidRPr="00862818" w:rsidDel="0002100D">
          <w:delText xml:space="preserve">    getTextureShader: getTextureShader</w:delText>
        </w:r>
      </w:del>
    </w:p>
    <w:p w14:paraId="32203E49" w14:textId="36A47E20" w:rsidR="00862818" w:rsidRPr="00862818" w:rsidRDefault="00862818" w:rsidP="00862818">
      <w:pPr>
        <w:pStyle w:val="Code"/>
      </w:pPr>
      <w:del w:id="231" w:author="Matthew T. Munson" w:date="2021-04-18T14:36:00Z">
        <w:r w:rsidRPr="00862818" w:rsidDel="0002100D">
          <w:delText>};</w:delText>
        </w:r>
      </w:del>
    </w:p>
    <w:p w14:paraId="4C8BF314" w14:textId="77777777" w:rsidR="00862818" w:rsidRDefault="00862818" w:rsidP="00862818">
      <w:pPr>
        <w:pStyle w:val="Heading3"/>
      </w:pPr>
      <w:proofErr w:type="spellStart"/>
      <w:r>
        <w:t>Renderable</w:t>
      </w:r>
      <w:proofErr w:type="spellEnd"/>
      <w:r>
        <w:t xml:space="preserve"> Texture Object</w:t>
      </w:r>
    </w:p>
    <w:p w14:paraId="2FF92CB2" w14:textId="77777777" w:rsidR="00862818" w:rsidRDefault="00862818" w:rsidP="00862818">
      <w:pPr>
        <w:pStyle w:val="BodyTextFirst"/>
      </w:pPr>
      <w:r>
        <w:t xml:space="preserve">Just as the </w:t>
      </w:r>
      <w:proofErr w:type="spellStart"/>
      <w:r w:rsidRPr="002E6341">
        <w:rPr>
          <w:rStyle w:val="CodeInline"/>
        </w:rPr>
        <w:t>Renderable</w:t>
      </w:r>
      <w:proofErr w:type="spellEnd"/>
      <w:r>
        <w:t xml:space="preserve"> class encapsulates and facilitates the definition and drawing of multiple instances of </w:t>
      </w:r>
      <w:proofErr w:type="spellStart"/>
      <w:r w:rsidRPr="00DF4457">
        <w:rPr>
          <w:rStyle w:val="CodeInline"/>
        </w:rPr>
        <w:t>SimpleShader</w:t>
      </w:r>
      <w:proofErr w:type="spellEnd"/>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77777777" w:rsidR="00862818" w:rsidRDefault="00862818" w:rsidP="00862818">
      <w:pPr>
        <w:pStyle w:val="Heading4"/>
      </w:pPr>
      <w:r>
        <w:t xml:space="preserve">Changes to the </w:t>
      </w:r>
      <w:proofErr w:type="spellStart"/>
      <w:r>
        <w:t>Renderable</w:t>
      </w:r>
      <w:proofErr w:type="spellEnd"/>
      <w:r>
        <w:t xml:space="preserve"> Object</w:t>
      </w:r>
    </w:p>
    <w:p w14:paraId="467D2EB4" w14:textId="673EC793" w:rsidR="00862818" w:rsidRDefault="00862818" w:rsidP="00862818">
      <w:pPr>
        <w:pStyle w:val="BodyTextFirst"/>
      </w:pPr>
      <w:r>
        <w:t xml:space="preserve">For the same reason as creating and organizing shader classes in the </w:t>
      </w:r>
      <w:r w:rsidRPr="00D07E88">
        <w:rPr>
          <w:rStyle w:val="CodeInline"/>
        </w:rPr>
        <w:t>Shaders</w:t>
      </w:r>
      <w:r>
        <w:t xml:space="preserve"> folder, a </w:t>
      </w:r>
      <w:proofErr w:type="spellStart"/>
      <w:ins w:id="232" w:author="Matthew T. Munson" w:date="2021-04-18T14:39:00Z">
        <w:r w:rsidR="00D37DF5">
          <w:rPr>
            <w:rStyle w:val="CodeInline"/>
          </w:rPr>
          <w:t>r</w:t>
        </w:r>
      </w:ins>
      <w:del w:id="233" w:author="Matthew T. Munson" w:date="2021-04-18T14:39:00Z">
        <w:r w:rsidRPr="00D72628" w:rsidDel="00D37DF5">
          <w:rPr>
            <w:rStyle w:val="CodeInline"/>
          </w:rPr>
          <w:delText>R</w:delText>
        </w:r>
      </w:del>
      <w:r w:rsidRPr="00D72628">
        <w:rPr>
          <w:rStyle w:val="CodeInline"/>
        </w:rPr>
        <w:t>enderables</w:t>
      </w:r>
      <w:proofErr w:type="spellEnd"/>
      <w:r>
        <w:t xml:space="preserve"> folder should be created to organize the growing number of different kinds of </w:t>
      </w:r>
      <w:proofErr w:type="spellStart"/>
      <w:r w:rsidRPr="00800708">
        <w:rPr>
          <w:rStyle w:val="CodeInline"/>
        </w:rPr>
        <w:t>Renderable</w:t>
      </w:r>
      <w:proofErr w:type="spellEnd"/>
      <w:r>
        <w:t xml:space="preserve"> objects. In addition, the </w:t>
      </w:r>
      <w:proofErr w:type="spellStart"/>
      <w:r w:rsidRPr="00800708">
        <w:rPr>
          <w:rStyle w:val="CodeInline"/>
        </w:rPr>
        <w:t>Renderable</w:t>
      </w:r>
      <w:proofErr w:type="spellEnd"/>
      <w:r>
        <w:t xml:space="preserve"> class must be modified to support it being the base class of all </w:t>
      </w:r>
      <w:proofErr w:type="spellStart"/>
      <w:r w:rsidRPr="00897C2E">
        <w:rPr>
          <w:rStyle w:val="CodeInline"/>
        </w:rPr>
        <w:t>Renderable</w:t>
      </w:r>
      <w:proofErr w:type="spellEnd"/>
      <w:r>
        <w:t xml:space="preserve"> objects.</w:t>
      </w:r>
    </w:p>
    <w:p w14:paraId="4B759631" w14:textId="1C15FCF9" w:rsidR="00862818" w:rsidRPr="00985788" w:rsidRDefault="00862818" w:rsidP="00862818">
      <w:pPr>
        <w:pStyle w:val="NumList"/>
        <w:numPr>
          <w:ilvl w:val="0"/>
          <w:numId w:val="25"/>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ins w:id="234" w:author="Matthew T. Munson" w:date="2021-04-18T14:39:00Z">
        <w:r w:rsidR="00D37DF5">
          <w:rPr>
            <w:rStyle w:val="CodeInline"/>
          </w:rPr>
          <w:t>e</w:t>
        </w:r>
      </w:ins>
      <w:del w:id="235" w:author="Matthew T. Munson" w:date="2021-04-18T14:39:00Z">
        <w:r w:rsidRPr="00F4087B" w:rsidDel="00D37DF5">
          <w:rPr>
            <w:rStyle w:val="CodeInline"/>
          </w:rPr>
          <w:delText>E</w:delText>
        </w:r>
      </w:del>
      <w:r w:rsidRPr="00F4087B">
        <w:rPr>
          <w:rStyle w:val="CodeInline"/>
        </w:rPr>
        <w:t>ngine/</w:t>
      </w:r>
      <w:proofErr w:type="spellStart"/>
      <w:ins w:id="236" w:author="Matthew T. Munson" w:date="2021-04-18T14:39:00Z">
        <w:r w:rsidR="00D37DF5">
          <w:rPr>
            <w:rStyle w:val="CodeInline"/>
          </w:rPr>
          <w:t>r</w:t>
        </w:r>
      </w:ins>
      <w:del w:id="237" w:author="Matthew T. Munson" w:date="2021-04-18T14:39:00Z">
        <w:r w:rsidRPr="00F4087B" w:rsidDel="00D37DF5">
          <w:rPr>
            <w:rStyle w:val="CodeInline"/>
          </w:rPr>
          <w:delText>R</w:delText>
        </w:r>
      </w:del>
      <w:r w:rsidRPr="00F4087B">
        <w:rPr>
          <w:rStyle w:val="CodeInline"/>
        </w:rPr>
        <w:t>enderables</w:t>
      </w:r>
      <w:proofErr w:type="spellEnd"/>
      <w:r>
        <w:t xml:space="preserve"> folder and move </w:t>
      </w:r>
      <w:ins w:id="238" w:author="Matthew T. Munson" w:date="2021-04-18T14:39:00Z">
        <w:r w:rsidR="00D37DF5">
          <w:rPr>
            <w:rStyle w:val="CodeInline"/>
          </w:rPr>
          <w:t>r</w:t>
        </w:r>
      </w:ins>
      <w:del w:id="239" w:author="Matthew T. Munson" w:date="2021-04-18T14:39:00Z">
        <w:r w:rsidRPr="00F4087B" w:rsidDel="00D37DF5">
          <w:rPr>
            <w:rStyle w:val="CodeInline"/>
          </w:rPr>
          <w:delText>R</w:delText>
        </w:r>
      </w:del>
      <w:r w:rsidRPr="00F4087B">
        <w:rPr>
          <w:rStyle w:val="CodeInline"/>
        </w:rPr>
        <w:t>enderable.js</w:t>
      </w:r>
      <w:r>
        <w:t xml:space="preserve"> into this folder. Remember to update </w:t>
      </w:r>
      <w:r w:rsidRPr="00F4087B">
        <w:rPr>
          <w:rStyle w:val="CodeInline"/>
        </w:rPr>
        <w:t>index.html</w:t>
      </w:r>
      <w:r>
        <w:t xml:space="preserve"> to reflect the change.</w:t>
      </w:r>
    </w:p>
    <w:p w14:paraId="790FB7BB" w14:textId="77777777" w:rsidR="00862818" w:rsidRPr="00985788" w:rsidRDefault="00862818" w:rsidP="00862818">
      <w:pPr>
        <w:pStyle w:val="NumList"/>
        <w:numPr>
          <w:ilvl w:val="0"/>
          <w:numId w:val="14"/>
        </w:numPr>
      </w:pPr>
      <w:r w:rsidRPr="00862818">
        <w:t>Modify</w:t>
      </w:r>
      <w:r>
        <w:t xml:space="preserve"> the </w:t>
      </w:r>
      <w:proofErr w:type="spellStart"/>
      <w:r w:rsidRPr="00F4087B">
        <w:rPr>
          <w:rStyle w:val="CodeInline"/>
        </w:rPr>
        <w:t>Renderable</w:t>
      </w:r>
      <w:proofErr w:type="spellEnd"/>
      <w:r>
        <w:t xml:space="preserve"> constructor to refer to </w:t>
      </w:r>
      <w:proofErr w:type="spellStart"/>
      <w:r w:rsidRPr="005B78F2">
        <w:rPr>
          <w:rStyle w:val="CodeInline"/>
        </w:rPr>
        <w:t>SimpleShader</w:t>
      </w:r>
      <w:proofErr w:type="spellEnd"/>
      <w:r>
        <w:t>, the constant color shader, by default.</w:t>
      </w:r>
    </w:p>
    <w:p w14:paraId="52674FB3" w14:textId="57E46F91" w:rsidR="00D37DF5" w:rsidRDefault="00862818" w:rsidP="00D37DF5">
      <w:pPr>
        <w:pStyle w:val="Code"/>
        <w:rPr>
          <w:ins w:id="240" w:author="Matthew T. Munson" w:date="2021-04-18T14:42:00Z"/>
        </w:rPr>
      </w:pPr>
      <w:del w:id="241" w:author="Matthew T. Munson" w:date="2021-04-18T14:42:00Z">
        <w:r w:rsidRPr="00F22FDA" w:rsidDel="00D37DF5">
          <w:lastRenderedPageBreak/>
          <w:delText xml:space="preserve">function </w:delText>
        </w:r>
      </w:del>
      <w:ins w:id="242" w:author="Matthew T. Munson" w:date="2021-04-18T14:42:00Z">
        <w:r w:rsidR="00D37DF5">
          <w:t>class Renderable {</w:t>
        </w:r>
      </w:ins>
    </w:p>
    <w:p w14:paraId="606965A2" w14:textId="77777777" w:rsidR="00D37DF5" w:rsidRDefault="00D37DF5" w:rsidP="00D37DF5">
      <w:pPr>
        <w:pStyle w:val="Code"/>
        <w:rPr>
          <w:ins w:id="243" w:author="Matthew T. Munson" w:date="2021-04-18T14:42:00Z"/>
        </w:rPr>
      </w:pPr>
      <w:ins w:id="244" w:author="Matthew T. Munson" w:date="2021-04-18T14:42:00Z">
        <w:r>
          <w:t xml:space="preserve">    constructor() {</w:t>
        </w:r>
      </w:ins>
    </w:p>
    <w:p w14:paraId="466CEF5D" w14:textId="0CBC0815" w:rsidR="00D37DF5" w:rsidRDefault="00D37DF5" w:rsidP="00D37DF5">
      <w:pPr>
        <w:pStyle w:val="Code"/>
        <w:rPr>
          <w:ins w:id="245" w:author="Matthew T. Munson" w:date="2021-04-18T14:42:00Z"/>
        </w:rPr>
      </w:pPr>
      <w:ins w:id="246" w:author="Matthew T. Munson" w:date="2021-04-18T14:42:00Z">
        <w:r>
          <w:t xml:space="preserve">        this.mShader = </w:t>
        </w:r>
        <w:r w:rsidRPr="00D37DF5">
          <w:rPr>
            <w:rStyle w:val="CodeBold"/>
            <w:rPrChange w:id="247" w:author="Matthew T. Munson" w:date="2021-04-18T14:42:00Z">
              <w:rPr/>
            </w:rPrChange>
          </w:rPr>
          <w:t>shaderResources.getConstColorShader();</w:t>
        </w:r>
      </w:ins>
    </w:p>
    <w:p w14:paraId="5C2791C2" w14:textId="77777777" w:rsidR="00D37DF5" w:rsidRDefault="00D37DF5" w:rsidP="00D37DF5">
      <w:pPr>
        <w:pStyle w:val="Code"/>
        <w:rPr>
          <w:ins w:id="248" w:author="Matthew T. Munson" w:date="2021-04-18T14:42:00Z"/>
        </w:rPr>
      </w:pPr>
      <w:ins w:id="249" w:author="Matthew T. Munson" w:date="2021-04-18T14:42:00Z">
        <w:r>
          <w:t xml:space="preserve">        this.mXform = new Transform(); // transform that moves this object around</w:t>
        </w:r>
      </w:ins>
    </w:p>
    <w:p w14:paraId="750FAA8C" w14:textId="77777777" w:rsidR="00D37DF5" w:rsidRDefault="00D37DF5" w:rsidP="00D37DF5">
      <w:pPr>
        <w:pStyle w:val="Code"/>
        <w:rPr>
          <w:ins w:id="250" w:author="Matthew T. Munson" w:date="2021-04-18T14:42:00Z"/>
        </w:rPr>
      </w:pPr>
      <w:ins w:id="251" w:author="Matthew T. Munson" w:date="2021-04-18T14:42:00Z">
        <w:r>
          <w:t xml:space="preserve">        this.mColor = [1, 1, 1, 1];    // color of pixel</w:t>
        </w:r>
      </w:ins>
    </w:p>
    <w:p w14:paraId="6B086A48" w14:textId="7198E783" w:rsidR="00862818" w:rsidDel="00D37DF5" w:rsidRDefault="00D37DF5" w:rsidP="00D37DF5">
      <w:pPr>
        <w:pStyle w:val="Code"/>
        <w:rPr>
          <w:del w:id="252" w:author="Matthew T. Munson" w:date="2021-04-18T14:42:00Z"/>
        </w:rPr>
      </w:pPr>
      <w:ins w:id="253" w:author="Matthew T. Munson" w:date="2021-04-18T14:42:00Z">
        <w:r>
          <w:t xml:space="preserve">    }</w:t>
        </w:r>
      </w:ins>
      <w:del w:id="254" w:author="Matthew T. Munson" w:date="2021-04-18T14:42:00Z">
        <w:r w:rsidR="00862818" w:rsidRPr="00F22FDA" w:rsidDel="00D37DF5">
          <w:delText>Renderable()</w:delText>
        </w:r>
        <w:r w:rsidR="00862818" w:rsidDel="00D37DF5">
          <w:delText xml:space="preserve"> </w:delText>
        </w:r>
        <w:r w:rsidR="00862818" w:rsidRPr="00F22FDA" w:rsidDel="00D37DF5">
          <w:delText>{</w:delText>
        </w:r>
      </w:del>
    </w:p>
    <w:p w14:paraId="11F684A1" w14:textId="68B26B9E" w:rsidR="00D37DF5" w:rsidRDefault="00D37DF5" w:rsidP="00D37DF5">
      <w:pPr>
        <w:pStyle w:val="Code"/>
        <w:rPr>
          <w:ins w:id="255" w:author="Matthew T. Munson" w:date="2021-04-18T14:42:00Z"/>
        </w:rPr>
      </w:pPr>
    </w:p>
    <w:p w14:paraId="1FD76DE2" w14:textId="5A0F0FEF" w:rsidR="00D37DF5" w:rsidRPr="00F22FDA" w:rsidRDefault="00D37DF5" w:rsidP="00D37DF5">
      <w:pPr>
        <w:pStyle w:val="Code"/>
        <w:rPr>
          <w:ins w:id="256" w:author="Matthew T. Munson" w:date="2021-04-18T14:42:00Z"/>
        </w:rPr>
      </w:pPr>
      <w:ins w:id="257" w:author="Matthew T. Munson" w:date="2021-04-18T14:42:00Z">
        <w:r>
          <w:t>…</w:t>
        </w:r>
      </w:ins>
    </w:p>
    <w:p w14:paraId="3CE234FB" w14:textId="38538DD2" w:rsidR="00862818" w:rsidRPr="00F22FDA" w:rsidDel="00D37DF5" w:rsidRDefault="00862818" w:rsidP="00D37DF5">
      <w:pPr>
        <w:pStyle w:val="Code"/>
        <w:rPr>
          <w:del w:id="258" w:author="Matthew T. Munson" w:date="2021-04-18T14:42:00Z"/>
        </w:rPr>
      </w:pPr>
      <w:del w:id="259"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D37DF5">
      <w:pPr>
        <w:pStyle w:val="Code"/>
        <w:rPr>
          <w:del w:id="260" w:author="Matthew T. Munson" w:date="2021-04-18T14:42:00Z"/>
        </w:rPr>
      </w:pPr>
      <w:del w:id="261"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D37DF5">
      <w:pPr>
        <w:pStyle w:val="Code"/>
        <w:rPr>
          <w:del w:id="262" w:author="Matthew T. Munson" w:date="2021-04-18T14:42:00Z"/>
        </w:rPr>
      </w:pPr>
      <w:del w:id="263" w:author="Matthew T. Munson" w:date="2021-04-18T14:42:00Z">
        <w:r w:rsidRPr="00F22FDA" w:rsidDel="00D37DF5">
          <w:delText xml:space="preserve">    this.</w:delText>
        </w:r>
        <w:r w:rsidDel="00D37DF5">
          <w:delText>m</w:delText>
        </w:r>
        <w:r w:rsidRPr="00F22FDA" w:rsidDel="00D37DF5">
          <w:delText>Color = [1, 1, 1, 1];</w:delText>
        </w:r>
      </w:del>
    </w:p>
    <w:p w14:paraId="08715477" w14:textId="0826C52F" w:rsidR="00D37DF5" w:rsidRDefault="00862818" w:rsidP="00D37DF5">
      <w:pPr>
        <w:pStyle w:val="Code"/>
      </w:pPr>
      <w:del w:id="264" w:author="Matthew T. Munson" w:date="2021-04-18T14:42:00Z">
        <w:r w:rsidRPr="00F22FDA" w:rsidDel="00D37DF5">
          <w:delText>}</w:delText>
        </w:r>
      </w:del>
    </w:p>
    <w:p w14:paraId="2A937EE3" w14:textId="77777777" w:rsidR="00862818" w:rsidRPr="00985788" w:rsidRDefault="00862818" w:rsidP="00862818">
      <w:pPr>
        <w:pStyle w:val="NumList"/>
        <w:numPr>
          <w:ilvl w:val="0"/>
          <w:numId w:val="14"/>
        </w:numPr>
      </w:pPr>
      <w:r w:rsidRPr="00862818">
        <w:t>Define</w:t>
      </w:r>
      <w:r>
        <w:t xml:space="preserve"> a function that sets the shader for the </w:t>
      </w:r>
      <w:proofErr w:type="spellStart"/>
      <w:r w:rsidRPr="000F4BA5">
        <w:rPr>
          <w:rStyle w:val="CodeInline"/>
        </w:rPr>
        <w:t>Renderable</w:t>
      </w:r>
      <w:proofErr w:type="spellEnd"/>
      <w:r>
        <w:t>.</w:t>
      </w:r>
    </w:p>
    <w:p w14:paraId="0522A2C1" w14:textId="0B25DA2B" w:rsidR="00D37DF5" w:rsidRDefault="00862818" w:rsidP="00D37DF5">
      <w:pPr>
        <w:pStyle w:val="Code"/>
        <w:rPr>
          <w:ins w:id="265" w:author="Matthew T. Munson" w:date="2021-04-18T14:43:00Z"/>
        </w:rPr>
      </w:pPr>
      <w:del w:id="266" w:author="Matthew T. Munson" w:date="2021-04-18T14:43:00Z">
        <w:r w:rsidRPr="00F22FDA" w:rsidDel="00D37DF5">
          <w:delText>Renderable</w:delText>
        </w:r>
      </w:del>
      <w:ins w:id="267" w:author="Matthew T. Munson" w:date="2021-04-18T14:43:00Z">
        <w:r w:rsidR="00D37DF5">
          <w:t>// this is private/protected</w:t>
        </w:r>
      </w:ins>
    </w:p>
    <w:p w14:paraId="1CCA710D" w14:textId="77777777" w:rsidR="00D37DF5" w:rsidRDefault="00D37DF5" w:rsidP="00D37DF5">
      <w:pPr>
        <w:pStyle w:val="Code"/>
        <w:rPr>
          <w:ins w:id="268" w:author="Matthew T. Munson" w:date="2021-04-18T14:43:00Z"/>
        </w:rPr>
      </w:pPr>
      <w:ins w:id="269" w:author="Matthew T. Munson" w:date="2021-04-18T14:43:00Z">
        <w:r>
          <w:t xml:space="preserve">    _setShader(s) {</w:t>
        </w:r>
      </w:ins>
    </w:p>
    <w:p w14:paraId="1D5FB646" w14:textId="77777777" w:rsidR="00D37DF5" w:rsidRDefault="00D37DF5" w:rsidP="00D37DF5">
      <w:pPr>
        <w:pStyle w:val="Code"/>
        <w:rPr>
          <w:ins w:id="270" w:author="Matthew T. Munson" w:date="2021-04-18T14:43:00Z"/>
        </w:rPr>
      </w:pPr>
      <w:ins w:id="271" w:author="Matthew T. Munson" w:date="2021-04-18T14:43:00Z">
        <w:r>
          <w:t xml:space="preserve">        this.mShader = s;</w:t>
        </w:r>
      </w:ins>
    </w:p>
    <w:p w14:paraId="777782BC" w14:textId="7BE057E5" w:rsidR="00862818" w:rsidRDefault="00D37DF5" w:rsidP="00D37DF5">
      <w:pPr>
        <w:pStyle w:val="Code"/>
      </w:pPr>
      <w:ins w:id="272" w:author="Matthew T. Munson" w:date="2021-04-18T14:43:00Z">
        <w:r>
          <w:t xml:space="preserve">    }</w:t>
        </w:r>
      </w:ins>
      <w:del w:id="273" w:author="Matthew T. Munson" w:date="2021-04-18T14:43:00Z">
        <w:r w:rsidR="00862818" w:rsidRPr="00F22FDA" w:rsidDel="00D37DF5">
          <w:delText>.prototype._</w:delText>
        </w:r>
        <w:r w:rsidR="00862818" w:rsidDel="00D37DF5">
          <w:delText>set</w:delText>
        </w:r>
        <w:r w:rsidR="00862818" w:rsidRPr="00F22FDA" w:rsidDel="00D37DF5">
          <w:delText>Shader = function(s) { this.</w:delText>
        </w:r>
        <w:r w:rsidR="00862818" w:rsidDel="00D37DF5">
          <w:delText>m</w:delText>
        </w:r>
        <w:r w:rsidR="00862818" w:rsidRPr="00F22FDA" w:rsidDel="00D37DF5">
          <w:delText>Shader = s; };</w:delText>
        </w:r>
      </w:del>
    </w:p>
    <w:p w14:paraId="1B90D58E" w14:textId="77777777" w:rsidR="00862818" w:rsidRDefault="00862818" w:rsidP="00862818">
      <w:pPr>
        <w:pStyle w:val="Code"/>
      </w:pPr>
    </w:p>
    <w:p w14:paraId="3EDF4FF2" w14:textId="1E5D7863" w:rsidR="00862818" w:rsidRDefault="00862818" w:rsidP="00862818">
      <w:pPr>
        <w:pStyle w:val="BodyTextCont"/>
      </w:pPr>
      <w:r>
        <w:t>This is a protected function designed for s</w:t>
      </w:r>
      <w:r w:rsidRPr="00EE36A1">
        <w:t xml:space="preserve">ubclasses </w:t>
      </w:r>
      <w:r>
        <w:t xml:space="preserve">to modify </w:t>
      </w:r>
      <w:r w:rsidRPr="00EE36A1">
        <w:t xml:space="preserve">the </w:t>
      </w:r>
      <w:proofErr w:type="spellStart"/>
      <w:r w:rsidRPr="00EE36A1">
        <w:rPr>
          <w:rStyle w:val="CodeInline"/>
        </w:rPr>
        <w:t>mShader</w:t>
      </w:r>
      <w:proofErr w:type="spellEnd"/>
      <w:r w:rsidRPr="00EE36A1">
        <w:t xml:space="preserve"> </w:t>
      </w:r>
      <w:r>
        <w:t xml:space="preserve">variable </w:t>
      </w:r>
      <w:r w:rsidRPr="00EE36A1">
        <w:t xml:space="preserve">to refer to </w:t>
      </w:r>
      <w:r>
        <w:t>the appropriate shaders for each corresponding subclass</w:t>
      </w:r>
      <w:r>
        <w:fldChar w:fldCharType="begin"/>
      </w:r>
      <w:r>
        <w:instrText xml:space="preserve"> XE "</w:instrText>
      </w:r>
      <w:r w:rsidRPr="008C3E29">
        <w:instrText>Shaders project:TextureRenderable class</w:instrText>
      </w:r>
      <w:r>
        <w:instrText xml:space="preserve">" </w:instrText>
      </w:r>
      <w:r>
        <w:fldChar w:fldCharType="end"/>
      </w:r>
      <w:r>
        <w:t>.</w:t>
      </w:r>
    </w:p>
    <w:p w14:paraId="02E0329A" w14:textId="77777777" w:rsidR="00862818" w:rsidRPr="00EE36A1" w:rsidRDefault="00862818" w:rsidP="00862818">
      <w:pPr>
        <w:pStyle w:val="BodyTextCont"/>
      </w:pPr>
    </w:p>
    <w:p w14:paraId="180AD540" w14:textId="77777777" w:rsidR="00862818" w:rsidRDefault="00862818" w:rsidP="00862818">
      <w:pPr>
        <w:pStyle w:val="Heading4"/>
      </w:pPr>
      <w:r>
        <w:t xml:space="preserve">The </w:t>
      </w:r>
      <w:proofErr w:type="spellStart"/>
      <w:r>
        <w:t>TextureRenderable</w:t>
      </w:r>
      <w:proofErr w:type="spellEnd"/>
      <w:r>
        <w:t xml:space="preserve"> Object</w:t>
      </w:r>
      <w:r w:rsidRPr="006464C6">
        <w:t xml:space="preserve"> </w:t>
      </w:r>
    </w:p>
    <w:p w14:paraId="72A3C606" w14:textId="77777777" w:rsidR="00862818" w:rsidRDefault="00862818" w:rsidP="00862818">
      <w:pPr>
        <w:pStyle w:val="BodyTextFirst"/>
      </w:pPr>
      <w:r>
        <w:t xml:space="preserve">You are now ready to create the </w:t>
      </w:r>
      <w:proofErr w:type="spellStart"/>
      <w:r w:rsidRPr="002E6341">
        <w:rPr>
          <w:rStyle w:val="CodeInline"/>
        </w:rPr>
        <w:t>TextureRenderable</w:t>
      </w:r>
      <w:proofErr w:type="spellEnd"/>
      <w:r>
        <w:t xml:space="preserve"> object. As noted, </w:t>
      </w:r>
      <w:proofErr w:type="spellStart"/>
      <w:r w:rsidRPr="002E6341">
        <w:rPr>
          <w:rStyle w:val="CodeInline"/>
        </w:rPr>
        <w:t>TextureRenderable</w:t>
      </w:r>
      <w:proofErr w:type="spellEnd"/>
      <w:r>
        <w:t xml:space="preserve"> is derived from and extends the </w:t>
      </w:r>
      <w:proofErr w:type="spellStart"/>
      <w:r w:rsidRPr="002E6341">
        <w:rPr>
          <w:rStyle w:val="CodeInline"/>
        </w:rPr>
        <w:t>Renderable</w:t>
      </w:r>
      <w:proofErr w:type="spellEnd"/>
      <w:r w:rsidRPr="00B33FAD">
        <w:rPr>
          <w:rStyle w:val="CodeInline"/>
        </w:rPr>
        <w:t xml:space="preserve"> </w:t>
      </w:r>
      <w:r>
        <w:t>object functionality to render the object with a texture mapped to it.</w:t>
      </w:r>
    </w:p>
    <w:p w14:paraId="0FF0C2DA" w14:textId="7F3EA638" w:rsidR="00862818" w:rsidRPr="00F22FDA" w:rsidRDefault="00862818" w:rsidP="00862818">
      <w:pPr>
        <w:pStyle w:val="NumList"/>
        <w:numPr>
          <w:ilvl w:val="0"/>
          <w:numId w:val="14"/>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ins w:id="274" w:author="Matthew T. Munson" w:date="2021-04-18T14:44:00Z">
        <w:r w:rsidR="00D37DF5">
          <w:rPr>
            <w:rStyle w:val="CodeInline"/>
          </w:rPr>
          <w:t>e</w:t>
        </w:r>
      </w:ins>
      <w:del w:id="275" w:author="Matthew T. Munson" w:date="2021-04-18T14:44:00Z">
        <w:r w:rsidRPr="009A064F" w:rsidDel="00D37DF5">
          <w:rPr>
            <w:rStyle w:val="CodeInline"/>
          </w:rPr>
          <w:delText>E</w:delText>
        </w:r>
      </w:del>
      <w:r w:rsidRPr="009A064F">
        <w:rPr>
          <w:rStyle w:val="CodeInline"/>
        </w:rPr>
        <w:t>ngine/</w:t>
      </w:r>
      <w:proofErr w:type="spellStart"/>
      <w:ins w:id="276" w:author="Matthew T. Munson" w:date="2021-04-18T14:44:00Z">
        <w:r w:rsidR="00D37DF5">
          <w:rPr>
            <w:rStyle w:val="CodeInline"/>
          </w:rPr>
          <w:t>r</w:t>
        </w:r>
      </w:ins>
      <w:del w:id="277" w:author="Matthew T. Munson" w:date="2021-04-18T14:44:00Z">
        <w:r w:rsidRPr="009A064F" w:rsidDel="00D37DF5">
          <w:rPr>
            <w:rStyle w:val="CodeInline"/>
          </w:rPr>
          <w:delText>R</w:delText>
        </w:r>
      </w:del>
      <w:r w:rsidRPr="009A064F">
        <w:rPr>
          <w:rStyle w:val="CodeInline"/>
        </w:rPr>
        <w:t>enderables</w:t>
      </w:r>
      <w:proofErr w:type="spellEnd"/>
      <w:r w:rsidRPr="009A064F">
        <w:rPr>
          <w:rStyle w:val="CodeInline"/>
        </w:rPr>
        <w:t>/</w:t>
      </w:r>
      <w:r w:rsidRPr="003360C0">
        <w:t xml:space="preserve"> f</w:t>
      </w:r>
      <w:r>
        <w:t xml:space="preserve">older and name it </w:t>
      </w:r>
      <w:ins w:id="278" w:author="Matthew T. Munson" w:date="2021-04-18T14:44:00Z">
        <w:r w:rsidR="00D37DF5">
          <w:rPr>
            <w:rStyle w:val="CodeInline"/>
          </w:rPr>
          <w:t>t</w:t>
        </w:r>
      </w:ins>
      <w:del w:id="279" w:author="Matthew T. Munson" w:date="2021-04-18T14:44:00Z">
        <w:r w:rsidRPr="009A064F" w:rsidDel="00D37DF5">
          <w:rPr>
            <w:rStyle w:val="CodeInline"/>
          </w:rPr>
          <w:delText>T</w:delText>
        </w:r>
      </w:del>
      <w:r w:rsidRPr="009A064F">
        <w:rPr>
          <w:rStyle w:val="CodeInline"/>
        </w:rPr>
        <w:t>exture</w:t>
      </w:r>
      <w:ins w:id="280" w:author="Matthew T. Munson" w:date="2021-04-18T14:44:00Z">
        <w:r w:rsidR="00D37DF5">
          <w:rPr>
            <w:rStyle w:val="CodeInline"/>
          </w:rPr>
          <w:t>_r</w:t>
        </w:r>
      </w:ins>
      <w:del w:id="281" w:author="Matthew T. Munson" w:date="2021-04-18T14:44:00Z">
        <w:r w:rsidRPr="009A064F" w:rsidDel="00D37DF5">
          <w:rPr>
            <w:rStyle w:val="CodeInline"/>
          </w:rPr>
          <w:delText>R</w:delText>
        </w:r>
      </w:del>
      <w:r w:rsidRPr="009A064F">
        <w:rPr>
          <w:rStyle w:val="CodeInline"/>
        </w:rPr>
        <w:t>enderable.js</w:t>
      </w:r>
      <w:r w:rsidRPr="003360C0">
        <w:t>.</w:t>
      </w:r>
      <w:r>
        <w:t xml:space="preserve"> Add the constructor.</w:t>
      </w:r>
    </w:p>
    <w:p w14:paraId="226FE39D" w14:textId="1E73F9A7" w:rsidR="00862818" w:rsidRPr="00F22FDA" w:rsidDel="00D37DF5" w:rsidRDefault="00862818" w:rsidP="00862818">
      <w:pPr>
        <w:pStyle w:val="Code"/>
        <w:rPr>
          <w:del w:id="282" w:author="Matthew T. Munson" w:date="2021-04-18T14:45:00Z"/>
        </w:rPr>
      </w:pPr>
      <w:del w:id="283" w:author="Matthew T. Munson" w:date="2021-04-18T14:45:00Z">
        <w:r w:rsidRPr="00F22FDA" w:rsidDel="00D37DF5">
          <w:delText>// Co</w:delText>
        </w:r>
        <w:r w:rsidDel="00D37DF5">
          <w:delText>nstructor and object definition</w:delText>
        </w:r>
      </w:del>
    </w:p>
    <w:p w14:paraId="7B4063FB" w14:textId="77777777" w:rsidR="00D37DF5" w:rsidRDefault="00D37DF5" w:rsidP="00D37DF5">
      <w:pPr>
        <w:pStyle w:val="Code"/>
        <w:rPr>
          <w:ins w:id="284" w:author="Matthew T. Munson" w:date="2021-04-18T14:45:00Z"/>
        </w:rPr>
      </w:pPr>
      <w:ins w:id="285" w:author="Matthew T. Munson" w:date="2021-04-18T14:45:00Z">
        <w:r>
          <w:t>class TextureRenderable extends Renderable {</w:t>
        </w:r>
      </w:ins>
    </w:p>
    <w:p w14:paraId="704880FA" w14:textId="77777777" w:rsidR="00D37DF5" w:rsidRDefault="00D37DF5" w:rsidP="00D37DF5">
      <w:pPr>
        <w:pStyle w:val="Code"/>
        <w:rPr>
          <w:ins w:id="286" w:author="Matthew T. Munson" w:date="2021-04-18T14:45:00Z"/>
        </w:rPr>
      </w:pPr>
      <w:ins w:id="287" w:author="Matthew T. Munson" w:date="2021-04-18T14:45:00Z">
        <w:r>
          <w:t xml:space="preserve">    constructor(myTexture) {</w:t>
        </w:r>
      </w:ins>
    </w:p>
    <w:p w14:paraId="2888ED22" w14:textId="77777777" w:rsidR="00D37DF5" w:rsidRDefault="00D37DF5" w:rsidP="00D37DF5">
      <w:pPr>
        <w:pStyle w:val="Code"/>
        <w:rPr>
          <w:ins w:id="288" w:author="Matthew T. Munson" w:date="2021-04-18T14:45:00Z"/>
        </w:rPr>
      </w:pPr>
      <w:ins w:id="289" w:author="Matthew T. Munson" w:date="2021-04-18T14:45:00Z">
        <w:r>
          <w:t xml:space="preserve">        super();</w:t>
        </w:r>
      </w:ins>
    </w:p>
    <w:p w14:paraId="27FE0400" w14:textId="77777777" w:rsidR="00D37DF5" w:rsidRDefault="00D37DF5" w:rsidP="00D37DF5">
      <w:pPr>
        <w:pStyle w:val="Code"/>
        <w:rPr>
          <w:ins w:id="290" w:author="Matthew T. Munson" w:date="2021-04-18T14:45:00Z"/>
        </w:rPr>
      </w:pPr>
      <w:ins w:id="291" w:author="Matthew T. Munson" w:date="2021-04-18T14:45:00Z">
        <w:r>
          <w:t xml:space="preserve">        super.setColor([1, 1, 1, 0]); // Alpha of 0: switch off tinting of texture</w:t>
        </w:r>
      </w:ins>
    </w:p>
    <w:p w14:paraId="56EC34E3" w14:textId="77777777" w:rsidR="00D37DF5" w:rsidRDefault="00D37DF5" w:rsidP="00D37DF5">
      <w:pPr>
        <w:pStyle w:val="Code"/>
        <w:rPr>
          <w:ins w:id="292" w:author="Matthew T. Munson" w:date="2021-04-18T14:45:00Z"/>
        </w:rPr>
      </w:pPr>
      <w:ins w:id="293" w:author="Matthew T. Munson" w:date="2021-04-18T14:45:00Z">
        <w:r>
          <w:t xml:space="preserve">        super._setShader(shaderResources.getTextureShader());</w:t>
        </w:r>
      </w:ins>
    </w:p>
    <w:p w14:paraId="3EB5CDD8" w14:textId="77777777" w:rsidR="00D37DF5" w:rsidRDefault="00D37DF5" w:rsidP="00D37DF5">
      <w:pPr>
        <w:pStyle w:val="Code"/>
        <w:rPr>
          <w:ins w:id="294" w:author="Matthew T. Munson" w:date="2021-04-18T14:45:00Z"/>
        </w:rPr>
      </w:pPr>
      <w:ins w:id="295" w:author="Matthew T. Munson" w:date="2021-04-18T14:45:00Z">
        <w:r>
          <w:t xml:space="preserve">        this.mTexture = myTexture;  // texture for this object, cannot be a "null"</w:t>
        </w:r>
      </w:ins>
    </w:p>
    <w:p w14:paraId="397BBD46" w14:textId="30F7FD97" w:rsidR="00862818" w:rsidDel="00D37DF5" w:rsidRDefault="00D37DF5" w:rsidP="00D37DF5">
      <w:pPr>
        <w:pStyle w:val="Code"/>
        <w:rPr>
          <w:del w:id="296" w:author="Matthew T. Munson" w:date="2021-04-18T14:45:00Z"/>
        </w:rPr>
      </w:pPr>
      <w:ins w:id="297" w:author="Matthew T. Munson" w:date="2021-04-18T14:45:00Z">
        <w:r>
          <w:t xml:space="preserve">    }</w:t>
        </w:r>
        <w:r w:rsidRPr="00F22FDA" w:rsidDel="00D37DF5">
          <w:t xml:space="preserve"> </w:t>
        </w:r>
      </w:ins>
      <w:del w:id="298" w:author="Matthew T. Munson" w:date="2021-04-18T14:45:00Z">
        <w:r w:rsidR="00862818" w:rsidRPr="00F22FDA" w:rsidDel="00D37DF5">
          <w:delText>function TextureRenderable(myTexture)</w:delText>
        </w:r>
        <w:r w:rsidR="00862818" w:rsidDel="00D37DF5">
          <w:delText xml:space="preserve"> </w:delText>
        </w:r>
        <w:r w:rsidR="00862818" w:rsidRPr="00F22FDA" w:rsidDel="00D37DF5">
          <w:delText>{</w:delText>
        </w:r>
      </w:del>
    </w:p>
    <w:p w14:paraId="34C85A68" w14:textId="77777777" w:rsidR="00D37DF5" w:rsidRDefault="00D37DF5" w:rsidP="00D37DF5">
      <w:pPr>
        <w:pStyle w:val="Code"/>
        <w:rPr>
          <w:ins w:id="299" w:author="Matthew T. Munson" w:date="2021-04-18T14:45:00Z"/>
        </w:rPr>
      </w:pPr>
    </w:p>
    <w:p w14:paraId="7893EE71" w14:textId="7106E7D0" w:rsidR="00D37DF5" w:rsidRPr="00F22FDA" w:rsidRDefault="00D37DF5" w:rsidP="00D37DF5">
      <w:pPr>
        <w:pStyle w:val="Code"/>
        <w:rPr>
          <w:ins w:id="300" w:author="Matthew T. Munson" w:date="2021-04-18T14:45:00Z"/>
        </w:rPr>
      </w:pPr>
      <w:ins w:id="301" w:author="Matthew T. Munson" w:date="2021-04-18T14:45:00Z">
        <w:r>
          <w:t>…</w:t>
        </w:r>
      </w:ins>
    </w:p>
    <w:p w14:paraId="5B190BF5" w14:textId="4DE5BFF0" w:rsidR="00862818" w:rsidRPr="00F22FDA" w:rsidDel="00D37DF5" w:rsidRDefault="00862818" w:rsidP="00862818">
      <w:pPr>
        <w:pStyle w:val="Code"/>
        <w:rPr>
          <w:del w:id="302" w:author="Matthew T. Munson" w:date="2021-04-18T14:45:00Z"/>
        </w:rPr>
      </w:pPr>
      <w:del w:id="303"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304" w:author="Matthew T. Munson" w:date="2021-04-18T14:45:00Z"/>
        </w:rPr>
      </w:pPr>
      <w:del w:id="305"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306" w:author="Matthew T. Munson" w:date="2021-04-18T14:45:00Z"/>
        </w:rPr>
      </w:pPr>
      <w:del w:id="307"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308" w:author="Matthew T. Munson" w:date="2021-04-18T14:45:00Z"/>
        </w:rPr>
      </w:pPr>
      <w:del w:id="309"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310" w:author="Matthew T. Munson" w:date="2021-04-18T14:45:00Z"/>
        </w:rPr>
      </w:pPr>
      <w:del w:id="311" w:author="Matthew T. Munson" w:date="2021-04-18T14:45:00Z">
        <w:r w:rsidDel="00D37DF5">
          <w:delText>}</w:delText>
        </w:r>
      </w:del>
    </w:p>
    <w:p w14:paraId="5031102E" w14:textId="3C8C3D7C" w:rsidR="00862818" w:rsidDel="00D37DF5" w:rsidRDefault="00862818" w:rsidP="00D37DF5">
      <w:pPr>
        <w:pStyle w:val="Code"/>
        <w:rPr>
          <w:del w:id="312" w:author="Matthew T. Munson" w:date="2021-04-18T14:45:00Z"/>
        </w:rPr>
      </w:pPr>
      <w:del w:id="313" w:author="Matthew T. Munson" w:date="2021-04-18T14:45:00Z">
        <w:r w:rsidRPr="00F22FDA" w:rsidDel="00D37DF5">
          <w:delText>gEngine.Core.</w:delText>
        </w:r>
        <w:r w:rsidDel="00D37DF5">
          <w:delText>inheritPrototype</w:delText>
        </w:r>
        <w:r w:rsidRPr="00F22FDA" w:rsidDel="00D37DF5">
          <w:delText>(TextureRenderable, Renderable);</w:delText>
        </w:r>
      </w:del>
    </w:p>
    <w:p w14:paraId="6B1F8EBE" w14:textId="77777777" w:rsidR="00D37DF5" w:rsidRPr="00F22FDA" w:rsidRDefault="00D37DF5" w:rsidP="00D37DF5">
      <w:pPr>
        <w:pStyle w:val="Code"/>
        <w:rPr>
          <w:ins w:id="314" w:author="Matthew T. Munson" w:date="2021-04-18T14:45:00Z"/>
        </w:rPr>
      </w:pPr>
    </w:p>
    <w:p w14:paraId="05468749" w14:textId="12F194B2" w:rsidR="00862818" w:rsidRPr="00D37DF5" w:rsidRDefault="00862818" w:rsidP="00D37DF5">
      <w:pPr>
        <w:pStyle w:val="BodyTextCont"/>
      </w:pPr>
      <w:del w:id="315" w:author="Matthew T. Munson" w:date="2021-04-18T14:45:00Z">
        <w:r w:rsidRPr="00D37DF5" w:rsidDel="00D37DF5">
          <w:rPr>
            <w:rStyle w:val="CodeInline"/>
            <w:rFonts w:ascii="Utopia" w:hAnsi="Utopia"/>
            <w:bdr w:val="none" w:sz="0" w:space="0" w:color="auto"/>
            <w:rPrChange w:id="316" w:author="Matthew T. Munson" w:date="2021-04-18T14:45:00Z">
              <w:rPr>
                <w:rStyle w:val="CodeInline"/>
              </w:rPr>
            </w:rPrChange>
          </w:rPr>
          <w:delText>Renderable.call(this)</w:delText>
        </w:r>
      </w:del>
      <w:ins w:id="317" w:author="Matthew T. Munson" w:date="2021-04-18T14:45:00Z">
        <w:r w:rsidR="00D37DF5">
          <w:rPr>
            <w:rStyle w:val="CodeInline"/>
            <w:rFonts w:ascii="Utopia" w:hAnsi="Utopia"/>
            <w:bdr w:val="none" w:sz="0" w:space="0" w:color="auto"/>
          </w:rPr>
          <w:t>super()</w:t>
        </w:r>
      </w:ins>
      <w:r w:rsidRPr="00D37DF5">
        <w:t xml:space="preserve"> is a call to the superclass (</w:t>
      </w:r>
      <w:proofErr w:type="spellStart"/>
      <w:r w:rsidRPr="00D37DF5">
        <w:rPr>
          <w:rStyle w:val="CodeInline"/>
          <w:rFonts w:ascii="Utopia" w:hAnsi="Utopia"/>
          <w:bdr w:val="none" w:sz="0" w:space="0" w:color="auto"/>
          <w:rPrChange w:id="318" w:author="Matthew T. Munson" w:date="2021-04-18T14:45:00Z">
            <w:rPr>
              <w:rStyle w:val="CodeInline"/>
            </w:rPr>
          </w:rPrChange>
        </w:rPr>
        <w:t>Renderable</w:t>
      </w:r>
      <w:proofErr w:type="spellEnd"/>
      <w:r w:rsidRPr="00D37DF5">
        <w:t xml:space="preserve">) constructor. Likewise, the </w:t>
      </w:r>
      <w:proofErr w:type="spellStart"/>
      <w:ins w:id="319" w:author="Matthew T. Munson" w:date="2021-04-18T14:46:00Z">
        <w:r w:rsidR="00D37DF5">
          <w:t>super.</w:t>
        </w:r>
      </w:ins>
      <w:r w:rsidRPr="00D37DF5">
        <w:rPr>
          <w:rStyle w:val="CodeInline"/>
          <w:rFonts w:ascii="Utopia" w:hAnsi="Utopia"/>
          <w:bdr w:val="none" w:sz="0" w:space="0" w:color="auto"/>
          <w:rPrChange w:id="320" w:author="Matthew T. Munson" w:date="2021-04-18T14:45:00Z">
            <w:rPr>
              <w:rStyle w:val="CodeInline"/>
            </w:rPr>
          </w:rPrChange>
        </w:rPr>
        <w:t>setColor</w:t>
      </w:r>
      <w:proofErr w:type="spellEnd"/>
      <w:r w:rsidRPr="00D37DF5">
        <w:rPr>
          <w:rStyle w:val="CodeInline"/>
          <w:rFonts w:ascii="Utopia" w:hAnsi="Utopia"/>
          <w:bdr w:val="none" w:sz="0" w:space="0" w:color="auto"/>
          <w:rPrChange w:id="321" w:author="Matthew T. Munson" w:date="2021-04-18T14:45:00Z">
            <w:rPr>
              <w:rStyle w:val="CodeInline"/>
            </w:rPr>
          </w:rPrChange>
        </w:rPr>
        <w:t>()</w:t>
      </w:r>
      <w:r w:rsidRPr="00D37DF5">
        <w:t xml:space="preserve"> and </w:t>
      </w:r>
      <w:ins w:id="322" w:author="Matthew T. Munson" w:date="2021-04-18T14:46:00Z">
        <w:r w:rsidR="00D37DF5">
          <w:t>super.</w:t>
        </w:r>
      </w:ins>
      <w:r w:rsidRPr="00D37DF5">
        <w:rPr>
          <w:rStyle w:val="CodeInline"/>
          <w:rFonts w:ascii="Utopia" w:hAnsi="Utopia"/>
          <w:bdr w:val="none" w:sz="0" w:space="0" w:color="auto"/>
          <w:rPrChange w:id="323" w:author="Matthew T. Munson" w:date="2021-04-18T14:45:00Z">
            <w:rPr>
              <w:rStyle w:val="CodeInline"/>
            </w:rPr>
          </w:rPrChange>
        </w:rPr>
        <w:t>_</w:t>
      </w:r>
      <w:proofErr w:type="spellStart"/>
      <w:r w:rsidRPr="00D37DF5">
        <w:rPr>
          <w:rStyle w:val="CodeInline"/>
          <w:rFonts w:ascii="Utopia" w:hAnsi="Utopia"/>
          <w:bdr w:val="none" w:sz="0" w:space="0" w:color="auto"/>
          <w:rPrChange w:id="324" w:author="Matthew T. Munson" w:date="2021-04-18T14:45:00Z">
            <w:rPr>
              <w:rStyle w:val="CodeInline"/>
            </w:rPr>
          </w:rPrChange>
        </w:rPr>
        <w:t>setShader</w:t>
      </w:r>
      <w:proofErr w:type="spellEnd"/>
      <w:r w:rsidRPr="00D37DF5">
        <w:rPr>
          <w:rStyle w:val="CodeInline"/>
          <w:rFonts w:ascii="Utopia" w:hAnsi="Utopia"/>
          <w:bdr w:val="none" w:sz="0" w:space="0" w:color="auto"/>
          <w:rPrChange w:id="325" w:author="Matthew T. Munson" w:date="2021-04-18T14:45:00Z">
            <w:rPr>
              <w:rStyle w:val="CodeInline"/>
            </w:rPr>
          </w:rPrChange>
        </w:rPr>
        <w:t>()</w:t>
      </w:r>
      <w:r w:rsidRPr="00D37DF5">
        <w:t xml:space="preserve"> functions are invoked with the </w:t>
      </w:r>
      <w:proofErr w:type="spellStart"/>
      <w:r w:rsidRPr="00D37DF5">
        <w:rPr>
          <w:rStyle w:val="CodeInline"/>
          <w:rFonts w:ascii="Utopia" w:hAnsi="Utopia"/>
          <w:bdr w:val="none" w:sz="0" w:space="0" w:color="auto"/>
          <w:rPrChange w:id="326" w:author="Matthew T. Munson" w:date="2021-04-18T14:45:00Z">
            <w:rPr>
              <w:rStyle w:val="CodeInline"/>
            </w:rPr>
          </w:rPrChange>
        </w:rPr>
        <w:t>TextureRenderable</w:t>
      </w:r>
      <w:proofErr w:type="spellEnd"/>
      <w:r w:rsidRPr="00D37DF5">
        <w:t xml:space="preserve"> context to set the corresponding variables in the superclass. As will be discussed, the </w:t>
      </w:r>
      <w:proofErr w:type="spellStart"/>
      <w:r w:rsidRPr="00D37DF5">
        <w:rPr>
          <w:rStyle w:val="CodeInline"/>
          <w:rFonts w:ascii="Utopia" w:hAnsi="Utopia"/>
          <w:bdr w:val="none" w:sz="0" w:space="0" w:color="auto"/>
          <w:rPrChange w:id="327" w:author="Matthew T. Munson" w:date="2021-04-18T14:45:00Z">
            <w:rPr>
              <w:rStyle w:val="CodeInline"/>
            </w:rPr>
          </w:rPrChange>
        </w:rPr>
        <w:t>myTexture</w:t>
      </w:r>
      <w:proofErr w:type="spellEnd"/>
      <w:r w:rsidRPr="00D37DF5">
        <w:t xml:space="preserve"> parameter is the path to the file</w:t>
      </w:r>
      <w:r w:rsidRPr="00D37DF5">
        <w:fldChar w:fldCharType="begin"/>
      </w:r>
      <w:r w:rsidRPr="00D37DF5">
        <w:instrText xml:space="preserve"> XE "Shaders project:TextureRenderable class" </w:instrText>
      </w:r>
      <w:r w:rsidRPr="00D37DF5">
        <w:fldChar w:fldCharType="end"/>
      </w:r>
      <w:r w:rsidRPr="00D37DF5">
        <w:t xml:space="preserve"> that contains the texture image.</w:t>
      </w:r>
    </w:p>
    <w:p w14:paraId="7DC0B570" w14:textId="77777777" w:rsidR="00862818" w:rsidRPr="00F22FDA" w:rsidRDefault="00862818" w:rsidP="00862818">
      <w:pPr>
        <w:pStyle w:val="NumList"/>
        <w:numPr>
          <w:ilvl w:val="0"/>
          <w:numId w:val="14"/>
        </w:numPr>
      </w:pPr>
      <w:r w:rsidRPr="00862818">
        <w:lastRenderedPageBreak/>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overwrite the function defined in the </w:t>
      </w:r>
      <w:proofErr w:type="spellStart"/>
      <w:r w:rsidRPr="00347BBA">
        <w:rPr>
          <w:rStyle w:val="CodeInline"/>
        </w:rPr>
        <w:t>Renderable</w:t>
      </w:r>
      <w:proofErr w:type="spellEnd"/>
      <w:r>
        <w:t xml:space="preserve"> object to support textures.</w:t>
      </w:r>
    </w:p>
    <w:p w14:paraId="24A9DC93" w14:textId="4920FACF" w:rsidR="00D37DF5" w:rsidRDefault="0043026E" w:rsidP="00D37DF5">
      <w:pPr>
        <w:pStyle w:val="Code"/>
        <w:rPr>
          <w:ins w:id="328" w:author="Matthew T. Munson" w:date="2021-04-18T14:47:00Z"/>
        </w:rPr>
      </w:pPr>
      <w:ins w:id="329" w:author="Matthew T. Munson" w:date="2021-04-18T14:48:00Z">
        <w:r>
          <w:t xml:space="preserve">    </w:t>
        </w:r>
      </w:ins>
      <w:del w:id="330" w:author="Matthew T. Munson" w:date="2021-04-18T14:47:00Z">
        <w:r w:rsidR="00862818" w:rsidRPr="00F22FDA" w:rsidDel="00D37DF5">
          <w:delText>Texture</w:delText>
        </w:r>
      </w:del>
      <w:ins w:id="331" w:author="Matthew T. Munson" w:date="2021-04-18T14:47:00Z">
        <w:r w:rsidR="00D37DF5">
          <w:t>draw(camera) {</w:t>
        </w:r>
      </w:ins>
    </w:p>
    <w:p w14:paraId="237FB5CA" w14:textId="77777777" w:rsidR="00D37DF5" w:rsidRDefault="00D37DF5" w:rsidP="00D37DF5">
      <w:pPr>
        <w:pStyle w:val="Code"/>
        <w:rPr>
          <w:ins w:id="332" w:author="Matthew T. Munson" w:date="2021-04-18T14:47:00Z"/>
        </w:rPr>
      </w:pPr>
      <w:ins w:id="333" w:author="Matthew T. Munson" w:date="2021-04-18T14:47:00Z">
        <w:r>
          <w:t xml:space="preserve">        // activate the texture</w:t>
        </w:r>
      </w:ins>
    </w:p>
    <w:p w14:paraId="756DDDAC" w14:textId="77777777" w:rsidR="00D37DF5" w:rsidRDefault="00D37DF5" w:rsidP="00D37DF5">
      <w:pPr>
        <w:pStyle w:val="Code"/>
        <w:rPr>
          <w:ins w:id="334" w:author="Matthew T. Munson" w:date="2021-04-18T14:47:00Z"/>
        </w:rPr>
      </w:pPr>
      <w:ins w:id="335" w:author="Matthew T. Munson" w:date="2021-04-18T14:47:00Z">
        <w:r>
          <w:t xml:space="preserve">        texture.activate(this.mTexture);</w:t>
        </w:r>
      </w:ins>
    </w:p>
    <w:p w14:paraId="12DE00C7" w14:textId="77777777" w:rsidR="00D37DF5" w:rsidRDefault="00D37DF5" w:rsidP="00D37DF5">
      <w:pPr>
        <w:pStyle w:val="Code"/>
        <w:rPr>
          <w:ins w:id="336" w:author="Matthew T. Munson" w:date="2021-04-18T14:47:00Z"/>
        </w:rPr>
      </w:pPr>
      <w:ins w:id="337" w:author="Matthew T. Munson" w:date="2021-04-18T14:47:00Z">
        <w:r>
          <w:t xml:space="preserve">        super.draw(camera);</w:t>
        </w:r>
      </w:ins>
    </w:p>
    <w:p w14:paraId="64FD732F" w14:textId="69D09E58" w:rsidR="00862818" w:rsidRPr="00F22FDA" w:rsidDel="00D37DF5" w:rsidRDefault="00D37DF5" w:rsidP="00D37DF5">
      <w:pPr>
        <w:pStyle w:val="Code"/>
        <w:rPr>
          <w:del w:id="338" w:author="Matthew T. Munson" w:date="2021-04-18T14:47:00Z"/>
        </w:rPr>
      </w:pPr>
      <w:ins w:id="339" w:author="Matthew T. Munson" w:date="2021-04-18T14:47:00Z">
        <w:r>
          <w:t xml:space="preserve">    }</w:t>
        </w:r>
      </w:ins>
      <w:del w:id="340" w:author="Matthew T. Munson" w:date="2021-04-18T14:47:00Z">
        <w:r w:rsidR="00862818" w:rsidRPr="00F22FDA" w:rsidDel="00D37DF5">
          <w:delText>Renderable.prototype.</w:delText>
        </w:r>
        <w:r w:rsidR="00862818" w:rsidDel="00D37DF5">
          <w:delText>draw</w:delText>
        </w:r>
        <w:r w:rsidR="00862818" w:rsidRPr="00F22FDA" w:rsidDel="00D37DF5">
          <w:delText xml:space="preserve"> = function(vpMatrix) {</w:delText>
        </w:r>
      </w:del>
    </w:p>
    <w:p w14:paraId="6A38C8AF" w14:textId="393FA0E0" w:rsidR="00862818" w:rsidRPr="00F22FDA" w:rsidDel="00D37DF5" w:rsidRDefault="00862818" w:rsidP="00D37DF5">
      <w:pPr>
        <w:pStyle w:val="Code"/>
        <w:rPr>
          <w:del w:id="341" w:author="Matthew T. Munson" w:date="2021-04-18T14:47:00Z"/>
        </w:rPr>
      </w:pPr>
      <w:del w:id="342"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343" w:author="Matthew T. Munson" w:date="2021-04-18T14:47:00Z"/>
        </w:rPr>
      </w:pPr>
      <w:del w:id="344"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345" w:author="Matthew T. Munson" w:date="2021-04-18T14:47:00Z"/>
        </w:rPr>
      </w:pPr>
      <w:del w:id="346"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146FEB7D" w:rsidR="00D37DF5" w:rsidRDefault="00862818" w:rsidP="00D37DF5">
      <w:pPr>
        <w:pStyle w:val="Code"/>
      </w:pPr>
      <w:del w:id="347" w:author="Matthew T. Munson" w:date="2021-04-18T14:47:00Z">
        <w:r w:rsidRPr="00F22FDA" w:rsidDel="00D37DF5">
          <w:delText>};</w:delText>
        </w:r>
      </w:del>
    </w:p>
    <w:p w14:paraId="7946DC6E" w14:textId="77777777" w:rsidR="00862818" w:rsidRPr="00F22FDA" w:rsidRDefault="00862818" w:rsidP="00862818">
      <w:pPr>
        <w:pStyle w:val="BodyTextCont"/>
      </w:pPr>
      <w:r>
        <w:t xml:space="preserve">The </w:t>
      </w:r>
      <w:r>
        <w:rPr>
          <w:rStyle w:val="CodeInline"/>
        </w:rPr>
        <w:t>activate</w:t>
      </w:r>
      <w:del w:id="348" w:author="Matthew T. Munson" w:date="2021-04-18T14:47:00Z">
        <w:r w:rsidDel="00D37DF5">
          <w:rPr>
            <w:rStyle w:val="CodeInline"/>
          </w:rPr>
          <w:delText>Texture</w:delText>
        </w:r>
      </w:del>
      <w:r>
        <w:rPr>
          <w:rStyle w:val="CodeInline"/>
        </w:rPr>
        <w:t>()</w:t>
      </w:r>
      <w:r>
        <w:t xml:space="preserve"> function</w:t>
      </w:r>
      <w:r>
        <w:fldChar w:fldCharType="begin"/>
      </w:r>
      <w:r>
        <w:instrText xml:space="preserve"> XE "</w:instrText>
      </w:r>
      <w:r w:rsidRPr="00C6524D">
        <w:rPr>
          <w:rStyle w:val="CodeInline"/>
        </w:rPr>
        <w:instrText>Shaders project:activateTexture()</w:instrText>
      </w:r>
      <w:r w:rsidRPr="00C6524D">
        <w:instrText xml:space="preserve"> function</w:instrText>
      </w:r>
      <w:r>
        <w:instrText xml:space="preserve">" </w:instrText>
      </w:r>
      <w:r>
        <w:fldChar w:fldCharType="end"/>
      </w:r>
      <w:r>
        <w:t xml:space="preserve"> activates and allows drawing with the specific texture. The details of this function will be discussed in the following section.</w:t>
      </w:r>
    </w:p>
    <w:p w14:paraId="2E8350B6" w14:textId="77777777" w:rsidR="00862818" w:rsidRPr="00F22FDA" w:rsidDel="0043026E" w:rsidRDefault="00862818" w:rsidP="00862818">
      <w:pPr>
        <w:pStyle w:val="NumList"/>
        <w:numPr>
          <w:ilvl w:val="0"/>
          <w:numId w:val="14"/>
        </w:numPr>
        <w:rPr>
          <w:del w:id="349" w:author="Matthew T. Munson" w:date="2021-04-18T14:48:00Z"/>
        </w:rPr>
      </w:pPr>
      <w:r w:rsidRPr="00862818">
        <w:t>Finally</w:t>
      </w:r>
      <w:r>
        <w:t>, define a getter and setter for the texture reference.</w:t>
      </w:r>
    </w:p>
    <w:p w14:paraId="40911417" w14:textId="77777777" w:rsidR="0043026E" w:rsidRDefault="00862818">
      <w:pPr>
        <w:pStyle w:val="NumList"/>
        <w:numPr>
          <w:ilvl w:val="0"/>
          <w:numId w:val="14"/>
        </w:numPr>
        <w:rPr>
          <w:ins w:id="350" w:author="Matthew T. Munson" w:date="2021-04-18T14:48:00Z"/>
        </w:rPr>
        <w:pPrChange w:id="351" w:author="Matthew T. Munson" w:date="2021-04-18T14:48:00Z">
          <w:pPr>
            <w:pStyle w:val="Code"/>
          </w:pPr>
        </w:pPrChange>
      </w:pPr>
      <w:del w:id="352" w:author="Matthew T. Munson" w:date="2021-04-18T14:48:00Z">
        <w:r w:rsidRPr="00F22FDA" w:rsidDel="0043026E">
          <w:delText>Texture</w:delText>
        </w:r>
      </w:del>
    </w:p>
    <w:p w14:paraId="69DE475C" w14:textId="6680F226" w:rsidR="0043026E" w:rsidRDefault="0043026E" w:rsidP="0043026E">
      <w:pPr>
        <w:pStyle w:val="Code"/>
        <w:rPr>
          <w:ins w:id="353" w:author="Matthew T. Munson" w:date="2021-04-18T14:48:00Z"/>
        </w:rPr>
      </w:pPr>
      <w:ins w:id="354" w:author="Matthew T. Munson" w:date="2021-04-18T14:48:00Z">
        <w:r>
          <w:t xml:space="preserve">    getTexture() { return this.mTexture; }</w:t>
        </w:r>
      </w:ins>
    </w:p>
    <w:p w14:paraId="0F648365" w14:textId="77777777" w:rsidR="0043026E" w:rsidRDefault="0043026E" w:rsidP="0043026E">
      <w:pPr>
        <w:pStyle w:val="Code"/>
        <w:rPr>
          <w:ins w:id="355" w:author="Matthew T. Munson" w:date="2021-04-18T14:48:00Z"/>
        </w:rPr>
      </w:pPr>
      <w:ins w:id="356" w:author="Matthew T. Munson" w:date="2021-04-18T14:48:00Z">
        <w:r>
          <w:t xml:space="preserve">    setTexture(newTexture) {</w:t>
        </w:r>
      </w:ins>
    </w:p>
    <w:p w14:paraId="1E116D8B" w14:textId="77777777" w:rsidR="0043026E" w:rsidRDefault="0043026E" w:rsidP="0043026E">
      <w:pPr>
        <w:pStyle w:val="Code"/>
        <w:rPr>
          <w:ins w:id="357" w:author="Matthew T. Munson" w:date="2021-04-18T14:48:00Z"/>
        </w:rPr>
      </w:pPr>
      <w:ins w:id="358" w:author="Matthew T. Munson" w:date="2021-04-18T14:48:00Z">
        <w:r>
          <w:t xml:space="preserve">        this.mTexture = newTexture;</w:t>
        </w:r>
      </w:ins>
    </w:p>
    <w:p w14:paraId="7EBC2D8E" w14:textId="1DA43BA6" w:rsidR="00862818" w:rsidRPr="00F22FDA" w:rsidDel="0043026E" w:rsidRDefault="0043026E" w:rsidP="0043026E">
      <w:pPr>
        <w:pStyle w:val="Code"/>
        <w:rPr>
          <w:del w:id="359" w:author="Matthew T. Munson" w:date="2021-04-18T14:48:00Z"/>
        </w:rPr>
      </w:pPr>
      <w:ins w:id="360" w:author="Matthew T. Munson" w:date="2021-04-18T14:48:00Z">
        <w:r>
          <w:t xml:space="preserve">    }</w:t>
        </w:r>
      </w:ins>
      <w:del w:id="361" w:author="Matthew T. Munson" w:date="2021-04-18T14:48:00Z">
        <w:r w:rsidR="00862818" w:rsidRPr="00F22FDA" w:rsidDel="0043026E">
          <w:delText>Renderable.prototype.</w:delText>
        </w:r>
        <w:r w:rsidR="00862818" w:rsidDel="0043026E">
          <w:delText>get</w:delText>
        </w:r>
        <w:r w:rsidR="00862818" w:rsidRPr="00F22FDA" w:rsidDel="0043026E">
          <w:delText>Texture = function() { return this.</w:delText>
        </w:r>
        <w:r w:rsidR="00862818" w:rsidDel="0043026E">
          <w:delText>m</w:delText>
        </w:r>
        <w:r w:rsidR="00862818" w:rsidRPr="00F22FDA" w:rsidDel="0043026E">
          <w:delText>Texture; };</w:delText>
        </w:r>
      </w:del>
    </w:p>
    <w:p w14:paraId="67A793F0" w14:textId="4FED9E49" w:rsidR="0043026E" w:rsidRDefault="00862818" w:rsidP="0043026E">
      <w:pPr>
        <w:pStyle w:val="Code"/>
      </w:pPr>
      <w:del w:id="362"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77777777" w:rsidR="00862818" w:rsidRPr="00F22FDA" w:rsidRDefault="00862818" w:rsidP="00862818">
      <w:pPr>
        <w:pStyle w:val="Code"/>
      </w:pPr>
    </w:p>
    <w:p w14:paraId="54020F52" w14:textId="77777777" w:rsidR="00862818" w:rsidRDefault="00862818" w:rsidP="00862818">
      <w:pPr>
        <w:pStyle w:val="Heading3"/>
      </w:pPr>
      <w:r>
        <w:t>Texture Support in the Engine</w:t>
      </w:r>
    </w:p>
    <w:p w14:paraId="6E12A46A" w14:textId="48D81FC6"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2647BE21" w14:textId="77777777" w:rsidR="00862818" w:rsidRDefault="00862818" w:rsidP="00862818">
      <w:pPr>
        <w:pStyle w:val="BodyTextFirst"/>
      </w:pPr>
    </w:p>
    <w:p w14:paraId="5C3A585D" w14:textId="77777777" w:rsidR="00862818" w:rsidRPr="00626280" w:rsidRDefault="00862818" w:rsidP="00862818">
      <w:pPr>
        <w:pStyle w:val="Heading4"/>
      </w:pPr>
      <w:r>
        <w:t>Configure WebGL to Support Textures</w:t>
      </w:r>
    </w:p>
    <w:p w14:paraId="455CCA51" w14:textId="49601DD8" w:rsidR="00862818" w:rsidRPr="00626280" w:rsidRDefault="00862818" w:rsidP="00862818">
      <w:pPr>
        <w:pStyle w:val="BodyTextFirst"/>
      </w:pPr>
      <w:r>
        <w:t xml:space="preserve">The configuration of </w:t>
      </w:r>
      <w:r w:rsidRPr="00622D0D">
        <w:t>WebGL</w:t>
      </w:r>
      <w:r>
        <w:t xml:space="preserve"> context must be updated to support textures. In </w:t>
      </w:r>
      <w:ins w:id="363" w:author="Matthew T. Munson" w:date="2021-04-18T14:50:00Z">
        <w:r w:rsidR="0043026E">
          <w:rPr>
            <w:rStyle w:val="CodeInline"/>
          </w:rPr>
          <w:t>gl</w:t>
        </w:r>
      </w:ins>
      <w:del w:id="364" w:author="Matthew T. Munson" w:date="2021-04-18T14:50:00Z">
        <w:r w:rsidRPr="000E1087" w:rsidDel="0043026E">
          <w:rPr>
            <w:rStyle w:val="CodeInline"/>
          </w:rPr>
          <w:delText>Engine_Core</w:delText>
        </w:r>
      </w:del>
      <w:r w:rsidRPr="000E1087">
        <w:rPr>
          <w:rStyle w:val="CodeInline"/>
        </w:rPr>
        <w:t>.js</w:t>
      </w:r>
      <w:r>
        <w:t>, update _</w:t>
      </w:r>
      <w:proofErr w:type="spellStart"/>
      <w:r>
        <w:rPr>
          <w:rStyle w:val="CodeInline"/>
        </w:rPr>
        <w:t>init</w:t>
      </w:r>
      <w:proofErr w:type="spellEnd"/>
      <w:del w:id="365" w:author="Matthew T. Munson" w:date="2021-04-18T14:50:00Z">
        <w:r w:rsidDel="0043026E">
          <w:rPr>
            <w:rStyle w:val="CodeInline"/>
          </w:rPr>
          <w:delText>ialize</w:delText>
        </w:r>
        <w:r w:rsidRPr="000E1087" w:rsidDel="0043026E">
          <w:rPr>
            <w:rStyle w:val="CodeInline"/>
          </w:rPr>
          <w:delText>WebGL</w:delText>
        </w:r>
      </w:del>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according to the following:</w:t>
      </w:r>
    </w:p>
    <w:p w14:paraId="13CA59CC" w14:textId="328301FC" w:rsidR="00862818" w:rsidDel="0043026E" w:rsidRDefault="00862818" w:rsidP="0043026E">
      <w:pPr>
        <w:pStyle w:val="Code"/>
        <w:rPr>
          <w:del w:id="366" w:author="Matthew T. Munson" w:date="2021-04-18T14:52:00Z"/>
        </w:rPr>
      </w:pPr>
      <w:del w:id="367" w:author="Matthew T. Munson" w:date="2021-04-18T14:52:00Z">
        <w:r w:rsidRPr="00626280" w:rsidDel="0043026E">
          <w:delText>// initialize the WebGL, the vertex buffer and compile the shaders</w:delText>
        </w:r>
      </w:del>
    </w:p>
    <w:p w14:paraId="66EFF570" w14:textId="77777777" w:rsidR="0043026E" w:rsidRPr="00626280" w:rsidRDefault="0043026E" w:rsidP="00862818">
      <w:pPr>
        <w:pStyle w:val="Code"/>
        <w:rPr>
          <w:ins w:id="368" w:author="Matthew T. Munson" w:date="2021-04-18T14:52:00Z"/>
        </w:rPr>
      </w:pPr>
    </w:p>
    <w:p w14:paraId="16B22209" w14:textId="77777777" w:rsidR="0043026E" w:rsidRDefault="0043026E" w:rsidP="0043026E">
      <w:pPr>
        <w:pStyle w:val="Code"/>
        <w:rPr>
          <w:ins w:id="369" w:author="Matthew T. Munson" w:date="2021-04-18T14:52:00Z"/>
        </w:rPr>
      </w:pPr>
      <w:ins w:id="370" w:author="Matthew T. Munson" w:date="2021-04-18T14:52:00Z">
        <w:r>
          <w:t>function init(htmlCanvasID) {</w:t>
        </w:r>
      </w:ins>
    </w:p>
    <w:p w14:paraId="4AD05FA0" w14:textId="77777777" w:rsidR="0043026E" w:rsidRDefault="0043026E" w:rsidP="0043026E">
      <w:pPr>
        <w:pStyle w:val="Code"/>
        <w:rPr>
          <w:ins w:id="371" w:author="Matthew T. Munson" w:date="2021-04-18T14:52:00Z"/>
        </w:rPr>
      </w:pPr>
      <w:ins w:id="372" w:author="Matthew T. Munson" w:date="2021-04-18T14:52:00Z">
        <w:r>
          <w:t xml:space="preserve">    mCanvas = document.getElementById(htmlCanvasID);</w:t>
        </w:r>
      </w:ins>
    </w:p>
    <w:p w14:paraId="36F16B58" w14:textId="77777777" w:rsidR="0043026E" w:rsidRDefault="0043026E" w:rsidP="0043026E">
      <w:pPr>
        <w:pStyle w:val="Code"/>
        <w:rPr>
          <w:ins w:id="373" w:author="Matthew T. Munson" w:date="2021-04-18T14:52:00Z"/>
        </w:rPr>
      </w:pPr>
      <w:ins w:id="374" w:author="Matthew T. Munson" w:date="2021-04-18T14:52:00Z">
        <w:r>
          <w:t xml:space="preserve">    if (mCanvas == null)</w:t>
        </w:r>
      </w:ins>
    </w:p>
    <w:p w14:paraId="66AFF039" w14:textId="77777777" w:rsidR="0043026E" w:rsidRDefault="0043026E" w:rsidP="0043026E">
      <w:pPr>
        <w:pStyle w:val="Code"/>
        <w:rPr>
          <w:ins w:id="375" w:author="Matthew T. Munson" w:date="2021-04-18T14:52:00Z"/>
        </w:rPr>
      </w:pPr>
      <w:ins w:id="376" w:author="Matthew T. Munson" w:date="2021-04-18T14:52:00Z">
        <w:r>
          <w:t xml:space="preserve">        throw new Error("Engine init [" + htmlCanvasID + "] HTML element id not found");</w:t>
        </w:r>
      </w:ins>
    </w:p>
    <w:p w14:paraId="069FB212" w14:textId="77777777" w:rsidR="0043026E" w:rsidRDefault="0043026E" w:rsidP="0043026E">
      <w:pPr>
        <w:pStyle w:val="Code"/>
        <w:rPr>
          <w:ins w:id="377" w:author="Matthew T. Munson" w:date="2021-04-18T14:52:00Z"/>
        </w:rPr>
      </w:pPr>
    </w:p>
    <w:p w14:paraId="377F1D94" w14:textId="77777777" w:rsidR="0043026E" w:rsidRDefault="0043026E" w:rsidP="0043026E">
      <w:pPr>
        <w:pStyle w:val="Code"/>
        <w:rPr>
          <w:ins w:id="378" w:author="Matthew T. Munson" w:date="2021-04-18T14:52:00Z"/>
        </w:rPr>
      </w:pPr>
      <w:ins w:id="379" w:author="Matthew T. Munson" w:date="2021-04-18T14:52:00Z">
        <w:r>
          <w:t xml:space="preserve">    // Get the standard or experimental webgl and binds to the Canvas area</w:t>
        </w:r>
      </w:ins>
    </w:p>
    <w:p w14:paraId="229E83B8" w14:textId="77777777" w:rsidR="0043026E" w:rsidRDefault="0043026E" w:rsidP="0043026E">
      <w:pPr>
        <w:pStyle w:val="Code"/>
        <w:rPr>
          <w:ins w:id="380" w:author="Matthew T. Munson" w:date="2021-04-18T14:52:00Z"/>
        </w:rPr>
      </w:pPr>
      <w:ins w:id="381" w:author="Matthew T. Munson" w:date="2021-04-18T14:52:00Z">
        <w:r>
          <w:t xml:space="preserve">    // store the results to the instance variable mGL</w:t>
        </w:r>
      </w:ins>
    </w:p>
    <w:p w14:paraId="362FF23A" w14:textId="77777777" w:rsidR="0043026E" w:rsidRPr="0043026E" w:rsidRDefault="0043026E" w:rsidP="0043026E">
      <w:pPr>
        <w:pStyle w:val="Code"/>
        <w:rPr>
          <w:ins w:id="382" w:author="Matthew T. Munson" w:date="2021-04-18T14:52:00Z"/>
          <w:rStyle w:val="CodeBold"/>
          <w:rPrChange w:id="383" w:author="Matthew T. Munson" w:date="2021-04-18T14:52:00Z">
            <w:rPr>
              <w:ins w:id="384" w:author="Matthew T. Munson" w:date="2021-04-18T14:52:00Z"/>
            </w:rPr>
          </w:rPrChange>
        </w:rPr>
      </w:pPr>
      <w:ins w:id="385" w:author="Matthew T. Munson" w:date="2021-04-18T14:52:00Z">
        <w:r>
          <w:t xml:space="preserve">    </w:t>
        </w:r>
        <w:r w:rsidRPr="0043026E">
          <w:rPr>
            <w:rStyle w:val="CodeBold"/>
            <w:rPrChange w:id="386" w:author="Matthew T. Munson" w:date="2021-04-18T14:52:00Z">
              <w:rPr/>
            </w:rPrChange>
          </w:rPr>
          <w:t>mGL = mCanvas.getContext("webgl2", {alpha: false}) || mCanvas.getContext("experimental-webgl2", {alpha: false});</w:t>
        </w:r>
      </w:ins>
    </w:p>
    <w:p w14:paraId="686C6060" w14:textId="77777777" w:rsidR="0043026E" w:rsidRDefault="0043026E" w:rsidP="0043026E">
      <w:pPr>
        <w:pStyle w:val="Code"/>
        <w:rPr>
          <w:ins w:id="387" w:author="Matthew T. Munson" w:date="2021-04-18T14:52:00Z"/>
        </w:rPr>
      </w:pPr>
    </w:p>
    <w:p w14:paraId="20BA43C1" w14:textId="77777777" w:rsidR="0043026E" w:rsidRDefault="0043026E" w:rsidP="0043026E">
      <w:pPr>
        <w:pStyle w:val="Code"/>
        <w:rPr>
          <w:ins w:id="388" w:author="Matthew T. Munson" w:date="2021-04-18T14:52:00Z"/>
        </w:rPr>
      </w:pPr>
      <w:ins w:id="389" w:author="Matthew T. Munson" w:date="2021-04-18T14:52:00Z">
        <w:r>
          <w:t xml:space="preserve">    if (mGL === null) {</w:t>
        </w:r>
      </w:ins>
    </w:p>
    <w:p w14:paraId="24C606C7" w14:textId="77777777" w:rsidR="0043026E" w:rsidRDefault="0043026E" w:rsidP="0043026E">
      <w:pPr>
        <w:pStyle w:val="Code"/>
        <w:rPr>
          <w:ins w:id="390" w:author="Matthew T. Munson" w:date="2021-04-18T14:52:00Z"/>
        </w:rPr>
      </w:pPr>
      <w:ins w:id="391" w:author="Matthew T. Munson" w:date="2021-04-18T14:52:00Z">
        <w:r>
          <w:t xml:space="preserve">        document.write("&lt;br&gt;&lt;b&gt;WebGL 2 is not supported!&lt;/b&gt;");</w:t>
        </w:r>
      </w:ins>
    </w:p>
    <w:p w14:paraId="5BFEB497" w14:textId="77777777" w:rsidR="0043026E" w:rsidRDefault="0043026E" w:rsidP="0043026E">
      <w:pPr>
        <w:pStyle w:val="Code"/>
        <w:rPr>
          <w:ins w:id="392" w:author="Matthew T. Munson" w:date="2021-04-18T14:52:00Z"/>
        </w:rPr>
      </w:pPr>
      <w:ins w:id="393" w:author="Matthew T. Munson" w:date="2021-04-18T14:52:00Z">
        <w:r>
          <w:lastRenderedPageBreak/>
          <w:t xml:space="preserve">        return;</w:t>
        </w:r>
      </w:ins>
    </w:p>
    <w:p w14:paraId="5562FCD1" w14:textId="77777777" w:rsidR="0043026E" w:rsidRDefault="0043026E" w:rsidP="0043026E">
      <w:pPr>
        <w:pStyle w:val="Code"/>
        <w:rPr>
          <w:ins w:id="394" w:author="Matthew T. Munson" w:date="2021-04-18T14:52:00Z"/>
        </w:rPr>
      </w:pPr>
      <w:ins w:id="395" w:author="Matthew T. Munson" w:date="2021-04-18T14:52:00Z">
        <w:r>
          <w:t xml:space="preserve">    }</w:t>
        </w:r>
      </w:ins>
    </w:p>
    <w:p w14:paraId="5189B059" w14:textId="77777777" w:rsidR="0043026E" w:rsidRDefault="0043026E" w:rsidP="0043026E">
      <w:pPr>
        <w:pStyle w:val="Code"/>
        <w:rPr>
          <w:ins w:id="396" w:author="Matthew T. Munson" w:date="2021-04-18T14:52:00Z"/>
        </w:rPr>
      </w:pPr>
    </w:p>
    <w:p w14:paraId="2A3F18AE" w14:textId="77777777" w:rsidR="0043026E" w:rsidRPr="0043026E" w:rsidRDefault="0043026E" w:rsidP="0043026E">
      <w:pPr>
        <w:pStyle w:val="Code"/>
        <w:rPr>
          <w:ins w:id="397" w:author="Matthew T. Munson" w:date="2021-04-18T14:52:00Z"/>
          <w:rStyle w:val="CodeBold"/>
          <w:rPrChange w:id="398" w:author="Matthew T. Munson" w:date="2021-04-18T14:52:00Z">
            <w:rPr>
              <w:ins w:id="399" w:author="Matthew T. Munson" w:date="2021-04-18T14:52:00Z"/>
            </w:rPr>
          </w:rPrChange>
        </w:rPr>
      </w:pPr>
      <w:ins w:id="400" w:author="Matthew T. Munson" w:date="2021-04-18T14:52:00Z">
        <w:r>
          <w:t xml:space="preserve">    </w:t>
        </w:r>
        <w:r w:rsidRPr="0043026E">
          <w:rPr>
            <w:rStyle w:val="CodeBold"/>
            <w:rPrChange w:id="401" w:author="Matthew T. Munson" w:date="2021-04-18T14:52:00Z">
              <w:rPr/>
            </w:rPrChange>
          </w:rPr>
          <w:t>// Allows transparency with textures.</w:t>
        </w:r>
      </w:ins>
    </w:p>
    <w:p w14:paraId="51A29697" w14:textId="77777777" w:rsidR="0043026E" w:rsidRPr="0043026E" w:rsidRDefault="0043026E" w:rsidP="0043026E">
      <w:pPr>
        <w:pStyle w:val="Code"/>
        <w:rPr>
          <w:ins w:id="402" w:author="Matthew T. Munson" w:date="2021-04-18T14:52:00Z"/>
          <w:rStyle w:val="CodeBold"/>
          <w:rPrChange w:id="403" w:author="Matthew T. Munson" w:date="2021-04-18T14:52:00Z">
            <w:rPr>
              <w:ins w:id="404" w:author="Matthew T. Munson" w:date="2021-04-18T14:52:00Z"/>
            </w:rPr>
          </w:rPrChange>
        </w:rPr>
      </w:pPr>
      <w:ins w:id="405" w:author="Matthew T. Munson" w:date="2021-04-18T14:52:00Z">
        <w:r w:rsidRPr="0043026E">
          <w:rPr>
            <w:rStyle w:val="CodeBold"/>
            <w:rPrChange w:id="406" w:author="Matthew T. Munson" w:date="2021-04-18T14:52:00Z">
              <w:rPr/>
            </w:rPrChange>
          </w:rPr>
          <w:t xml:space="preserve">    mGL.blendFunc(mGL.SRC_ALPHA, mGL.ONE_MINUS_SRC_ALPHA);</w:t>
        </w:r>
      </w:ins>
    </w:p>
    <w:p w14:paraId="6577EE5A" w14:textId="77777777" w:rsidR="0043026E" w:rsidRPr="0043026E" w:rsidRDefault="0043026E" w:rsidP="0043026E">
      <w:pPr>
        <w:pStyle w:val="Code"/>
        <w:rPr>
          <w:ins w:id="407" w:author="Matthew T. Munson" w:date="2021-04-18T14:52:00Z"/>
          <w:rStyle w:val="CodeBold"/>
          <w:rPrChange w:id="408" w:author="Matthew T. Munson" w:date="2021-04-18T14:52:00Z">
            <w:rPr>
              <w:ins w:id="409" w:author="Matthew T. Munson" w:date="2021-04-18T14:52:00Z"/>
            </w:rPr>
          </w:rPrChange>
        </w:rPr>
      </w:pPr>
      <w:ins w:id="410" w:author="Matthew T. Munson" w:date="2021-04-18T14:52:00Z">
        <w:r w:rsidRPr="0043026E">
          <w:rPr>
            <w:rStyle w:val="CodeBold"/>
            <w:rPrChange w:id="411" w:author="Matthew T. Munson" w:date="2021-04-18T14:52:00Z">
              <w:rPr/>
            </w:rPrChange>
          </w:rPr>
          <w:t xml:space="preserve">    mGL.enable(mGL.BLEND);</w:t>
        </w:r>
      </w:ins>
    </w:p>
    <w:p w14:paraId="44FFE82F" w14:textId="77777777" w:rsidR="0043026E" w:rsidRPr="0043026E" w:rsidRDefault="0043026E" w:rsidP="0043026E">
      <w:pPr>
        <w:pStyle w:val="Code"/>
        <w:rPr>
          <w:ins w:id="412" w:author="Matthew T. Munson" w:date="2021-04-18T14:52:00Z"/>
          <w:rStyle w:val="CodeBold"/>
          <w:rPrChange w:id="413" w:author="Matthew T. Munson" w:date="2021-04-18T14:52:00Z">
            <w:rPr>
              <w:ins w:id="414" w:author="Matthew T. Munson" w:date="2021-04-18T14:52:00Z"/>
            </w:rPr>
          </w:rPrChange>
        </w:rPr>
      </w:pPr>
      <w:ins w:id="415" w:author="Matthew T. Munson" w:date="2021-04-18T14:52:00Z">
        <w:r w:rsidRPr="0043026E">
          <w:rPr>
            <w:rStyle w:val="CodeBold"/>
            <w:rPrChange w:id="416" w:author="Matthew T. Munson" w:date="2021-04-18T14:52:00Z">
              <w:rPr/>
            </w:rPrChange>
          </w:rPr>
          <w:t xml:space="preserve">    </w:t>
        </w:r>
      </w:ins>
    </w:p>
    <w:p w14:paraId="287B25B9" w14:textId="77777777" w:rsidR="0043026E" w:rsidRPr="0043026E" w:rsidRDefault="0043026E" w:rsidP="0043026E">
      <w:pPr>
        <w:pStyle w:val="Code"/>
        <w:rPr>
          <w:ins w:id="417" w:author="Matthew T. Munson" w:date="2021-04-18T14:52:00Z"/>
          <w:rStyle w:val="CodeBold"/>
          <w:rPrChange w:id="418" w:author="Matthew T. Munson" w:date="2021-04-18T14:52:00Z">
            <w:rPr>
              <w:ins w:id="419" w:author="Matthew T. Munson" w:date="2021-04-18T14:52:00Z"/>
            </w:rPr>
          </w:rPrChange>
        </w:rPr>
      </w:pPr>
      <w:ins w:id="420" w:author="Matthew T. Munson" w:date="2021-04-18T14:52:00Z">
        <w:r w:rsidRPr="0043026E">
          <w:rPr>
            <w:rStyle w:val="CodeBold"/>
            <w:rPrChange w:id="421" w:author="Matthew T. Munson" w:date="2021-04-18T14:52:00Z">
              <w:rPr/>
            </w:rPrChange>
          </w:rPr>
          <w:t xml:space="preserve">    // Set images to flip y axis to match the texture coordinate space.</w:t>
        </w:r>
      </w:ins>
    </w:p>
    <w:p w14:paraId="1762EB19" w14:textId="77777777" w:rsidR="0043026E" w:rsidRPr="0043026E" w:rsidRDefault="0043026E" w:rsidP="0043026E">
      <w:pPr>
        <w:pStyle w:val="Code"/>
        <w:rPr>
          <w:ins w:id="422" w:author="Matthew T. Munson" w:date="2021-04-18T14:52:00Z"/>
          <w:rStyle w:val="CodeBold"/>
          <w:rPrChange w:id="423" w:author="Matthew T. Munson" w:date="2021-04-18T14:52:00Z">
            <w:rPr>
              <w:ins w:id="424" w:author="Matthew T. Munson" w:date="2021-04-18T14:52:00Z"/>
            </w:rPr>
          </w:rPrChange>
        </w:rPr>
      </w:pPr>
      <w:ins w:id="425" w:author="Matthew T. Munson" w:date="2021-04-18T14:52:00Z">
        <w:r w:rsidRPr="0043026E">
          <w:rPr>
            <w:rStyle w:val="CodeBold"/>
            <w:rPrChange w:id="426" w:author="Matthew T. Munson" w:date="2021-04-18T14:52:00Z">
              <w:rPr/>
            </w:rPrChange>
          </w:rPr>
          <w:t xml:space="preserve">    mGL.pixelStorei(mGL.UNPACK_FLIP_Y_WEBGL, true);</w:t>
        </w:r>
      </w:ins>
    </w:p>
    <w:p w14:paraId="48E1DD19" w14:textId="77777777" w:rsidR="0043026E" w:rsidRDefault="0043026E" w:rsidP="0043026E">
      <w:pPr>
        <w:pStyle w:val="Code"/>
        <w:rPr>
          <w:ins w:id="427" w:author="Matthew T. Munson" w:date="2021-04-18T14:52:00Z"/>
        </w:rPr>
      </w:pPr>
    </w:p>
    <w:p w14:paraId="54E3AED1" w14:textId="1BEBD8B5" w:rsidR="00862818" w:rsidRPr="00626280" w:rsidDel="0043026E" w:rsidRDefault="0043026E" w:rsidP="0043026E">
      <w:pPr>
        <w:pStyle w:val="Code"/>
        <w:rPr>
          <w:del w:id="428" w:author="Matthew T. Munson" w:date="2021-04-18T14:52:00Z"/>
        </w:rPr>
      </w:pPr>
      <w:ins w:id="429" w:author="Matthew T. Munson" w:date="2021-04-18T14:52:00Z">
        <w:r>
          <w:t>}</w:t>
        </w:r>
      </w:ins>
      <w:del w:id="430" w:author="Matthew T. Munson" w:date="2021-04-18T14:52:00Z">
        <w:r w:rsidR="00862818" w:rsidDel="0043026E">
          <w:delText>var _i</w:delText>
        </w:r>
        <w:r w:rsidR="00862818" w:rsidRPr="00626280" w:rsidDel="0043026E">
          <w:delText>nitializeWebGL = function(htmlCanvasID) {</w:delText>
        </w:r>
      </w:del>
    </w:p>
    <w:p w14:paraId="3DB65B3F" w14:textId="310E4DD1" w:rsidR="00862818" w:rsidRPr="00626280" w:rsidDel="0043026E" w:rsidRDefault="00862818" w:rsidP="00862818">
      <w:pPr>
        <w:pStyle w:val="Code"/>
        <w:rPr>
          <w:del w:id="431" w:author="Matthew T. Munson" w:date="2021-04-18T14:52:00Z"/>
        </w:rPr>
      </w:pPr>
      <w:del w:id="432"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433" w:author="Matthew T. Munson" w:date="2021-04-18T14:52:00Z"/>
        </w:rPr>
      </w:pPr>
      <w:del w:id="434"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435" w:author="Matthew T. Munson" w:date="2021-04-18T14:52:00Z"/>
        </w:rPr>
      </w:pPr>
      <w:del w:id="436"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437" w:author="Matthew T. Munson" w:date="2021-04-18T14:52:00Z"/>
        </w:rPr>
      </w:pPr>
      <w:del w:id="438"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439" w:author="Matthew T. Munson" w:date="2021-04-18T14:52:00Z"/>
          <w:rStyle w:val="CodeBold"/>
        </w:rPr>
      </w:pPr>
      <w:del w:id="440"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441" w:author="Matthew T. Munson" w:date="2021-04-18T14:52:00Z"/>
          <w:rStyle w:val="CodeBold"/>
        </w:rPr>
      </w:pPr>
      <w:del w:id="442"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443" w:author="Matthew T. Munson" w:date="2021-04-18T14:52:00Z"/>
        </w:rPr>
      </w:pPr>
    </w:p>
    <w:p w14:paraId="75BDEA2C" w14:textId="40B7CCEA" w:rsidR="00862818" w:rsidRPr="00626280" w:rsidDel="0043026E" w:rsidRDefault="00862818" w:rsidP="00862818">
      <w:pPr>
        <w:pStyle w:val="Code"/>
        <w:rPr>
          <w:del w:id="444" w:author="Matthew T. Munson" w:date="2021-04-18T14:52:00Z"/>
          <w:rStyle w:val="CodeBold"/>
        </w:rPr>
      </w:pPr>
      <w:del w:id="445"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446" w:author="Matthew T. Munson" w:date="2021-04-18T14:52:00Z"/>
          <w:rStyle w:val="CodeBold"/>
        </w:rPr>
      </w:pPr>
      <w:del w:id="447"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448" w:author="Matthew T. Munson" w:date="2021-04-18T14:52:00Z"/>
          <w:rStyle w:val="CodeBold"/>
        </w:rPr>
      </w:pPr>
      <w:del w:id="44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450" w:author="Matthew T. Munson" w:date="2021-04-18T14:52:00Z"/>
          <w:rStyle w:val="CodeBold"/>
        </w:rPr>
      </w:pPr>
      <w:del w:id="451"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452" w:author="Matthew T. Munson" w:date="2021-04-18T14:52:00Z"/>
          <w:rStyle w:val="CodeBold"/>
        </w:rPr>
      </w:pPr>
      <w:del w:id="453"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454" w:author="Matthew T. Munson" w:date="2021-04-18T14:52:00Z"/>
          <w:rStyle w:val="CodeBold"/>
        </w:rPr>
      </w:pPr>
      <w:del w:id="455"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456" w:author="Matthew T. Munson" w:date="2021-04-18T14:52:00Z"/>
        </w:rPr>
      </w:pPr>
    </w:p>
    <w:p w14:paraId="68BEB204" w14:textId="52112B49" w:rsidR="00862818" w:rsidRPr="00626280" w:rsidDel="0043026E" w:rsidRDefault="00862818" w:rsidP="00862818">
      <w:pPr>
        <w:pStyle w:val="Code"/>
        <w:rPr>
          <w:del w:id="457" w:author="Matthew T. Munson" w:date="2021-04-18T14:52:00Z"/>
        </w:rPr>
      </w:pPr>
      <w:del w:id="458"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459" w:author="Matthew T. Munson" w:date="2021-04-18T14:52:00Z"/>
        </w:rPr>
      </w:pPr>
      <w:del w:id="460"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461" w:author="Matthew T. Munson" w:date="2021-04-18T14:52:00Z"/>
        </w:rPr>
      </w:pPr>
      <w:del w:id="462" w:author="Matthew T. Munson" w:date="2021-04-18T14:52:00Z">
        <w:r w:rsidRPr="00626280" w:rsidDel="0043026E">
          <w:delText xml:space="preserve">    }</w:delText>
        </w:r>
      </w:del>
    </w:p>
    <w:p w14:paraId="65DB23B0" w14:textId="46DC90F7" w:rsidR="0043026E" w:rsidRDefault="00862818" w:rsidP="00862818">
      <w:pPr>
        <w:pStyle w:val="Code"/>
      </w:pPr>
      <w:del w:id="463" w:author="Matthew T. Munson" w:date="2021-04-18T14:52:00Z">
        <w:r w:rsidDel="0043026E">
          <w:delText>};</w:delText>
        </w:r>
      </w:del>
    </w:p>
    <w:p w14:paraId="16E3000F" w14:textId="24D0EED3" w:rsidR="00862818" w:rsidRDefault="00862818" w:rsidP="00862818">
      <w:pPr>
        <w:pStyle w:val="BodyTextCont"/>
      </w:pPr>
      <w:r>
        <w:t xml:space="preserve">The parameter passed to </w:t>
      </w:r>
      <w:proofErr w:type="spellStart"/>
      <w:ins w:id="464" w:author="Matthew T. Munson" w:date="2021-04-18T14:53:00Z">
        <w:r w:rsidR="0043026E">
          <w:t>m</w:t>
        </w:r>
        <w:r w:rsidR="0043026E">
          <w:rPr>
            <w:rStyle w:val="CodeInline"/>
          </w:rPr>
          <w:t>C</w:t>
        </w:r>
      </w:ins>
      <w:del w:id="465" w:author="Matthew T. Munson" w:date="2021-04-18T14:53:00Z">
        <w:r w:rsidRPr="003D4162" w:rsidDel="0043026E">
          <w:rPr>
            <w:rStyle w:val="CodeInline"/>
          </w:rPr>
          <w:delText>c</w:delText>
        </w:r>
      </w:del>
      <w:r w:rsidRPr="003D4162">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r w:rsidRPr="001D548D">
        <w:rPr>
          <w:rStyle w:val="CodeInline"/>
        </w:rPr>
        <w:t>blendFunc</w:t>
      </w:r>
      <w:proofErr w:type="spell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r w:rsidRPr="000337C2">
        <w:rPr>
          <w:rStyle w:val="CodeInline"/>
        </w:rPr>
        <w:t>pixelStorei</w:t>
      </w:r>
      <w:proofErr w:type="spell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5D941CA1" w:rsidR="00862818" w:rsidRDefault="00862818" w:rsidP="00862818">
      <w:pPr>
        <w:pStyle w:val="Heading4"/>
      </w:pPr>
      <w:r>
        <w:t xml:space="preserve">Create the </w:t>
      </w:r>
      <w:commentRangeStart w:id="466"/>
      <w:r>
        <w:t xml:space="preserve">Texture </w:t>
      </w:r>
      <w:del w:id="467" w:author="Matthew T. Munson" w:date="2021-04-18T21:18:00Z">
        <w:r w:rsidDel="00325957">
          <w:delText>Management Engine Component</w:delText>
        </w:r>
      </w:del>
      <w:ins w:id="468" w:author="Matthew T. Munson" w:date="2021-04-18T21:18:00Z">
        <w:r w:rsidR="00325957">
          <w:t>Resource</w:t>
        </w:r>
        <w:commentRangeEnd w:id="466"/>
        <w:r w:rsidR="00325957">
          <w:rPr>
            <w:rStyle w:val="CommentReference"/>
            <w:rFonts w:asciiTheme="minorHAnsi" w:eastAsiaTheme="minorHAnsi" w:hAnsiTheme="minorHAnsi" w:cstheme="minorBidi"/>
            <w:i w:val="0"/>
            <w:iCs w:val="0"/>
            <w:color w:val="auto"/>
          </w:rPr>
          <w:commentReference w:id="466"/>
        </w:r>
      </w:ins>
    </w:p>
    <w:p w14:paraId="38F8A66C" w14:textId="77777777" w:rsidR="00862818" w:rsidRDefault="00862818" w:rsidP="00862818">
      <w:pPr>
        <w:pStyle w:val="BodyTextFirst"/>
      </w:pPr>
      <w:commentRangeStart w:id="469"/>
      <w:r>
        <w:t>Like audio and text files, a new engine component must be defined to support the corresponding operations, including reading from the server file system, loading 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unloading from WebGL.</w:t>
      </w:r>
      <w:commentRangeEnd w:id="469"/>
      <w:r w:rsidR="00325957">
        <w:rPr>
          <w:rStyle w:val="CommentReference"/>
          <w:rFonts w:asciiTheme="minorHAnsi" w:hAnsiTheme="minorHAnsi"/>
        </w:rPr>
        <w:commentReference w:id="469"/>
      </w:r>
    </w:p>
    <w:p w14:paraId="36155487" w14:textId="2845D84A" w:rsidR="00862818" w:rsidRDefault="00862818" w:rsidP="006D40CB">
      <w:pPr>
        <w:pStyle w:val="NumList"/>
        <w:numPr>
          <w:ilvl w:val="0"/>
          <w:numId w:val="27"/>
        </w:numPr>
      </w:pPr>
      <w:r w:rsidRPr="000E163C">
        <w:t xml:space="preserve">Create a new file in the </w:t>
      </w:r>
      <w:proofErr w:type="spellStart"/>
      <w:r w:rsidRPr="000E163C">
        <w:rPr>
          <w:rStyle w:val="CodeInline"/>
        </w:rPr>
        <w:t>src</w:t>
      </w:r>
      <w:proofErr w:type="spellEnd"/>
      <w:r w:rsidRPr="000E163C">
        <w:rPr>
          <w:rStyle w:val="CodeInline"/>
        </w:rPr>
        <w:t>/</w:t>
      </w:r>
      <w:ins w:id="470" w:author="Matthew T. Munson" w:date="2021-04-18T21:20:00Z">
        <w:r w:rsidR="00325957">
          <w:rPr>
            <w:rStyle w:val="CodeInline"/>
          </w:rPr>
          <w:t>engine</w:t>
        </w:r>
      </w:ins>
      <w:del w:id="471" w:author="Matthew T. Munson" w:date="2021-04-18T14:56:00Z">
        <w:r w:rsidRPr="000E163C" w:rsidDel="0043026E">
          <w:rPr>
            <w:rStyle w:val="CodeInline"/>
          </w:rPr>
          <w:delText>E</w:delText>
        </w:r>
      </w:del>
      <w:del w:id="472" w:author="Matthew T. Munson" w:date="2021-04-18T21:19:00Z">
        <w:r w:rsidRPr="000E163C" w:rsidDel="00325957">
          <w:rPr>
            <w:rStyle w:val="CodeInline"/>
          </w:rPr>
          <w:delText>ngine</w:delText>
        </w:r>
      </w:del>
      <w:r w:rsidRPr="000E163C">
        <w:rPr>
          <w:rStyle w:val="CodeInline"/>
        </w:rPr>
        <w:t>/</w:t>
      </w:r>
      <w:ins w:id="473" w:author="Matthew T. Munson" w:date="2021-04-18T21:20:00Z">
        <w:r w:rsidR="00325957">
          <w:rPr>
            <w:rStyle w:val="CodeInline"/>
          </w:rPr>
          <w:t>resources</w:t>
        </w:r>
      </w:ins>
      <w:del w:id="474" w:author="Matthew T. Munson" w:date="2021-04-18T14:56:00Z">
        <w:r w:rsidRPr="000E163C" w:rsidDel="0043026E">
          <w:rPr>
            <w:rStyle w:val="CodeInline"/>
          </w:rPr>
          <w:delText>C</w:delText>
        </w:r>
      </w:del>
      <w:del w:id="475" w:author="Matthew T. Munson" w:date="2021-04-18T21:20:00Z">
        <w:r w:rsidRPr="000E163C" w:rsidDel="00325957">
          <w:rPr>
            <w:rStyle w:val="CodeInline"/>
          </w:rPr>
          <w:delText>ore</w:delText>
        </w:r>
      </w:del>
      <w:r w:rsidRPr="000E163C">
        <w:rPr>
          <w:rStyle w:val="CodeInline"/>
        </w:rPr>
        <w:t>/</w:t>
      </w:r>
      <w:r w:rsidRPr="000E163C">
        <w:t xml:space="preserve"> folder and name it </w:t>
      </w:r>
      <w:commentRangeStart w:id="476"/>
      <w:ins w:id="477" w:author="Matthew T. Munson" w:date="2021-04-18T21:20:00Z">
        <w:r w:rsidR="00325957">
          <w:rPr>
            <w:rStyle w:val="CodeInline"/>
          </w:rPr>
          <w:t>t</w:t>
        </w:r>
      </w:ins>
      <w:del w:id="478" w:author="Matthew T. Munson" w:date="2021-04-18T21:20:00Z">
        <w:r w:rsidDel="00325957">
          <w:rPr>
            <w:rStyle w:val="CodeInline"/>
          </w:rPr>
          <w:delText>Engine_T</w:delText>
        </w:r>
      </w:del>
      <w:r>
        <w:rPr>
          <w:rStyle w:val="CodeInline"/>
        </w:rPr>
        <w:t>exture</w:t>
      </w:r>
      <w:del w:id="479" w:author="Matthew T. Munson" w:date="2021-04-18T21:20:00Z">
        <w:r w:rsidDel="00325957">
          <w:rPr>
            <w:rStyle w:val="CodeInline"/>
          </w:rPr>
          <w:delText>s</w:delText>
        </w:r>
      </w:del>
      <w:r>
        <w:rPr>
          <w:rStyle w:val="CodeInline"/>
        </w:rPr>
        <w:t>.js</w:t>
      </w:r>
      <w:r>
        <w:t xml:space="preserve">. </w:t>
      </w:r>
      <w:commentRangeEnd w:id="476"/>
      <w:r w:rsidR="00325957">
        <w:rPr>
          <w:rStyle w:val="CommentReference"/>
          <w:rFonts w:asciiTheme="minorHAnsi" w:hAnsiTheme="minorHAnsi"/>
        </w:rPr>
        <w:commentReference w:id="476"/>
      </w:r>
      <w:r>
        <w:t xml:space="preserve">This file will implement the </w:t>
      </w:r>
      <w:r w:rsidRPr="00490CE0">
        <w:rPr>
          <w:rStyle w:val="CodeInline"/>
        </w:rPr>
        <w:t>Textures</w:t>
      </w:r>
      <w:r>
        <w:t xml:space="preserve"> engine component.</w:t>
      </w:r>
    </w:p>
    <w:p w14:paraId="6B5889F8" w14:textId="77777777" w:rsidR="00862818" w:rsidDel="00325957" w:rsidRDefault="00862818" w:rsidP="006D40CB">
      <w:pPr>
        <w:pStyle w:val="NumList"/>
        <w:numPr>
          <w:ilvl w:val="0"/>
          <w:numId w:val="14"/>
        </w:numPr>
        <w:rPr>
          <w:del w:id="480" w:author="Matthew T. Munson" w:date="2021-04-18T21:22:00Z"/>
        </w:rPr>
      </w:pPr>
      <w:r>
        <w:t xml:space="preserve">Add </w:t>
      </w:r>
      <w:r w:rsidRPr="006D40CB">
        <w:t>the</w:t>
      </w:r>
      <w:r>
        <w:t xml:space="preserve"> following object definition to represent a texture in the game engine:</w:t>
      </w:r>
    </w:p>
    <w:p w14:paraId="5BBF0C59" w14:textId="77777777" w:rsidR="00325957" w:rsidRDefault="00862818">
      <w:pPr>
        <w:pStyle w:val="NumList"/>
        <w:numPr>
          <w:ilvl w:val="0"/>
          <w:numId w:val="14"/>
        </w:numPr>
        <w:rPr>
          <w:ins w:id="481" w:author="Matthew T. Munson" w:date="2021-04-18T21:22:00Z"/>
        </w:rPr>
        <w:pPrChange w:id="482" w:author="Matthew T. Munson" w:date="2021-04-18T21:22:00Z">
          <w:pPr>
            <w:pStyle w:val="Code"/>
          </w:pPr>
        </w:pPrChange>
      </w:pPr>
      <w:del w:id="483" w:author="Matthew T. Munson" w:date="2021-04-18T21:22:00Z">
        <w:r w:rsidRPr="00F22FDA" w:rsidDel="00325957">
          <w:delText>fun</w:delText>
        </w:r>
      </w:del>
    </w:p>
    <w:p w14:paraId="5AD6E9F7" w14:textId="77777777" w:rsidR="00325957" w:rsidRDefault="00325957" w:rsidP="00325957">
      <w:pPr>
        <w:pStyle w:val="Code"/>
        <w:rPr>
          <w:ins w:id="484" w:author="Matthew T. Munson" w:date="2021-04-18T21:22:00Z"/>
        </w:rPr>
      </w:pPr>
      <w:ins w:id="485" w:author="Matthew T. Munson" w:date="2021-04-18T21:22:00Z">
        <w:r>
          <w:t>class TextureInfo {</w:t>
        </w:r>
      </w:ins>
    </w:p>
    <w:p w14:paraId="01DA9C93" w14:textId="77777777" w:rsidR="00325957" w:rsidRDefault="00325957" w:rsidP="00325957">
      <w:pPr>
        <w:pStyle w:val="Code"/>
        <w:rPr>
          <w:ins w:id="486" w:author="Matthew T. Munson" w:date="2021-04-18T21:22:00Z"/>
        </w:rPr>
      </w:pPr>
      <w:ins w:id="487" w:author="Matthew T. Munson" w:date="2021-04-18T21:22:00Z">
        <w:r>
          <w:t xml:space="preserve">    constructor(w, h, id) {</w:t>
        </w:r>
      </w:ins>
    </w:p>
    <w:p w14:paraId="3AB55FD6" w14:textId="77777777" w:rsidR="00325957" w:rsidRDefault="00325957" w:rsidP="00325957">
      <w:pPr>
        <w:pStyle w:val="Code"/>
        <w:rPr>
          <w:ins w:id="488" w:author="Matthew T. Munson" w:date="2021-04-18T21:22:00Z"/>
        </w:rPr>
      </w:pPr>
      <w:ins w:id="489" w:author="Matthew T. Munson" w:date="2021-04-18T21:22:00Z">
        <w:r>
          <w:t xml:space="preserve">        this.mWidth = w;</w:t>
        </w:r>
      </w:ins>
    </w:p>
    <w:p w14:paraId="5B2A6391" w14:textId="77777777" w:rsidR="00325957" w:rsidRDefault="00325957" w:rsidP="00325957">
      <w:pPr>
        <w:pStyle w:val="Code"/>
        <w:rPr>
          <w:ins w:id="490" w:author="Matthew T. Munson" w:date="2021-04-18T21:22:00Z"/>
        </w:rPr>
      </w:pPr>
      <w:ins w:id="491" w:author="Matthew T. Munson" w:date="2021-04-18T21:22:00Z">
        <w:r>
          <w:t xml:space="preserve">        this.mHeight = h;</w:t>
        </w:r>
      </w:ins>
    </w:p>
    <w:p w14:paraId="043AA5D2" w14:textId="77777777" w:rsidR="00325957" w:rsidRDefault="00325957" w:rsidP="00325957">
      <w:pPr>
        <w:pStyle w:val="Code"/>
        <w:rPr>
          <w:ins w:id="492" w:author="Matthew T. Munson" w:date="2021-04-18T21:22:00Z"/>
        </w:rPr>
      </w:pPr>
      <w:ins w:id="493" w:author="Matthew T. Munson" w:date="2021-04-18T21:22:00Z">
        <w:r>
          <w:t xml:space="preserve">        this.mGLTexID = id;</w:t>
        </w:r>
      </w:ins>
    </w:p>
    <w:p w14:paraId="58F80B3B" w14:textId="77777777" w:rsidR="00325957" w:rsidRDefault="00325957" w:rsidP="00325957">
      <w:pPr>
        <w:pStyle w:val="Code"/>
        <w:rPr>
          <w:ins w:id="494" w:author="Matthew T. Munson" w:date="2021-04-18T21:22:00Z"/>
        </w:rPr>
      </w:pPr>
      <w:ins w:id="495" w:author="Matthew T. Munson" w:date="2021-04-18T21:22:00Z">
        <w:r>
          <w:t xml:space="preserve">    }</w:t>
        </w:r>
      </w:ins>
    </w:p>
    <w:p w14:paraId="3EB1E182" w14:textId="3ED3BB23" w:rsidR="00862818" w:rsidRPr="00F22FDA" w:rsidDel="00325957" w:rsidRDefault="00325957" w:rsidP="00325957">
      <w:pPr>
        <w:pStyle w:val="Code"/>
        <w:rPr>
          <w:del w:id="496" w:author="Matthew T. Munson" w:date="2021-04-18T21:22:00Z"/>
        </w:rPr>
      </w:pPr>
      <w:ins w:id="497" w:author="Matthew T. Munson" w:date="2021-04-18T21:22:00Z">
        <w:r>
          <w:t>}</w:t>
        </w:r>
      </w:ins>
      <w:del w:id="498" w:author="Matthew T. Munson" w:date="2021-04-18T21:22:00Z">
        <w:r w:rsidR="00862818" w:rsidRPr="00F22FDA" w:rsidDel="00325957">
          <w:delText>ction TextureInfo(name, w, h, id)</w:delText>
        </w:r>
        <w:r w:rsidR="00862818" w:rsidDel="00325957">
          <w:delText xml:space="preserve"> </w:delText>
        </w:r>
        <w:r w:rsidR="00862818" w:rsidRPr="00F22FDA" w:rsidDel="00325957">
          <w:delText>{</w:delText>
        </w:r>
      </w:del>
    </w:p>
    <w:p w14:paraId="49252027" w14:textId="134A8C78" w:rsidR="00862818" w:rsidRPr="00F22FDA" w:rsidDel="00325957" w:rsidRDefault="00862818" w:rsidP="00325957">
      <w:pPr>
        <w:pStyle w:val="Code"/>
        <w:rPr>
          <w:del w:id="499" w:author="Matthew T. Munson" w:date="2021-04-18T21:22:00Z"/>
        </w:rPr>
      </w:pPr>
      <w:del w:id="500"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501" w:author="Matthew T. Munson" w:date="2021-04-18T21:22:00Z"/>
        </w:rPr>
      </w:pPr>
      <w:del w:id="502"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503" w:author="Matthew T. Munson" w:date="2021-04-18T21:22:00Z"/>
        </w:rPr>
      </w:pPr>
      <w:del w:id="504"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505" w:author="Matthew T. Munson" w:date="2021-04-18T21:22:00Z"/>
        </w:rPr>
      </w:pPr>
      <w:del w:id="506" w:author="Matthew T. Munson" w:date="2021-04-18T21:22:00Z">
        <w:r w:rsidRPr="00F22FDA" w:rsidDel="00325957">
          <w:delText xml:space="preserve">    this.mGLTexID = id;</w:delText>
        </w:r>
      </w:del>
    </w:p>
    <w:p w14:paraId="5187C4C4" w14:textId="2B22384F" w:rsidR="00325957" w:rsidRPr="00F22FDA" w:rsidRDefault="00862818" w:rsidP="00325957">
      <w:pPr>
        <w:pStyle w:val="Code"/>
      </w:pPr>
      <w:del w:id="507" w:author="Matthew T. Munson" w:date="2021-04-18T21:22:00Z">
        <w:r w:rsidRPr="00F22FDA" w:rsidDel="00325957">
          <w:delText>};</w:delText>
        </w:r>
      </w:del>
    </w:p>
    <w:p w14:paraId="11994D28" w14:textId="333E7D0D" w:rsidR="00862818" w:rsidRDefault="00862818" w:rsidP="006D40CB">
      <w:pPr>
        <w:pStyle w:val="BodyTextCont"/>
      </w:pP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w:t>
      </w:r>
      <w:ins w:id="508" w:author="Matthew T. Munson" w:date="2021-04-18T21:23:00Z">
        <w:r w:rsidR="00325957">
          <w:t xml:space="preserve"> </w:t>
        </w:r>
      </w:ins>
      <w:del w:id="509" w:author="Matthew T. Munson" w:date="2021-04-18T21:23:00Z">
        <w:r w:rsidDel="00325957">
          <w:delText xml:space="preserve">, </w:delText>
        </w:r>
        <w:r w:rsidDel="00325957">
          <w:rPr>
            <w:rStyle w:val="CodeInline"/>
          </w:rPr>
          <w:delText>m</w:delText>
        </w:r>
      </w:del>
      <w:del w:id="510" w:author="Matthew T. Munson" w:date="2021-04-18T21:22:00Z">
        <w:r w:rsidDel="00325957">
          <w:rPr>
            <w:rStyle w:val="CodeInline"/>
          </w:rPr>
          <w:delText>Name</w:delText>
        </w:r>
      </w:del>
      <w:del w:id="511" w:author="Matthew T. Munson" w:date="2021-04-18T21:23:00Z">
        <w:r w:rsidRPr="003D4162" w:rsidDel="00325957">
          <w:rPr>
            <w:rStyle w:val="CodeInline"/>
          </w:rPr>
          <w:delText xml:space="preserve"> </w:delText>
        </w:r>
        <w:r w:rsidDel="00325957">
          <w:delText xml:space="preserve">stores the path to the image file, </w:delText>
        </w:r>
      </w:del>
      <w:r>
        <w:t xml:space="preserve">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4131B8F2" w14:textId="77777777" w:rsidR="00862818" w:rsidRDefault="00862818" w:rsidP="00862818">
      <w:pPr>
        <w:pStyle w:val="NoteTipCaution"/>
      </w:pPr>
      <w:r w:rsidRPr="00DA3970">
        <w:rPr>
          <w:b/>
        </w:rPr>
        <w:lastRenderedPageBreak/>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77777777" w:rsidR="00862818" w:rsidRDefault="00862818" w:rsidP="006D40CB">
      <w:pPr>
        <w:pStyle w:val="NumList"/>
        <w:numPr>
          <w:ilvl w:val="0"/>
          <w:numId w:val="14"/>
        </w:numPr>
      </w:pPr>
      <w:commentRangeStart w:id="512"/>
      <w:r>
        <w:t xml:space="preserve">Now, </w:t>
      </w:r>
      <w:r w:rsidRPr="006D40CB">
        <w:t>define</w:t>
      </w:r>
      <w:r>
        <w:t xml:space="preserve"> a </w:t>
      </w:r>
      <w:r w:rsidRPr="001D548D">
        <w:rPr>
          <w:rStyle w:val="CodeInline"/>
        </w:rPr>
        <w:t>Textures</w:t>
      </w:r>
      <w:r>
        <w:t xml:space="preserve"> component similar to the other engine components.</w:t>
      </w:r>
    </w:p>
    <w:p w14:paraId="742DB367" w14:textId="77777777" w:rsidR="00862818" w:rsidRPr="00F22FDA" w:rsidRDefault="00862818" w:rsidP="00862818">
      <w:pPr>
        <w:pStyle w:val="Code"/>
      </w:pPr>
      <w:r>
        <w:t>var gEngine = gEngine || { };</w:t>
      </w:r>
    </w:p>
    <w:p w14:paraId="184864CA" w14:textId="77777777" w:rsidR="00862818" w:rsidRPr="00F22FDA" w:rsidRDefault="00862818" w:rsidP="00862818">
      <w:pPr>
        <w:pStyle w:val="Code"/>
      </w:pPr>
    </w:p>
    <w:p w14:paraId="2C4F624A" w14:textId="77777777" w:rsidR="00862818" w:rsidRPr="00F22FDA" w:rsidRDefault="00862818" w:rsidP="00862818">
      <w:pPr>
        <w:pStyle w:val="Code"/>
      </w:pPr>
      <w:r>
        <w:t>gEngine.Textures = (function()</w:t>
      </w:r>
      <w:r w:rsidRPr="00F22FDA">
        <w:t xml:space="preserve">{        </w:t>
      </w:r>
    </w:p>
    <w:p w14:paraId="7C7A809A" w14:textId="77777777" w:rsidR="00862818" w:rsidRPr="00F22FDA" w:rsidRDefault="00862818" w:rsidP="00862818">
      <w:pPr>
        <w:pStyle w:val="Code"/>
      </w:pPr>
      <w:r>
        <w:t xml:space="preserve">    var mPublic = { </w:t>
      </w:r>
      <w:r w:rsidRPr="00F22FDA">
        <w:t>};</w:t>
      </w:r>
    </w:p>
    <w:p w14:paraId="02A49E58" w14:textId="77777777" w:rsidR="00862818" w:rsidRPr="00F22FDA" w:rsidRDefault="00862818" w:rsidP="00862818">
      <w:pPr>
        <w:pStyle w:val="Code"/>
      </w:pPr>
      <w:r w:rsidRPr="00F22FDA">
        <w:t xml:space="preserve">    return </w:t>
      </w:r>
      <w:r>
        <w:t>mPublic</w:t>
      </w:r>
      <w:r w:rsidRPr="00F22FDA">
        <w:t>;</w:t>
      </w:r>
    </w:p>
    <w:p w14:paraId="005B35F8" w14:textId="77777777" w:rsidR="00862818" w:rsidRDefault="00862818" w:rsidP="00862818">
      <w:pPr>
        <w:pStyle w:val="Code"/>
      </w:pPr>
      <w:r w:rsidRPr="00F22FDA">
        <w:t>}()</w:t>
      </w:r>
      <w:r>
        <w:t>)</w:t>
      </w:r>
      <w:r w:rsidRPr="00F22FDA">
        <w:t>;</w:t>
      </w:r>
      <w:commentRangeEnd w:id="512"/>
      <w:r w:rsidR="00325957">
        <w:rPr>
          <w:rStyle w:val="CommentReference"/>
          <w:rFonts w:asciiTheme="minorHAnsi" w:hAnsiTheme="minorHAnsi"/>
          <w:noProof w:val="0"/>
        </w:rPr>
        <w:commentReference w:id="512"/>
      </w:r>
    </w:p>
    <w:p w14:paraId="46320DB7" w14:textId="77777777" w:rsidR="00862818" w:rsidDel="00325957" w:rsidRDefault="00862818" w:rsidP="006D40CB">
      <w:pPr>
        <w:pStyle w:val="NumList"/>
        <w:numPr>
          <w:ilvl w:val="0"/>
          <w:numId w:val="14"/>
        </w:numPr>
        <w:rPr>
          <w:del w:id="513" w:author="Matthew T. Munson" w:date="2021-04-18T21:30:00Z"/>
        </w:rPr>
      </w:pPr>
      <w:r w:rsidRPr="00D72B8E">
        <w:t xml:space="preserve">Define </w:t>
      </w:r>
      <w:r>
        <w:t>a</w:t>
      </w:r>
      <w:r w:rsidRPr="00D72B8E">
        <w:t xml:space="preserve"> </w:t>
      </w:r>
      <w:r w:rsidRPr="006D40CB">
        <w:t>function</w:t>
      </w:r>
      <w:r w:rsidRPr="00D72B8E">
        <w:t xml:space="preserve"> to load an image asynchronously</w:t>
      </w:r>
      <w:r>
        <w:t>.</w:t>
      </w:r>
    </w:p>
    <w:p w14:paraId="09C042B6" w14:textId="77777777" w:rsidR="00325957" w:rsidRDefault="00862818">
      <w:pPr>
        <w:pStyle w:val="NumList"/>
        <w:numPr>
          <w:ilvl w:val="0"/>
          <w:numId w:val="14"/>
        </w:numPr>
        <w:rPr>
          <w:ins w:id="514" w:author="Matthew T. Munson" w:date="2021-04-18T21:30:00Z"/>
        </w:rPr>
        <w:pPrChange w:id="515" w:author="Matthew T. Munson" w:date="2021-04-18T21:30:00Z">
          <w:pPr>
            <w:pStyle w:val="Code"/>
          </w:pPr>
        </w:pPrChange>
      </w:pPr>
      <w:del w:id="516" w:author="Matthew T. Munson" w:date="2021-04-18T21:30:00Z">
        <w:r w:rsidRPr="00D72B8E" w:rsidDel="00325957">
          <w:delText xml:space="preserve">// </w:delText>
        </w:r>
      </w:del>
    </w:p>
    <w:p w14:paraId="4E8049FC" w14:textId="77777777" w:rsidR="00325957" w:rsidRDefault="00325957" w:rsidP="00325957">
      <w:pPr>
        <w:pStyle w:val="Code"/>
        <w:rPr>
          <w:ins w:id="517" w:author="Matthew T. Munson" w:date="2021-04-18T21:30:00Z"/>
        </w:rPr>
      </w:pPr>
      <w:ins w:id="518" w:author="Matthew T. Munson" w:date="2021-04-18T21:30:00Z">
        <w:r>
          <w:t>// Loads an texture so that it can be drawn.</w:t>
        </w:r>
      </w:ins>
    </w:p>
    <w:p w14:paraId="2AA323A9" w14:textId="77777777" w:rsidR="00325957" w:rsidRDefault="00325957" w:rsidP="00325957">
      <w:pPr>
        <w:pStyle w:val="Code"/>
        <w:rPr>
          <w:ins w:id="519" w:author="Matthew T. Munson" w:date="2021-04-18T21:30:00Z"/>
        </w:rPr>
      </w:pPr>
      <w:ins w:id="520" w:author="Matthew T. Munson" w:date="2021-04-18T21:30:00Z">
        <w:r>
          <w:t>function load(textureName) {</w:t>
        </w:r>
      </w:ins>
    </w:p>
    <w:p w14:paraId="4F9BDF70" w14:textId="77777777" w:rsidR="00325957" w:rsidRDefault="00325957" w:rsidP="00325957">
      <w:pPr>
        <w:pStyle w:val="Code"/>
        <w:rPr>
          <w:ins w:id="521" w:author="Matthew T. Munson" w:date="2021-04-18T21:30:00Z"/>
        </w:rPr>
      </w:pPr>
      <w:ins w:id="522" w:author="Matthew T. Munson" w:date="2021-04-18T21:30:00Z">
        <w:r>
          <w:t xml:space="preserve">    let image = new Image();</w:t>
        </w:r>
      </w:ins>
    </w:p>
    <w:p w14:paraId="29D7ABBF" w14:textId="77777777" w:rsidR="00325957" w:rsidRDefault="00325957" w:rsidP="00325957">
      <w:pPr>
        <w:pStyle w:val="Code"/>
        <w:rPr>
          <w:ins w:id="523" w:author="Matthew T. Munson" w:date="2021-04-18T21:30:00Z"/>
        </w:rPr>
      </w:pPr>
      <w:ins w:id="524" w:author="Matthew T. Munson" w:date="2021-04-18T21:30:00Z">
        <w:r>
          <w:t xml:space="preserve">    let texturePromise = new Promise(</w:t>
        </w:r>
      </w:ins>
    </w:p>
    <w:p w14:paraId="51E492FB" w14:textId="77777777" w:rsidR="00325957" w:rsidRDefault="00325957" w:rsidP="00325957">
      <w:pPr>
        <w:pStyle w:val="Code"/>
        <w:rPr>
          <w:ins w:id="525" w:author="Matthew T. Munson" w:date="2021-04-18T21:30:00Z"/>
        </w:rPr>
      </w:pPr>
      <w:ins w:id="526" w:author="Matthew T. Munson" w:date="2021-04-18T21:30:00Z">
        <w:r>
          <w:t xml:space="preserve">        function(resolve) {</w:t>
        </w:r>
      </w:ins>
    </w:p>
    <w:p w14:paraId="48E783CB" w14:textId="77777777" w:rsidR="00325957" w:rsidRDefault="00325957" w:rsidP="00325957">
      <w:pPr>
        <w:pStyle w:val="Code"/>
        <w:rPr>
          <w:ins w:id="527" w:author="Matthew T. Munson" w:date="2021-04-18T21:30:00Z"/>
        </w:rPr>
      </w:pPr>
      <w:ins w:id="528" w:author="Matthew T. Munson" w:date="2021-04-18T21:30:00Z">
        <w:r>
          <w:t xml:space="preserve">            image.onload = resolve; </w:t>
        </w:r>
      </w:ins>
    </w:p>
    <w:p w14:paraId="74B7F010" w14:textId="77777777" w:rsidR="00325957" w:rsidRDefault="00325957" w:rsidP="00325957">
      <w:pPr>
        <w:pStyle w:val="Code"/>
        <w:rPr>
          <w:ins w:id="529" w:author="Matthew T. Munson" w:date="2021-04-18T21:30:00Z"/>
        </w:rPr>
      </w:pPr>
      <w:ins w:id="530" w:author="Matthew T. Munson" w:date="2021-04-18T21:30:00Z">
        <w:r>
          <w:t xml:space="preserve">            image.src = textureName;</w:t>
        </w:r>
      </w:ins>
    </w:p>
    <w:p w14:paraId="4F81968A" w14:textId="77777777" w:rsidR="00325957" w:rsidRDefault="00325957" w:rsidP="00325957">
      <w:pPr>
        <w:pStyle w:val="Code"/>
        <w:rPr>
          <w:ins w:id="531" w:author="Matthew T. Munson" w:date="2021-04-18T21:30:00Z"/>
        </w:rPr>
      </w:pPr>
      <w:ins w:id="532" w:author="Matthew T. Munson" w:date="2021-04-18T21:30:00Z">
        <w:r>
          <w:t xml:space="preserve">        }).then(</w:t>
        </w:r>
      </w:ins>
    </w:p>
    <w:p w14:paraId="3979085F" w14:textId="77777777" w:rsidR="00325957" w:rsidRDefault="00325957" w:rsidP="00325957">
      <w:pPr>
        <w:pStyle w:val="Code"/>
        <w:rPr>
          <w:ins w:id="533" w:author="Matthew T. Munson" w:date="2021-04-18T21:30:00Z"/>
        </w:rPr>
      </w:pPr>
      <w:ins w:id="534" w:author="Matthew T. Munson" w:date="2021-04-18T21:30:00Z">
        <w:r>
          <w:t xml:space="preserve">            function resolve() { </w:t>
        </w:r>
      </w:ins>
    </w:p>
    <w:p w14:paraId="7342EEFD" w14:textId="77777777" w:rsidR="00325957" w:rsidRDefault="00325957" w:rsidP="00325957">
      <w:pPr>
        <w:pStyle w:val="Code"/>
        <w:rPr>
          <w:ins w:id="535" w:author="Matthew T. Munson" w:date="2021-04-18T21:30:00Z"/>
        </w:rPr>
      </w:pPr>
      <w:ins w:id="536" w:author="Matthew T. Munson" w:date="2021-04-18T21:30:00Z">
        <w:r>
          <w:t xml:space="preserve">                processLoadedImage(textureName, image); }</w:t>
        </w:r>
      </w:ins>
    </w:p>
    <w:p w14:paraId="69D74EE0" w14:textId="77777777" w:rsidR="00325957" w:rsidRDefault="00325957" w:rsidP="00325957">
      <w:pPr>
        <w:pStyle w:val="Code"/>
        <w:rPr>
          <w:ins w:id="537" w:author="Matthew T. Munson" w:date="2021-04-18T21:30:00Z"/>
        </w:rPr>
      </w:pPr>
      <w:ins w:id="538" w:author="Matthew T. Munson" w:date="2021-04-18T21:30:00Z">
        <w:r>
          <w:t xml:space="preserve">        );</w:t>
        </w:r>
      </w:ins>
    </w:p>
    <w:p w14:paraId="03F9E808" w14:textId="77777777" w:rsidR="00325957" w:rsidRDefault="00325957" w:rsidP="00325957">
      <w:pPr>
        <w:pStyle w:val="Code"/>
        <w:rPr>
          <w:ins w:id="539" w:author="Matthew T. Munson" w:date="2021-04-18T21:30:00Z"/>
        </w:rPr>
      </w:pPr>
      <w:ins w:id="540" w:author="Matthew T. Munson" w:date="2021-04-18T21:30:00Z">
        <w:r>
          <w:t xml:space="preserve">    map.pushPromise(texturePromise);</w:t>
        </w:r>
      </w:ins>
    </w:p>
    <w:p w14:paraId="254729AA" w14:textId="77777777" w:rsidR="00325957" w:rsidRDefault="00325957" w:rsidP="00325957">
      <w:pPr>
        <w:pStyle w:val="Code"/>
        <w:rPr>
          <w:ins w:id="541" w:author="Matthew T. Munson" w:date="2021-04-18T21:30:00Z"/>
        </w:rPr>
      </w:pPr>
      <w:ins w:id="542" w:author="Matthew T. Munson" w:date="2021-04-18T21:30:00Z">
        <w:r>
          <w:t xml:space="preserve">    return texturePromise;</w:t>
        </w:r>
      </w:ins>
    </w:p>
    <w:p w14:paraId="0944ECCF" w14:textId="36161F6C" w:rsidR="00862818" w:rsidRPr="00D72B8E" w:rsidDel="00325957" w:rsidRDefault="00325957" w:rsidP="00325957">
      <w:pPr>
        <w:pStyle w:val="Code"/>
        <w:rPr>
          <w:del w:id="543" w:author="Matthew T. Munson" w:date="2021-04-18T21:30:00Z"/>
        </w:rPr>
      </w:pPr>
      <w:ins w:id="544" w:author="Matthew T. Munson" w:date="2021-04-18T21:30:00Z">
        <w:r>
          <w:t>}</w:t>
        </w:r>
      </w:ins>
      <w:del w:id="545" w:author="Matthew T. Munson" w:date="2021-04-18T21:30:00Z">
        <w:r w:rsidR="00862818" w:rsidRPr="00D72B8E" w:rsidDel="00325957">
          <w:delText>Loads an texture so that it can be drawn.</w:delText>
        </w:r>
      </w:del>
    </w:p>
    <w:p w14:paraId="343D87C8" w14:textId="0C72A5C8" w:rsidR="00862818" w:rsidRPr="00D72B8E" w:rsidDel="00325957" w:rsidRDefault="00862818" w:rsidP="00325957">
      <w:pPr>
        <w:pStyle w:val="Code"/>
        <w:rPr>
          <w:del w:id="546" w:author="Matthew T. Munson" w:date="2021-04-18T21:30:00Z"/>
        </w:rPr>
      </w:pPr>
      <w:del w:id="547"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548" w:author="Matthew T. Munson" w:date="2021-04-18T21:30:00Z"/>
        </w:rPr>
      </w:pPr>
      <w:del w:id="549"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550" w:author="Matthew T. Munson" w:date="2021-04-18T21:30:00Z"/>
        </w:rPr>
      </w:pPr>
      <w:del w:id="551"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552" w:author="Matthew T. Munson" w:date="2021-04-18T21:30:00Z"/>
        </w:rPr>
      </w:pPr>
      <w:del w:id="553"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554" w:author="Matthew T. Munson" w:date="2021-04-18T21:30:00Z"/>
        </w:rPr>
      </w:pPr>
      <w:del w:id="555"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556" w:author="Matthew T. Munson" w:date="2021-04-18T21:30:00Z"/>
        </w:rPr>
      </w:pPr>
    </w:p>
    <w:p w14:paraId="3675AE4A" w14:textId="0E161542" w:rsidR="00862818" w:rsidRPr="00D72B8E" w:rsidDel="00325957" w:rsidRDefault="00862818" w:rsidP="00325957">
      <w:pPr>
        <w:pStyle w:val="Code"/>
        <w:rPr>
          <w:del w:id="557" w:author="Matthew T. Munson" w:date="2021-04-18T21:30:00Z"/>
        </w:rPr>
      </w:pPr>
      <w:del w:id="558"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559" w:author="Matthew T. Munson" w:date="2021-04-18T21:30:00Z"/>
        </w:rPr>
      </w:pPr>
      <w:del w:id="560"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561" w:author="Matthew T. Munson" w:date="2021-04-18T21:30:00Z"/>
        </w:rPr>
      </w:pPr>
    </w:p>
    <w:p w14:paraId="3E8DCCA7" w14:textId="39144EE5" w:rsidR="00862818" w:rsidRPr="00D72B8E" w:rsidDel="00325957" w:rsidRDefault="00862818" w:rsidP="00325957">
      <w:pPr>
        <w:pStyle w:val="Code"/>
        <w:rPr>
          <w:del w:id="562" w:author="Matthew T. Munson" w:date="2021-04-18T21:30:00Z"/>
        </w:rPr>
      </w:pPr>
      <w:del w:id="563"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564" w:author="Matthew T. Munson" w:date="2021-04-18T21:30:00Z"/>
        </w:rPr>
      </w:pPr>
      <w:del w:id="565"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566" w:author="Matthew T. Munson" w:date="2021-04-18T21:30:00Z"/>
        </w:rPr>
      </w:pPr>
      <w:del w:id="567"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568" w:author="Matthew T. Munson" w:date="2021-04-18T21:30:00Z"/>
        </w:rPr>
      </w:pPr>
      <w:del w:id="569"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570" w:author="Matthew T. Munson" w:date="2021-04-18T21:30:00Z"/>
        </w:rPr>
      </w:pPr>
      <w:del w:id="571"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572" w:author="Matthew T. Munson" w:date="2021-04-18T21:30:00Z"/>
        </w:rPr>
      </w:pPr>
      <w:del w:id="573"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574" w:author="Matthew T. Munson" w:date="2021-04-18T21:30:00Z"/>
        </w:rPr>
      </w:pPr>
      <w:del w:id="575"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576" w:author="Matthew T. Munson" w:date="2021-04-18T21:30:00Z"/>
        </w:rPr>
      </w:pPr>
      <w:del w:id="577"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578" w:author="Matthew T. Munson" w:date="2021-04-18T21:30:00Z"/>
        </w:rPr>
      </w:pPr>
      <w:del w:id="579" w:author="Matthew T. Munson" w:date="2021-04-18T21:30:00Z">
        <w:r w:rsidRPr="00D72B8E" w:rsidDel="00325957">
          <w:delText xml:space="preserve">    }</w:delText>
        </w:r>
      </w:del>
    </w:p>
    <w:p w14:paraId="3778E639" w14:textId="4373DA08" w:rsidR="00325957" w:rsidRPr="00D72B8E" w:rsidRDefault="00862818" w:rsidP="00325957">
      <w:pPr>
        <w:pStyle w:val="Code"/>
      </w:pPr>
      <w:del w:id="580" w:author="Matthew T. Munson" w:date="2021-04-18T21:30:00Z">
        <w:r w:rsidRPr="00D72B8E" w:rsidDel="00325957">
          <w:delText>};</w:delText>
        </w:r>
      </w:del>
    </w:p>
    <w:p w14:paraId="1E73061C" w14:textId="77777777" w:rsidR="00862818" w:rsidRPr="00D72B8E" w:rsidRDefault="00862818" w:rsidP="006D40CB">
      <w:pPr>
        <w:pStyle w:val="BodyTextCont"/>
      </w:pPr>
      <w:r w:rsidRPr="00D72B8E">
        <w:t>Note the similarity between</w:t>
      </w:r>
      <w:r>
        <w:t xml:space="preserve"> the</w:t>
      </w:r>
      <w:r w:rsidRPr="00D72B8E">
        <w:t xml:space="preserve"> loading of textures and the loading of audio or text files. In this case, once an image is loaded, </w:t>
      </w:r>
      <w:commentRangeStart w:id="581"/>
      <w:r w:rsidRPr="00D72B8E">
        <w:t>it is passed to</w:t>
      </w:r>
      <w:r>
        <w:t xml:space="preserve"> the</w:t>
      </w:r>
      <w:r w:rsidRPr="00D72B8E">
        <w:t xml:space="preserve"> </w:t>
      </w:r>
      <w:r w:rsidRPr="00D72B8E">
        <w:rPr>
          <w:rStyle w:val="CodeInline"/>
        </w:rPr>
        <w:t>_</w:t>
      </w:r>
      <w:proofErr w:type="spellStart"/>
      <w:r>
        <w:rPr>
          <w:rStyle w:val="CodeInline"/>
        </w:rPr>
        <w:t>processLoadedImage</w:t>
      </w:r>
      <w:proofErr w:type="spellEnd"/>
      <w:r>
        <w:rPr>
          <w:rStyle w:val="CodeInline"/>
        </w:rPr>
        <w:t xml:space="preserve">() </w:t>
      </w:r>
      <w:r>
        <w:t>function</w:t>
      </w:r>
      <w:r>
        <w:fldChar w:fldCharType="begin"/>
      </w:r>
      <w:r>
        <w:instrText xml:space="preserve"> XE "</w:instrText>
      </w:r>
      <w:r w:rsidRPr="00F95619">
        <w:rPr>
          <w:rStyle w:val="CodeInline"/>
        </w:rPr>
        <w:instrText xml:space="preserve">Shaders project:processLoadedImage() </w:instrText>
      </w:r>
      <w:r w:rsidRPr="00F95619">
        <w:instrText>function</w:instrText>
      </w:r>
      <w:r>
        <w:instrText xml:space="preserve">" </w:instrText>
      </w:r>
      <w:r>
        <w:fldChar w:fldCharType="end"/>
      </w:r>
      <w:r>
        <w:t xml:space="preserve"> with </w:t>
      </w:r>
      <w:r w:rsidRPr="00D72B8E">
        <w:t>its file</w:t>
      </w:r>
      <w:r>
        <w:t xml:space="preserve"> </w:t>
      </w:r>
      <w:r w:rsidRPr="00D72B8E">
        <w:t>path as the name.</w:t>
      </w:r>
      <w:commentRangeEnd w:id="581"/>
      <w:r w:rsidR="00AF7110">
        <w:rPr>
          <w:rStyle w:val="CommentReference"/>
          <w:rFonts w:asciiTheme="minorHAnsi" w:hAnsiTheme="minorHAnsi"/>
        </w:rPr>
        <w:commentReference w:id="581"/>
      </w:r>
    </w:p>
    <w:p w14:paraId="3DBE336B" w14:textId="77777777" w:rsidR="00862818" w:rsidDel="00AF7110" w:rsidRDefault="00862818" w:rsidP="006D40CB">
      <w:pPr>
        <w:pStyle w:val="NumList"/>
        <w:numPr>
          <w:ilvl w:val="0"/>
          <w:numId w:val="14"/>
        </w:numPr>
        <w:rPr>
          <w:del w:id="582" w:author="Matthew T. Munson" w:date="2021-04-18T21:38:00Z"/>
        </w:rPr>
      </w:pPr>
      <w:r w:rsidRPr="00D72B8E">
        <w:t>Add a</w:t>
      </w:r>
      <w:r>
        <w:t>n</w:t>
      </w:r>
      <w:r w:rsidRPr="00D72B8E">
        <w:t xml:space="preserve"> </w:t>
      </w:r>
      <w:r>
        <w:rPr>
          <w:rStyle w:val="CodeInline"/>
        </w:rPr>
        <w:t>unload</w:t>
      </w:r>
      <w:del w:id="583" w:author="Matthew T. Munson" w:date="2021-04-18T21:38:00Z">
        <w:r w:rsidDel="00AF7110">
          <w:rPr>
            <w:rStyle w:val="CodeInline"/>
          </w:rPr>
          <w:delText>T</w:delText>
        </w:r>
      </w:del>
      <w:del w:id="584" w:author="Matthew T. Munson" w:date="2021-04-18T21:37:00Z">
        <w:r w:rsidDel="00AF7110">
          <w:rPr>
            <w:rStyle w:val="CodeInline"/>
          </w:rPr>
          <w:delText>exture</w:delText>
        </w:r>
      </w:del>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3C41109F" w14:textId="77777777" w:rsidR="00AF7110" w:rsidRDefault="00862818">
      <w:pPr>
        <w:pStyle w:val="NumList"/>
        <w:numPr>
          <w:ilvl w:val="0"/>
          <w:numId w:val="14"/>
        </w:numPr>
        <w:rPr>
          <w:ins w:id="585" w:author="Matthew T. Munson" w:date="2021-04-18T21:38:00Z"/>
        </w:rPr>
        <w:pPrChange w:id="586" w:author="Matthew T. Munson" w:date="2021-04-18T21:38:00Z">
          <w:pPr>
            <w:pStyle w:val="Code"/>
          </w:pPr>
        </w:pPrChange>
      </w:pPr>
      <w:del w:id="587" w:author="Matthew T. Munson" w:date="2021-04-18T21:38:00Z">
        <w:r w:rsidRPr="00D72B8E" w:rsidDel="00AF7110">
          <w:delText xml:space="preserve">// </w:delText>
        </w:r>
      </w:del>
    </w:p>
    <w:p w14:paraId="42E90906" w14:textId="77777777" w:rsidR="00AF7110" w:rsidRDefault="00AF7110" w:rsidP="00AF7110">
      <w:pPr>
        <w:pStyle w:val="Code"/>
        <w:rPr>
          <w:ins w:id="588" w:author="Matthew T. Munson" w:date="2021-04-18T21:38:00Z"/>
        </w:rPr>
      </w:pPr>
    </w:p>
    <w:p w14:paraId="571FDB2A" w14:textId="07A0E7CB" w:rsidR="00AF7110" w:rsidRDefault="00AF7110" w:rsidP="00AF7110">
      <w:pPr>
        <w:pStyle w:val="Code"/>
        <w:rPr>
          <w:ins w:id="589" w:author="Matthew T. Munson" w:date="2021-04-18T21:38:00Z"/>
        </w:rPr>
      </w:pPr>
      <w:ins w:id="590" w:author="Matthew T. Munson" w:date="2021-04-18T21:38:00Z">
        <w:r>
          <w:lastRenderedPageBreak/>
          <w:t xml:space="preserve">// Remove the reference to allow associated memory </w:t>
        </w:r>
      </w:ins>
    </w:p>
    <w:p w14:paraId="7C27CB52" w14:textId="77777777" w:rsidR="00AF7110" w:rsidRDefault="00AF7110" w:rsidP="00AF7110">
      <w:pPr>
        <w:pStyle w:val="Code"/>
        <w:rPr>
          <w:ins w:id="591" w:author="Matthew T. Munson" w:date="2021-04-18T21:38:00Z"/>
        </w:rPr>
      </w:pPr>
      <w:ins w:id="592" w:author="Matthew T. Munson" w:date="2021-04-18T21:38:00Z">
        <w:r>
          <w:t>// be available for subsequent garbage collection</w:t>
        </w:r>
      </w:ins>
    </w:p>
    <w:p w14:paraId="1DB00CAA" w14:textId="77777777" w:rsidR="00AF7110" w:rsidRDefault="00AF7110" w:rsidP="00AF7110">
      <w:pPr>
        <w:pStyle w:val="Code"/>
        <w:rPr>
          <w:ins w:id="593" w:author="Matthew T. Munson" w:date="2021-04-18T21:38:00Z"/>
        </w:rPr>
      </w:pPr>
      <w:ins w:id="594" w:author="Matthew T. Munson" w:date="2021-04-18T21:38:00Z">
        <w:r>
          <w:t>function unload(textureName) {</w:t>
        </w:r>
      </w:ins>
    </w:p>
    <w:p w14:paraId="05E2A39D" w14:textId="77777777" w:rsidR="00AF7110" w:rsidRDefault="00AF7110" w:rsidP="00AF7110">
      <w:pPr>
        <w:pStyle w:val="Code"/>
        <w:rPr>
          <w:ins w:id="595" w:author="Matthew T. Munson" w:date="2021-04-18T21:38:00Z"/>
        </w:rPr>
      </w:pPr>
      <w:ins w:id="596" w:author="Matthew T. Munson" w:date="2021-04-18T21:38:00Z">
        <w:r>
          <w:t xml:space="preserve">    let gl = glSys.get();</w:t>
        </w:r>
      </w:ins>
    </w:p>
    <w:p w14:paraId="62AB66F2" w14:textId="77777777" w:rsidR="00AF7110" w:rsidRDefault="00AF7110" w:rsidP="00AF7110">
      <w:pPr>
        <w:pStyle w:val="Code"/>
        <w:rPr>
          <w:ins w:id="597" w:author="Matthew T. Munson" w:date="2021-04-18T21:38:00Z"/>
        </w:rPr>
      </w:pPr>
      <w:ins w:id="598" w:author="Matthew T. Munson" w:date="2021-04-18T21:38:00Z">
        <w:r>
          <w:t xml:space="preserve">    let texInfo = get(textureName);</w:t>
        </w:r>
      </w:ins>
    </w:p>
    <w:p w14:paraId="6499327F" w14:textId="77777777" w:rsidR="00AF7110" w:rsidRDefault="00AF7110" w:rsidP="00AF7110">
      <w:pPr>
        <w:pStyle w:val="Code"/>
        <w:rPr>
          <w:ins w:id="599" w:author="Matthew T. Munson" w:date="2021-04-18T21:38:00Z"/>
        </w:rPr>
      </w:pPr>
      <w:ins w:id="600" w:author="Matthew T. Munson" w:date="2021-04-18T21:38:00Z">
        <w:r>
          <w:t xml:space="preserve">    gl.deleteTexture(texInfo.mGLTexID);</w:t>
        </w:r>
      </w:ins>
    </w:p>
    <w:p w14:paraId="64331125" w14:textId="77777777" w:rsidR="00AF7110" w:rsidRDefault="00AF7110" w:rsidP="00AF7110">
      <w:pPr>
        <w:pStyle w:val="Code"/>
        <w:rPr>
          <w:ins w:id="601" w:author="Matthew T. Munson" w:date="2021-04-18T21:38:00Z"/>
        </w:rPr>
      </w:pPr>
      <w:ins w:id="602" w:author="Matthew T. Munson" w:date="2021-04-18T21:38:00Z">
        <w:r>
          <w:t xml:space="preserve">    map.unload(textureName);</w:t>
        </w:r>
      </w:ins>
    </w:p>
    <w:p w14:paraId="44C76224" w14:textId="16259E92" w:rsidR="00862818" w:rsidRPr="00D72B8E" w:rsidDel="00AF7110" w:rsidRDefault="00AF7110" w:rsidP="00AF7110">
      <w:pPr>
        <w:pStyle w:val="Code"/>
        <w:rPr>
          <w:del w:id="603" w:author="Matthew T. Munson" w:date="2021-04-18T21:38:00Z"/>
        </w:rPr>
      </w:pPr>
      <w:ins w:id="604" w:author="Matthew T. Munson" w:date="2021-04-18T21:38:00Z">
        <w:r>
          <w:t>}</w:t>
        </w:r>
      </w:ins>
      <w:del w:id="605" w:author="Matthew T. Munson" w:date="2021-04-18T21:38:00Z">
        <w:r w:rsidR="00862818" w:rsidRPr="00D72B8E" w:rsidDel="00AF7110">
          <w:delText xml:space="preserve">Remove the reference to allow associated memory </w:delText>
        </w:r>
      </w:del>
    </w:p>
    <w:p w14:paraId="300CE9DA" w14:textId="6D040D37" w:rsidR="00862818" w:rsidRPr="00D72B8E" w:rsidDel="00AF7110" w:rsidRDefault="00862818" w:rsidP="00AF7110">
      <w:pPr>
        <w:pStyle w:val="Code"/>
        <w:rPr>
          <w:del w:id="606" w:author="Matthew T. Munson" w:date="2021-04-18T21:38:00Z"/>
        </w:rPr>
      </w:pPr>
      <w:del w:id="607"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608" w:author="Matthew T. Munson" w:date="2021-04-18T21:38:00Z"/>
        </w:rPr>
      </w:pPr>
      <w:del w:id="609"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610" w:author="Matthew T. Munson" w:date="2021-04-18T21:38:00Z"/>
        </w:rPr>
      </w:pPr>
      <w:del w:id="611"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612" w:author="Matthew T. Munson" w:date="2021-04-18T21:38:00Z"/>
        </w:rPr>
      </w:pPr>
      <w:del w:id="613"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614" w:author="Matthew T. Munson" w:date="2021-04-18T21:38:00Z"/>
        </w:rPr>
      </w:pPr>
      <w:del w:id="615"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616" w:author="Matthew T. Munson" w:date="2021-04-18T21:38:00Z"/>
        </w:rPr>
      </w:pPr>
      <w:del w:id="617"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06ED4294" w:rsidR="00AF7110" w:rsidRDefault="00862818" w:rsidP="00AF7110">
      <w:pPr>
        <w:pStyle w:val="Code"/>
      </w:pPr>
      <w:del w:id="618" w:author="Matthew T. Munson" w:date="2021-04-18T21:38:00Z">
        <w:r w:rsidDel="00AF7110">
          <w:delText>};</w:delText>
        </w:r>
      </w:del>
    </w:p>
    <w:p w14:paraId="24E8DD8C" w14:textId="77777777" w:rsidR="00862818" w:rsidDel="00AF7110" w:rsidRDefault="00862818" w:rsidP="006D40CB">
      <w:pPr>
        <w:pStyle w:val="NumList"/>
        <w:numPr>
          <w:ilvl w:val="0"/>
          <w:numId w:val="14"/>
        </w:numPr>
        <w:rPr>
          <w:del w:id="619" w:author="Matthew T. Munson" w:date="2021-04-18T21:39:00Z"/>
        </w:rPr>
      </w:pPr>
      <w:r>
        <w:t>Now define a function to convert the format of an image and store it to the WebGL context.</w:t>
      </w:r>
    </w:p>
    <w:p w14:paraId="32DB28DD" w14:textId="77777777" w:rsidR="00AF7110" w:rsidRDefault="00862818">
      <w:pPr>
        <w:pStyle w:val="NumList"/>
        <w:numPr>
          <w:ilvl w:val="0"/>
          <w:numId w:val="14"/>
        </w:numPr>
        <w:rPr>
          <w:ins w:id="620" w:author="Matthew T. Munson" w:date="2021-04-18T21:39:00Z"/>
        </w:rPr>
        <w:pPrChange w:id="621" w:author="Matthew T. Munson" w:date="2021-04-18T21:39:00Z">
          <w:pPr>
            <w:pStyle w:val="Code"/>
          </w:pPr>
        </w:pPrChange>
      </w:pPr>
      <w:del w:id="622" w:author="Matthew T. Munson" w:date="2021-04-18T21:39:00Z">
        <w:r w:rsidRPr="00943887" w:rsidDel="00AF7110">
          <w:delText>var</w:delText>
        </w:r>
      </w:del>
      <w:r w:rsidRPr="00943887">
        <w:t xml:space="preserve"> </w:t>
      </w:r>
    </w:p>
    <w:p w14:paraId="42E061E2" w14:textId="77777777" w:rsidR="00AF7110" w:rsidRDefault="00AF7110" w:rsidP="00AF7110">
      <w:pPr>
        <w:pStyle w:val="Code"/>
        <w:rPr>
          <w:ins w:id="623" w:author="Matthew T. Munson" w:date="2021-04-18T21:39:00Z"/>
        </w:rPr>
      </w:pPr>
      <w:ins w:id="624" w:author="Matthew T. Munson" w:date="2021-04-18T21:39:00Z">
        <w:r>
          <w:t>function processLoadedImage(path, image) {</w:t>
        </w:r>
      </w:ins>
    </w:p>
    <w:p w14:paraId="3517E2CF" w14:textId="77777777" w:rsidR="00AF7110" w:rsidRDefault="00AF7110" w:rsidP="00AF7110">
      <w:pPr>
        <w:pStyle w:val="Code"/>
        <w:rPr>
          <w:ins w:id="625" w:author="Matthew T. Munson" w:date="2021-04-18T21:39:00Z"/>
        </w:rPr>
      </w:pPr>
      <w:ins w:id="626" w:author="Matthew T. Munson" w:date="2021-04-18T21:39:00Z">
        <w:r>
          <w:t xml:space="preserve">    let gl = glSys.get();</w:t>
        </w:r>
      </w:ins>
    </w:p>
    <w:p w14:paraId="7064F284" w14:textId="77777777" w:rsidR="00AF7110" w:rsidRDefault="00AF7110" w:rsidP="00AF7110">
      <w:pPr>
        <w:pStyle w:val="Code"/>
        <w:rPr>
          <w:ins w:id="627" w:author="Matthew T. Munson" w:date="2021-04-18T21:39:00Z"/>
        </w:rPr>
      </w:pPr>
    </w:p>
    <w:p w14:paraId="6BB8B18E" w14:textId="77777777" w:rsidR="00AF7110" w:rsidRDefault="00AF7110" w:rsidP="00AF7110">
      <w:pPr>
        <w:pStyle w:val="Code"/>
        <w:rPr>
          <w:ins w:id="628" w:author="Matthew T. Munson" w:date="2021-04-18T21:39:00Z"/>
        </w:rPr>
      </w:pPr>
      <w:ins w:id="629" w:author="Matthew T. Munson" w:date="2021-04-18T21:39:00Z">
        <w:r>
          <w:t xml:space="preserve">    // Generate a texture reference to the webGL context</w:t>
        </w:r>
      </w:ins>
    </w:p>
    <w:p w14:paraId="27807B50" w14:textId="77777777" w:rsidR="00AF7110" w:rsidRDefault="00AF7110" w:rsidP="00AF7110">
      <w:pPr>
        <w:pStyle w:val="Code"/>
        <w:rPr>
          <w:ins w:id="630" w:author="Matthew T. Munson" w:date="2021-04-18T21:39:00Z"/>
        </w:rPr>
      </w:pPr>
      <w:ins w:id="631" w:author="Matthew T. Munson" w:date="2021-04-18T21:39:00Z">
        <w:r>
          <w:t xml:space="preserve">    let textureID = gl.createTexture();</w:t>
        </w:r>
      </w:ins>
    </w:p>
    <w:p w14:paraId="0707871B" w14:textId="77777777" w:rsidR="00AF7110" w:rsidRDefault="00AF7110" w:rsidP="00AF7110">
      <w:pPr>
        <w:pStyle w:val="Code"/>
        <w:rPr>
          <w:ins w:id="632" w:author="Matthew T. Munson" w:date="2021-04-18T21:39:00Z"/>
        </w:rPr>
      </w:pPr>
    </w:p>
    <w:p w14:paraId="46D6BE85" w14:textId="77777777" w:rsidR="00AF7110" w:rsidRDefault="00AF7110" w:rsidP="00AF7110">
      <w:pPr>
        <w:pStyle w:val="Code"/>
        <w:rPr>
          <w:ins w:id="633" w:author="Matthew T. Munson" w:date="2021-04-18T21:39:00Z"/>
        </w:rPr>
      </w:pPr>
      <w:ins w:id="634" w:author="Matthew T. Munson" w:date="2021-04-18T21:39:00Z">
        <w:r>
          <w:t xml:space="preserve">    // bind the texture reference with the current texture functionality in the webGL</w:t>
        </w:r>
      </w:ins>
    </w:p>
    <w:p w14:paraId="3757D87F" w14:textId="77777777" w:rsidR="00AF7110" w:rsidRDefault="00AF7110" w:rsidP="00AF7110">
      <w:pPr>
        <w:pStyle w:val="Code"/>
        <w:rPr>
          <w:ins w:id="635" w:author="Matthew T. Munson" w:date="2021-04-18T21:39:00Z"/>
        </w:rPr>
      </w:pPr>
      <w:ins w:id="636" w:author="Matthew T. Munson" w:date="2021-04-18T21:39:00Z">
        <w:r>
          <w:t xml:space="preserve">    gl.bindTexture(gl.TEXTURE_2D, textureID);</w:t>
        </w:r>
      </w:ins>
    </w:p>
    <w:p w14:paraId="4019545B" w14:textId="77777777" w:rsidR="00AF7110" w:rsidRDefault="00AF7110" w:rsidP="00AF7110">
      <w:pPr>
        <w:pStyle w:val="Code"/>
        <w:rPr>
          <w:ins w:id="637" w:author="Matthew T. Munson" w:date="2021-04-18T21:39:00Z"/>
        </w:rPr>
      </w:pPr>
    </w:p>
    <w:p w14:paraId="26C60732" w14:textId="77777777" w:rsidR="00AF7110" w:rsidRDefault="00AF7110" w:rsidP="00AF7110">
      <w:pPr>
        <w:pStyle w:val="Code"/>
        <w:rPr>
          <w:ins w:id="638" w:author="Matthew T. Munson" w:date="2021-04-18T21:39:00Z"/>
        </w:rPr>
      </w:pPr>
      <w:ins w:id="639" w:author="Matthew T. Munson" w:date="2021-04-18T21:39:00Z">
        <w:r>
          <w:t xml:space="preserve">    // Load the texture into the texture data structure with descriptive info.</w:t>
        </w:r>
      </w:ins>
    </w:p>
    <w:p w14:paraId="160EBE5E" w14:textId="77777777" w:rsidR="00AF7110" w:rsidRDefault="00AF7110" w:rsidP="00AF7110">
      <w:pPr>
        <w:pStyle w:val="Code"/>
        <w:rPr>
          <w:ins w:id="640" w:author="Matthew T. Munson" w:date="2021-04-18T21:39:00Z"/>
        </w:rPr>
      </w:pPr>
      <w:ins w:id="641" w:author="Matthew T. Munson" w:date="2021-04-18T21:39:00Z">
        <w:r>
          <w:t xml:space="preserve">    // Parameters:</w:t>
        </w:r>
      </w:ins>
    </w:p>
    <w:p w14:paraId="4EA9CE46" w14:textId="77777777" w:rsidR="00AF7110" w:rsidRDefault="00AF7110" w:rsidP="00AF7110">
      <w:pPr>
        <w:pStyle w:val="Code"/>
        <w:rPr>
          <w:ins w:id="642" w:author="Matthew T. Munson" w:date="2021-04-18T21:39:00Z"/>
        </w:rPr>
      </w:pPr>
      <w:ins w:id="643" w:author="Matthew T. Munson" w:date="2021-04-18T21:39:00Z">
        <w:r>
          <w:t xml:space="preserve">    //  1: Which "binding point" or target the texture is being loaded to.</w:t>
        </w:r>
      </w:ins>
    </w:p>
    <w:p w14:paraId="635B411F" w14:textId="77777777" w:rsidR="00AF7110" w:rsidRDefault="00AF7110" w:rsidP="00AF7110">
      <w:pPr>
        <w:pStyle w:val="Code"/>
        <w:rPr>
          <w:ins w:id="644" w:author="Matthew T. Munson" w:date="2021-04-18T21:39:00Z"/>
        </w:rPr>
      </w:pPr>
      <w:ins w:id="645" w:author="Matthew T. Munson" w:date="2021-04-18T21:39:00Z">
        <w:r>
          <w:t xml:space="preserve">    //  2: Level of detail. Used for mipmapping. 0 is base texture level.</w:t>
        </w:r>
      </w:ins>
    </w:p>
    <w:p w14:paraId="3EDE3F78" w14:textId="77777777" w:rsidR="00AF7110" w:rsidRDefault="00AF7110" w:rsidP="00AF7110">
      <w:pPr>
        <w:pStyle w:val="Code"/>
        <w:rPr>
          <w:ins w:id="646" w:author="Matthew T. Munson" w:date="2021-04-18T21:39:00Z"/>
        </w:rPr>
      </w:pPr>
      <w:ins w:id="647" w:author="Matthew T. Munson" w:date="2021-04-18T21:39:00Z">
        <w:r>
          <w:t xml:space="preserve">    //  3: Internal format. The composition of each element. i.e. pixels.</w:t>
        </w:r>
      </w:ins>
    </w:p>
    <w:p w14:paraId="6F35A613" w14:textId="77777777" w:rsidR="00AF7110" w:rsidRDefault="00AF7110" w:rsidP="00AF7110">
      <w:pPr>
        <w:pStyle w:val="Code"/>
        <w:rPr>
          <w:ins w:id="648" w:author="Matthew T. Munson" w:date="2021-04-18T21:39:00Z"/>
        </w:rPr>
      </w:pPr>
      <w:ins w:id="649" w:author="Matthew T. Munson" w:date="2021-04-18T21:39:00Z">
        <w:r>
          <w:t xml:space="preserve">    //  4: Format of texel data. Must match internal format.</w:t>
        </w:r>
      </w:ins>
    </w:p>
    <w:p w14:paraId="78310BAE" w14:textId="77777777" w:rsidR="00AF7110" w:rsidRDefault="00AF7110" w:rsidP="00AF7110">
      <w:pPr>
        <w:pStyle w:val="Code"/>
        <w:rPr>
          <w:ins w:id="650" w:author="Matthew T. Munson" w:date="2021-04-18T21:39:00Z"/>
        </w:rPr>
      </w:pPr>
      <w:ins w:id="651" w:author="Matthew T. Munson" w:date="2021-04-18T21:39:00Z">
        <w:r>
          <w:t xml:space="preserve">    //  5: The data type of the texel data.</w:t>
        </w:r>
      </w:ins>
    </w:p>
    <w:p w14:paraId="0C99F7E4" w14:textId="77777777" w:rsidR="00AF7110" w:rsidRDefault="00AF7110" w:rsidP="00AF7110">
      <w:pPr>
        <w:pStyle w:val="Code"/>
        <w:rPr>
          <w:ins w:id="652" w:author="Matthew T. Munson" w:date="2021-04-18T21:39:00Z"/>
        </w:rPr>
      </w:pPr>
      <w:ins w:id="653" w:author="Matthew T. Munson" w:date="2021-04-18T21:39:00Z">
        <w:r>
          <w:t xml:space="preserve">    //  6: Texture Data.</w:t>
        </w:r>
      </w:ins>
    </w:p>
    <w:p w14:paraId="09C7AC0A" w14:textId="77777777" w:rsidR="00AF7110" w:rsidRDefault="00AF7110" w:rsidP="00AF7110">
      <w:pPr>
        <w:pStyle w:val="Code"/>
        <w:rPr>
          <w:ins w:id="654" w:author="Matthew T. Munson" w:date="2021-04-18T21:39:00Z"/>
        </w:rPr>
      </w:pPr>
      <w:ins w:id="655" w:author="Matthew T. Munson" w:date="2021-04-18T21:39:00Z">
        <w:r>
          <w:t xml:space="preserve">    gl.texImage2D(gl.TEXTURE_2D, 0, gl.RGBA, gl.RGBA, gl.UNSIGNED_BYTE, image);</w:t>
        </w:r>
      </w:ins>
    </w:p>
    <w:p w14:paraId="4C1FB6AD" w14:textId="77777777" w:rsidR="00AF7110" w:rsidRDefault="00AF7110" w:rsidP="00AF7110">
      <w:pPr>
        <w:pStyle w:val="Code"/>
        <w:rPr>
          <w:ins w:id="656" w:author="Matthew T. Munson" w:date="2021-04-18T21:39:00Z"/>
        </w:rPr>
      </w:pPr>
    </w:p>
    <w:p w14:paraId="77AFE9C7" w14:textId="77777777" w:rsidR="00AF7110" w:rsidRDefault="00AF7110" w:rsidP="00AF7110">
      <w:pPr>
        <w:pStyle w:val="Code"/>
        <w:rPr>
          <w:ins w:id="657" w:author="Matthew T. Munson" w:date="2021-04-18T21:39:00Z"/>
        </w:rPr>
      </w:pPr>
      <w:ins w:id="658" w:author="Matthew T. Munson" w:date="2021-04-18T21:39:00Z">
        <w:r>
          <w:t xml:space="preserve">    // Creates a mipmap for this texture.</w:t>
        </w:r>
      </w:ins>
    </w:p>
    <w:p w14:paraId="32A87CD1" w14:textId="77777777" w:rsidR="00AF7110" w:rsidRDefault="00AF7110" w:rsidP="00AF7110">
      <w:pPr>
        <w:pStyle w:val="Code"/>
        <w:rPr>
          <w:ins w:id="659" w:author="Matthew T. Munson" w:date="2021-04-18T21:39:00Z"/>
        </w:rPr>
      </w:pPr>
      <w:ins w:id="660" w:author="Matthew T. Munson" w:date="2021-04-18T21:39:00Z">
        <w:r>
          <w:t xml:space="preserve">    gl.generateMipmap(gl.TEXTURE_2D);</w:t>
        </w:r>
      </w:ins>
    </w:p>
    <w:p w14:paraId="04C92BC8" w14:textId="77777777" w:rsidR="00AF7110" w:rsidRDefault="00AF7110" w:rsidP="00AF7110">
      <w:pPr>
        <w:pStyle w:val="Code"/>
        <w:rPr>
          <w:ins w:id="661" w:author="Matthew T. Munson" w:date="2021-04-18T21:39:00Z"/>
        </w:rPr>
      </w:pPr>
    </w:p>
    <w:p w14:paraId="34A14091" w14:textId="77777777" w:rsidR="00AF7110" w:rsidRDefault="00AF7110" w:rsidP="00AF7110">
      <w:pPr>
        <w:pStyle w:val="Code"/>
        <w:rPr>
          <w:ins w:id="662" w:author="Matthew T. Munson" w:date="2021-04-18T21:39:00Z"/>
        </w:rPr>
      </w:pPr>
      <w:ins w:id="663" w:author="Matthew T. Munson" w:date="2021-04-18T21:39:00Z">
        <w:r>
          <w:t xml:space="preserve">    // Tells WebGL that we are done manipulating data at the mGL.TEXTURE_2D target.</w:t>
        </w:r>
      </w:ins>
    </w:p>
    <w:p w14:paraId="2936DB43" w14:textId="77777777" w:rsidR="00AF7110" w:rsidRDefault="00AF7110" w:rsidP="00AF7110">
      <w:pPr>
        <w:pStyle w:val="Code"/>
        <w:rPr>
          <w:ins w:id="664" w:author="Matthew T. Munson" w:date="2021-04-18T21:39:00Z"/>
        </w:rPr>
      </w:pPr>
      <w:ins w:id="665" w:author="Matthew T. Munson" w:date="2021-04-18T21:39:00Z">
        <w:r>
          <w:t xml:space="preserve">    gl.bindTexture(gl.TEXTURE_2D, null);</w:t>
        </w:r>
      </w:ins>
    </w:p>
    <w:p w14:paraId="388651FD" w14:textId="77777777" w:rsidR="00AF7110" w:rsidRDefault="00AF7110" w:rsidP="00AF7110">
      <w:pPr>
        <w:pStyle w:val="Code"/>
        <w:rPr>
          <w:ins w:id="666" w:author="Matthew T. Munson" w:date="2021-04-18T21:39:00Z"/>
        </w:rPr>
      </w:pPr>
    </w:p>
    <w:p w14:paraId="140416AD" w14:textId="77777777" w:rsidR="00AF7110" w:rsidRDefault="00AF7110" w:rsidP="00AF7110">
      <w:pPr>
        <w:pStyle w:val="Code"/>
        <w:rPr>
          <w:ins w:id="667" w:author="Matthew T. Munson" w:date="2021-04-18T21:39:00Z"/>
        </w:rPr>
      </w:pPr>
      <w:ins w:id="668" w:author="Matthew T. Munson" w:date="2021-04-18T21:39:00Z">
        <w:r>
          <w:t xml:space="preserve">    let texInfo = new TextureInfo(image.naturalWidth, image.naturalHeight, textureID);</w:t>
        </w:r>
      </w:ins>
    </w:p>
    <w:p w14:paraId="7BE6B46D" w14:textId="77777777" w:rsidR="00AF7110" w:rsidRDefault="00AF7110" w:rsidP="00AF7110">
      <w:pPr>
        <w:pStyle w:val="Code"/>
        <w:rPr>
          <w:ins w:id="669" w:author="Matthew T. Munson" w:date="2021-04-18T21:39:00Z"/>
        </w:rPr>
      </w:pPr>
      <w:ins w:id="670" w:author="Matthew T. Munson" w:date="2021-04-18T21:39:00Z">
        <w:r>
          <w:t xml:space="preserve">    map.set(path, texInfo);</w:t>
        </w:r>
      </w:ins>
    </w:p>
    <w:p w14:paraId="14880354" w14:textId="5CA4A1AC" w:rsidR="00862818" w:rsidRPr="00943887" w:rsidDel="00AF7110" w:rsidRDefault="00AF7110" w:rsidP="00AF7110">
      <w:pPr>
        <w:pStyle w:val="Code"/>
        <w:rPr>
          <w:del w:id="671" w:author="Matthew T. Munson" w:date="2021-04-18T21:39:00Z"/>
        </w:rPr>
      </w:pPr>
      <w:ins w:id="672" w:author="Matthew T. Munson" w:date="2021-04-18T21:39:00Z">
        <w:r>
          <w:t>}</w:t>
        </w:r>
      </w:ins>
      <w:del w:id="673" w:author="Matthew T. Munson" w:date="2021-04-18T21:39:00Z">
        <w:r w:rsidR="00862818" w:rsidRPr="00943887" w:rsidDel="00AF7110">
          <w:delText>_</w:delText>
        </w:r>
        <w:r w:rsidR="00862818" w:rsidDel="00AF7110">
          <w:delText>processLoadedImage</w:delText>
        </w:r>
        <w:r w:rsidR="00862818" w:rsidRPr="00943887" w:rsidDel="00AF7110">
          <w:delText xml:space="preserve"> = function(textureName, image)</w:delText>
        </w:r>
        <w:r w:rsidR="00862818" w:rsidDel="00AF7110">
          <w:delText xml:space="preserve"> </w:delText>
        </w:r>
        <w:r w:rsidR="00862818" w:rsidRPr="00943887" w:rsidDel="00AF7110">
          <w:delText>{</w:delText>
        </w:r>
      </w:del>
    </w:p>
    <w:p w14:paraId="40F45B39" w14:textId="681FAB76" w:rsidR="00862818" w:rsidRPr="00943887" w:rsidDel="00AF7110" w:rsidRDefault="00862818" w:rsidP="00AF7110">
      <w:pPr>
        <w:pStyle w:val="Code"/>
        <w:rPr>
          <w:del w:id="674" w:author="Matthew T. Munson" w:date="2021-04-18T21:39:00Z"/>
        </w:rPr>
      </w:pPr>
      <w:del w:id="675"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676" w:author="Matthew T. Munson" w:date="2021-04-18T21:39:00Z"/>
        </w:rPr>
      </w:pPr>
    </w:p>
    <w:p w14:paraId="69A460B8" w14:textId="610F0004" w:rsidR="00862818" w:rsidRPr="00943887" w:rsidDel="00AF7110" w:rsidRDefault="00862818" w:rsidP="00AF7110">
      <w:pPr>
        <w:pStyle w:val="Code"/>
        <w:rPr>
          <w:del w:id="677" w:author="Matthew T. Munson" w:date="2021-04-18T21:39:00Z"/>
        </w:rPr>
      </w:pPr>
      <w:del w:id="678"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679" w:author="Matthew T. Munson" w:date="2021-04-18T21:39:00Z"/>
        </w:rPr>
      </w:pPr>
      <w:del w:id="680"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681" w:author="Matthew T. Munson" w:date="2021-04-18T21:39:00Z"/>
        </w:rPr>
      </w:pPr>
    </w:p>
    <w:p w14:paraId="1AB6285C" w14:textId="1DEDD9D8" w:rsidR="00862818" w:rsidRPr="00943887" w:rsidDel="00AF7110" w:rsidRDefault="00862818" w:rsidP="00AF7110">
      <w:pPr>
        <w:pStyle w:val="Code"/>
        <w:rPr>
          <w:del w:id="682" w:author="Matthew T. Munson" w:date="2021-04-18T21:39:00Z"/>
        </w:rPr>
      </w:pPr>
      <w:del w:id="683"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684" w:author="Matthew T. Munson" w:date="2021-04-18T21:39:00Z"/>
        </w:rPr>
      </w:pPr>
      <w:del w:id="685"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686" w:author="Matthew T. Munson" w:date="2021-04-18T21:39:00Z"/>
        </w:rPr>
      </w:pPr>
    </w:p>
    <w:p w14:paraId="0E355FA1" w14:textId="06C1594E" w:rsidR="00862818" w:rsidRPr="00943887" w:rsidDel="00AF7110" w:rsidRDefault="00862818" w:rsidP="00AF7110">
      <w:pPr>
        <w:pStyle w:val="Code"/>
        <w:rPr>
          <w:del w:id="687" w:author="Matthew T. Munson" w:date="2021-04-18T21:39:00Z"/>
        </w:rPr>
      </w:pPr>
      <w:del w:id="688"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689" w:author="Matthew T. Munson" w:date="2021-04-18T21:39:00Z"/>
        </w:rPr>
      </w:pPr>
      <w:del w:id="690"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691" w:author="Matthew T. Munson" w:date="2021-04-18T21:39:00Z"/>
        </w:rPr>
      </w:pPr>
      <w:del w:id="692"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693" w:author="Matthew T. Munson" w:date="2021-04-18T21:39:00Z"/>
        </w:rPr>
      </w:pPr>
      <w:del w:id="694"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695" w:author="Matthew T. Munson" w:date="2021-04-18T21:39:00Z"/>
        </w:rPr>
      </w:pPr>
      <w:del w:id="696"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697" w:author="Matthew T. Munson" w:date="2021-04-18T21:39:00Z"/>
        </w:rPr>
      </w:pPr>
      <w:del w:id="698"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699" w:author="Matthew T. Munson" w:date="2021-04-18T21:39:00Z"/>
        </w:rPr>
      </w:pPr>
      <w:del w:id="700"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701" w:author="Matthew T. Munson" w:date="2021-04-18T21:39:00Z"/>
        </w:rPr>
      </w:pPr>
      <w:del w:id="702"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703" w:author="Matthew T. Munson" w:date="2021-04-18T21:39:00Z"/>
        </w:rPr>
      </w:pPr>
      <w:del w:id="704"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705" w:author="Matthew T. Munson" w:date="2021-04-18T21:39:00Z"/>
        </w:rPr>
      </w:pPr>
    </w:p>
    <w:p w14:paraId="4E785CF8" w14:textId="6DE2460E" w:rsidR="00862818" w:rsidRPr="00943887" w:rsidDel="00AF7110" w:rsidRDefault="00862818" w:rsidP="00AF7110">
      <w:pPr>
        <w:pStyle w:val="Code"/>
        <w:rPr>
          <w:del w:id="706" w:author="Matthew T. Munson" w:date="2021-04-18T21:39:00Z"/>
        </w:rPr>
      </w:pPr>
      <w:del w:id="707"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708" w:author="Matthew T. Munson" w:date="2021-04-18T21:39:00Z"/>
        </w:rPr>
      </w:pPr>
      <w:del w:id="709"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710" w:author="Matthew T. Munson" w:date="2021-04-18T21:39:00Z"/>
        </w:rPr>
      </w:pPr>
    </w:p>
    <w:p w14:paraId="2D073E80" w14:textId="42384105" w:rsidR="00862818" w:rsidRPr="00943887" w:rsidDel="00AF7110" w:rsidRDefault="00862818" w:rsidP="00AF7110">
      <w:pPr>
        <w:pStyle w:val="Code"/>
        <w:rPr>
          <w:del w:id="711" w:author="Matthew T. Munson" w:date="2021-04-18T21:39:00Z"/>
        </w:rPr>
      </w:pPr>
      <w:del w:id="712"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713" w:author="Matthew T. Munson" w:date="2021-04-18T21:39:00Z"/>
        </w:rPr>
      </w:pPr>
      <w:del w:id="714"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715" w:author="Matthew T. Munson" w:date="2021-04-18T21:39:00Z"/>
        </w:rPr>
      </w:pPr>
    </w:p>
    <w:p w14:paraId="60542066" w14:textId="3D0EAB9C" w:rsidR="00862818" w:rsidDel="00AF7110" w:rsidRDefault="00862818" w:rsidP="00AF7110">
      <w:pPr>
        <w:pStyle w:val="Code"/>
        <w:rPr>
          <w:del w:id="716" w:author="Matthew T. Munson" w:date="2021-04-18T21:39:00Z"/>
        </w:rPr>
      </w:pPr>
      <w:del w:id="717"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718" w:author="Matthew T. Munson" w:date="2021-04-18T21:39:00Z"/>
        </w:rPr>
      </w:pPr>
      <w:del w:id="719"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720" w:author="Matthew T. Munson" w:date="2021-04-18T21:39:00Z"/>
        </w:rPr>
      </w:pPr>
      <w:del w:id="721"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17C38560" w:rsidR="00AF7110" w:rsidRPr="00943887" w:rsidRDefault="00862818" w:rsidP="00AF7110">
      <w:pPr>
        <w:pStyle w:val="Code"/>
      </w:pPr>
      <w:del w:id="722" w:author="Matthew T. Munson" w:date="2021-04-18T21:39:00Z">
        <w:r w:rsidRPr="00943887" w:rsidDel="00AF7110">
          <w:delText>};</w:delText>
        </w:r>
      </w:del>
    </w:p>
    <w:p w14:paraId="68E89AA0" w14:textId="2EE8F0B2" w:rsidR="00862818" w:rsidRDefault="00862818" w:rsidP="006D40CB">
      <w:pPr>
        <w:pStyle w:val="BodyTextCont"/>
      </w:pPr>
      <w:r w:rsidRPr="00B327AF">
        <w:t xml:space="preserve">The </w:t>
      </w:r>
      <w:proofErr w:type="spellStart"/>
      <w:ins w:id="723" w:author="Matthew T. Munson" w:date="2021-04-18T21:49:00Z">
        <w:r w:rsidR="005B46EA" w:rsidRPr="005B46EA">
          <w:rPr>
            <w:rStyle w:val="CodeInline"/>
            <w:rPrChange w:id="724" w:author="Matthew T. Munson" w:date="2021-04-18T21:49:00Z">
              <w:rPr/>
            </w:rPrChange>
          </w:rPr>
          <w:t>gl.</w:t>
        </w:r>
      </w:ins>
      <w:r w:rsidRPr="005B46EA">
        <w:rPr>
          <w:rStyle w:val="CodeInline"/>
        </w:rPr>
        <w:t>createTexture</w:t>
      </w:r>
      <w:proofErr w:type="spellEnd"/>
      <w:r w:rsidRPr="005B46EA">
        <w:rPr>
          <w:rStyle w:val="CodeInline"/>
        </w:rPr>
        <w:t>()</w:t>
      </w:r>
      <w:r w:rsidRPr="005B46EA">
        <w:rPr>
          <w:rStyle w:val="CodeInline"/>
          <w:rPrChange w:id="725" w:author="Matthew T. Munson" w:date="2021-04-18T21:49:00Z">
            <w:rPr/>
          </w:rPrChange>
        </w:rPr>
        <w:t xml:space="preserve"> </w:t>
      </w:r>
      <w:r w:rsidRPr="00B327AF">
        <w:t>function</w:t>
      </w:r>
      <w:r>
        <w:fldChar w:fldCharType="begin"/>
      </w:r>
      <w:r>
        <w:instrText xml:space="preserve"> XE "</w:instrText>
      </w:r>
      <w:r w:rsidRPr="00D16C7E">
        <w:rPr>
          <w:rStyle w:val="CodeInline"/>
        </w:rPr>
        <w:instrText>Shaders project:createTexture()</w:instrText>
      </w:r>
      <w:r w:rsidRPr="00D16C7E">
        <w:instrText xml:space="preserve"> function</w:instrText>
      </w:r>
      <w:r>
        <w:instrText xml:space="preserve">" </w:instrText>
      </w:r>
      <w:r>
        <w:fldChar w:fldCharType="end"/>
      </w:r>
      <w:r w:rsidRPr="00B327AF">
        <w:t xml:space="preserve"> </w:t>
      </w:r>
      <w:r>
        <w:t xml:space="preserve">creates a WebGL texture buffer and returns a unique ID. The </w:t>
      </w:r>
      <w:r w:rsidRPr="00762969">
        <w:rPr>
          <w:rStyle w:val="CodeInline"/>
        </w:rPr>
        <w:t>texImage2D()</w:t>
      </w:r>
      <w:r>
        <w:t xml:space="preserve"> function</w:t>
      </w:r>
      <w:r>
        <w:fldChar w:fldCharType="begin"/>
      </w:r>
      <w:r>
        <w:instrText xml:space="preserve"> XE "</w:instrText>
      </w:r>
      <w:r w:rsidRPr="00335E37">
        <w:rPr>
          <w:rStyle w:val="CodeInline"/>
        </w:rPr>
        <w:instrText>Shaders project:texImage2D()</w:instrText>
      </w:r>
      <w:r w:rsidRPr="00335E37">
        <w:instrText xml:space="preserve"> function</w:instrText>
      </w:r>
      <w:r>
        <w:instrText xml:space="preserve">" </w:instrText>
      </w:r>
      <w:r>
        <w:fldChar w:fldCharType="end"/>
      </w:r>
      <w:r>
        <w:t xml:space="preserve"> stores the image into the WebGL texture </w:t>
      </w:r>
      <w:r>
        <w:lastRenderedPageBreak/>
        <w:t xml:space="preserve">buffer, and </w:t>
      </w:r>
      <w:proofErr w:type="spellStart"/>
      <w:r w:rsidRPr="00A13BA8">
        <w:rPr>
          <w:rStyle w:val="CodeInline"/>
        </w:rPr>
        <w:t>generateMipmap</w:t>
      </w:r>
      <w:proofErr w:type="spellEnd"/>
      <w:r w:rsidRPr="00A13BA8">
        <w:rPr>
          <w:rStyle w:val="CodeInline"/>
        </w:rPr>
        <w:t>()</w:t>
      </w:r>
      <w:r w:rsidRPr="00A13BA8">
        <w:t xml:space="preserve"> </w:t>
      </w:r>
      <w:r>
        <w:t xml:space="preserve">computes a mipmap for the texture. Lastly, a </w:t>
      </w:r>
      <w:proofErr w:type="spellStart"/>
      <w:r w:rsidRPr="00A13BA8">
        <w:rPr>
          <w:rStyle w:val="CodeInline"/>
        </w:rPr>
        <w:t>TextureInfo</w:t>
      </w:r>
      <w:proofErr w:type="spellEnd"/>
      <w:r>
        <w:t xml:space="preserve"> object is instantiated to refer to the WebGL texture and stored into </w:t>
      </w:r>
      <w:proofErr w:type="spellStart"/>
      <w:r>
        <w:rPr>
          <w:rStyle w:val="CodeInline"/>
        </w:rPr>
        <w:t>ResourceMap</w:t>
      </w:r>
      <w:proofErr w:type="spellEnd"/>
      <w:r>
        <w:t xml:space="preserve"> according to the file path to the texture image file. </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6EC9D44B" w14:textId="77777777" w:rsidR="00862818" w:rsidDel="005B46EA" w:rsidRDefault="00862818" w:rsidP="006D40CB">
      <w:pPr>
        <w:pStyle w:val="NumList"/>
        <w:numPr>
          <w:ilvl w:val="0"/>
          <w:numId w:val="14"/>
        </w:numPr>
        <w:rPr>
          <w:del w:id="726" w:author="Matthew T. Munson" w:date="2021-04-18T21:52:00Z"/>
        </w:rPr>
      </w:pPr>
      <w:r>
        <w:t xml:space="preserve">Define a </w:t>
      </w:r>
      <w:r w:rsidRPr="006D40CB">
        <w:t>function</w:t>
      </w:r>
      <w:r>
        <w:t xml:space="preserve"> to activate a WebGL texture for drawing.</w:t>
      </w:r>
    </w:p>
    <w:p w14:paraId="30EBA4A2" w14:textId="77777777" w:rsidR="005B46EA" w:rsidRDefault="00862818">
      <w:pPr>
        <w:pStyle w:val="NumList"/>
        <w:numPr>
          <w:ilvl w:val="0"/>
          <w:numId w:val="14"/>
        </w:numPr>
        <w:rPr>
          <w:ins w:id="727" w:author="Matthew T. Munson" w:date="2021-04-18T21:52:00Z"/>
        </w:rPr>
        <w:pPrChange w:id="728" w:author="Matthew T. Munson" w:date="2021-04-18T21:52:00Z">
          <w:pPr>
            <w:pStyle w:val="Code"/>
          </w:pPr>
        </w:pPrChange>
      </w:pPr>
      <w:del w:id="729" w:author="Matthew T. Munson" w:date="2021-04-18T21:52:00Z">
        <w:r w:rsidRPr="00B73AAA" w:rsidDel="005B46EA">
          <w:delText xml:space="preserve">var </w:delText>
        </w:r>
      </w:del>
    </w:p>
    <w:p w14:paraId="35800496" w14:textId="77777777" w:rsidR="005B46EA" w:rsidRDefault="005B46EA" w:rsidP="005B46EA">
      <w:pPr>
        <w:pStyle w:val="Code"/>
        <w:rPr>
          <w:ins w:id="730" w:author="Matthew T. Munson" w:date="2021-04-18T21:52:00Z"/>
        </w:rPr>
      </w:pPr>
      <w:ins w:id="731" w:author="Matthew T. Munson" w:date="2021-04-18T21:52:00Z">
        <w:r>
          <w:t>function activate(textureName) {</w:t>
        </w:r>
      </w:ins>
    </w:p>
    <w:p w14:paraId="0B3CB5C1" w14:textId="77777777" w:rsidR="005B46EA" w:rsidRDefault="005B46EA" w:rsidP="005B46EA">
      <w:pPr>
        <w:pStyle w:val="Code"/>
        <w:rPr>
          <w:ins w:id="732" w:author="Matthew T. Munson" w:date="2021-04-18T21:52:00Z"/>
        </w:rPr>
      </w:pPr>
      <w:ins w:id="733" w:author="Matthew T. Munson" w:date="2021-04-18T21:52:00Z">
        <w:r>
          <w:t xml:space="preserve">    let gl = glSys.get();</w:t>
        </w:r>
      </w:ins>
    </w:p>
    <w:p w14:paraId="331556A0" w14:textId="77777777" w:rsidR="005B46EA" w:rsidRDefault="005B46EA" w:rsidP="005B46EA">
      <w:pPr>
        <w:pStyle w:val="Code"/>
        <w:rPr>
          <w:ins w:id="734" w:author="Matthew T. Munson" w:date="2021-04-18T21:52:00Z"/>
        </w:rPr>
      </w:pPr>
      <w:ins w:id="735" w:author="Matthew T. Munson" w:date="2021-04-18T21:52:00Z">
        <w:r>
          <w:t xml:space="preserve">    let texInfo = get(textureName);</w:t>
        </w:r>
      </w:ins>
    </w:p>
    <w:p w14:paraId="54A903BA" w14:textId="77777777" w:rsidR="005B46EA" w:rsidRDefault="005B46EA" w:rsidP="005B46EA">
      <w:pPr>
        <w:pStyle w:val="Code"/>
        <w:rPr>
          <w:ins w:id="736" w:author="Matthew T. Munson" w:date="2021-04-18T21:52:00Z"/>
        </w:rPr>
      </w:pPr>
    </w:p>
    <w:p w14:paraId="7300DAF9" w14:textId="77777777" w:rsidR="005B46EA" w:rsidRDefault="005B46EA" w:rsidP="005B46EA">
      <w:pPr>
        <w:pStyle w:val="Code"/>
        <w:rPr>
          <w:ins w:id="737" w:author="Matthew T. Munson" w:date="2021-04-18T21:52:00Z"/>
        </w:rPr>
      </w:pPr>
      <w:ins w:id="738" w:author="Matthew T. Munson" w:date="2021-04-18T21:52:00Z">
        <w:r>
          <w:t xml:space="preserve">    // Binds our texture reference to the current webGL texture functionality</w:t>
        </w:r>
      </w:ins>
    </w:p>
    <w:p w14:paraId="02DD6B96" w14:textId="77777777" w:rsidR="005B46EA" w:rsidRDefault="005B46EA" w:rsidP="005B46EA">
      <w:pPr>
        <w:pStyle w:val="Code"/>
        <w:rPr>
          <w:ins w:id="739" w:author="Matthew T. Munson" w:date="2021-04-18T21:52:00Z"/>
        </w:rPr>
      </w:pPr>
      <w:ins w:id="740" w:author="Matthew T. Munson" w:date="2021-04-18T21:52:00Z">
        <w:r>
          <w:t xml:space="preserve">    gl.activeTexture(gl.TEXTURE0); </w:t>
        </w:r>
      </w:ins>
    </w:p>
    <w:p w14:paraId="037506FA" w14:textId="77777777" w:rsidR="005B46EA" w:rsidRDefault="005B46EA" w:rsidP="005B46EA">
      <w:pPr>
        <w:pStyle w:val="Code"/>
        <w:rPr>
          <w:ins w:id="741" w:author="Matthew T. Munson" w:date="2021-04-18T21:52:00Z"/>
        </w:rPr>
      </w:pPr>
      <w:ins w:id="742" w:author="Matthew T. Munson" w:date="2021-04-18T21:52:00Z">
        <w:r>
          <w:t xml:space="preserve">    gl.bindTexture(gl.TEXTURE_2D, texInfo.mGLTexID);</w:t>
        </w:r>
      </w:ins>
    </w:p>
    <w:p w14:paraId="3B99621D" w14:textId="77777777" w:rsidR="005B46EA" w:rsidRDefault="005B46EA" w:rsidP="005B46EA">
      <w:pPr>
        <w:pStyle w:val="Code"/>
        <w:rPr>
          <w:ins w:id="743" w:author="Matthew T. Munson" w:date="2021-04-18T21:52:00Z"/>
        </w:rPr>
      </w:pPr>
    </w:p>
    <w:p w14:paraId="0655D356" w14:textId="77777777" w:rsidR="005B46EA" w:rsidRDefault="005B46EA" w:rsidP="005B46EA">
      <w:pPr>
        <w:pStyle w:val="Code"/>
        <w:rPr>
          <w:ins w:id="744" w:author="Matthew T. Munson" w:date="2021-04-18T21:52:00Z"/>
        </w:rPr>
      </w:pPr>
      <w:ins w:id="745" w:author="Matthew T. Munson" w:date="2021-04-18T21:52:00Z">
        <w:r>
          <w:t xml:space="preserve">    // To prevent texture wrappings</w:t>
        </w:r>
      </w:ins>
    </w:p>
    <w:p w14:paraId="25994882" w14:textId="77777777" w:rsidR="005B46EA" w:rsidRDefault="005B46EA" w:rsidP="005B46EA">
      <w:pPr>
        <w:pStyle w:val="Code"/>
        <w:rPr>
          <w:ins w:id="746" w:author="Matthew T. Munson" w:date="2021-04-18T21:52:00Z"/>
        </w:rPr>
      </w:pPr>
      <w:ins w:id="747" w:author="Matthew T. Munson" w:date="2021-04-18T21:52:00Z">
        <w:r>
          <w:t xml:space="preserve">    gl.texParameteri(gl.TEXTURE_2D, gl.TEXTURE_WRAP_S, gl.CLAMP_TO_EDGE);</w:t>
        </w:r>
      </w:ins>
    </w:p>
    <w:p w14:paraId="047F7AE6" w14:textId="77777777" w:rsidR="005B46EA" w:rsidRDefault="005B46EA" w:rsidP="005B46EA">
      <w:pPr>
        <w:pStyle w:val="Code"/>
        <w:rPr>
          <w:ins w:id="748" w:author="Matthew T. Munson" w:date="2021-04-18T21:52:00Z"/>
        </w:rPr>
      </w:pPr>
      <w:ins w:id="749" w:author="Matthew T. Munson" w:date="2021-04-18T21:52:00Z">
        <w:r>
          <w:t xml:space="preserve">    gl.texParameteri(gl.TEXTURE_2D, gl.TEXTURE_WRAP_T, gl.CLAMP_TO_EDGE);</w:t>
        </w:r>
      </w:ins>
    </w:p>
    <w:p w14:paraId="299A6A9A" w14:textId="77777777" w:rsidR="005B46EA" w:rsidRDefault="005B46EA" w:rsidP="005B46EA">
      <w:pPr>
        <w:pStyle w:val="Code"/>
        <w:rPr>
          <w:ins w:id="750" w:author="Matthew T. Munson" w:date="2021-04-18T21:52:00Z"/>
        </w:rPr>
      </w:pPr>
    </w:p>
    <w:p w14:paraId="23F84D65" w14:textId="77777777" w:rsidR="005B46EA" w:rsidRDefault="005B46EA" w:rsidP="005B46EA">
      <w:pPr>
        <w:pStyle w:val="Code"/>
        <w:rPr>
          <w:ins w:id="751" w:author="Matthew T. Munson" w:date="2021-04-18T21:52:00Z"/>
        </w:rPr>
      </w:pPr>
      <w:ins w:id="752" w:author="Matthew T. Munson" w:date="2021-04-18T21:52:00Z">
        <w:r>
          <w:t xml:space="preserve">    // Handles how magnification and minimization filters will work.</w:t>
        </w:r>
      </w:ins>
    </w:p>
    <w:p w14:paraId="07BDDF0E" w14:textId="77777777" w:rsidR="005B46EA" w:rsidRDefault="005B46EA" w:rsidP="005B46EA">
      <w:pPr>
        <w:pStyle w:val="Code"/>
        <w:rPr>
          <w:ins w:id="753" w:author="Matthew T. Munson" w:date="2021-04-18T21:52:00Z"/>
        </w:rPr>
      </w:pPr>
      <w:ins w:id="754" w:author="Matthew T. Munson" w:date="2021-04-18T21:52:00Z">
        <w:r>
          <w:t xml:space="preserve">    gl.texParameteri(gl.TEXTURE_2D, gl.TEXTURE_MAG_FILTER, gl.LINEAR);</w:t>
        </w:r>
      </w:ins>
    </w:p>
    <w:p w14:paraId="1A22DAE1" w14:textId="77777777" w:rsidR="005B46EA" w:rsidRDefault="005B46EA" w:rsidP="005B46EA">
      <w:pPr>
        <w:pStyle w:val="Code"/>
        <w:rPr>
          <w:ins w:id="755" w:author="Matthew T. Munson" w:date="2021-04-18T21:52:00Z"/>
        </w:rPr>
      </w:pPr>
      <w:ins w:id="756" w:author="Matthew T. Munson" w:date="2021-04-18T21:52:00Z">
        <w:r>
          <w:t xml:space="preserve">    gl.texParameteri(gl.TEXTURE_2D, gl.TEXTURE_MIN_FILTER, gl.LINEAR_MIPMAP_LINEAR);</w:t>
        </w:r>
      </w:ins>
    </w:p>
    <w:p w14:paraId="4633A575" w14:textId="77777777" w:rsidR="005B46EA" w:rsidRDefault="005B46EA" w:rsidP="005B46EA">
      <w:pPr>
        <w:pStyle w:val="Code"/>
        <w:rPr>
          <w:ins w:id="757" w:author="Matthew T. Munson" w:date="2021-04-18T21:52:00Z"/>
        </w:rPr>
      </w:pPr>
    </w:p>
    <w:p w14:paraId="465F4A6D" w14:textId="77777777" w:rsidR="005B46EA" w:rsidRDefault="005B46EA" w:rsidP="005B46EA">
      <w:pPr>
        <w:pStyle w:val="Code"/>
        <w:rPr>
          <w:ins w:id="758" w:author="Matthew T. Munson" w:date="2021-04-18T21:52:00Z"/>
        </w:rPr>
      </w:pPr>
      <w:ins w:id="759" w:author="Matthew T. Munson" w:date="2021-04-18T21:52:00Z">
        <w:r>
          <w:t xml:space="preserve">    // For pixel-graphics where you want the texture to look "sharp" do the following:</w:t>
        </w:r>
      </w:ins>
    </w:p>
    <w:p w14:paraId="50B71808" w14:textId="77777777" w:rsidR="005B46EA" w:rsidRDefault="005B46EA" w:rsidP="005B46EA">
      <w:pPr>
        <w:pStyle w:val="Code"/>
        <w:rPr>
          <w:ins w:id="760" w:author="Matthew T. Munson" w:date="2021-04-18T21:52:00Z"/>
        </w:rPr>
      </w:pPr>
      <w:ins w:id="761" w:author="Matthew T. Munson" w:date="2021-04-18T21:52:00Z">
        <w:r>
          <w:t xml:space="preserve">    // gl.texParameteri(gl.TEXTURE_2D, gl.TEXTURE_MAG_FILTER, gl.NEAREST);</w:t>
        </w:r>
      </w:ins>
    </w:p>
    <w:p w14:paraId="1B21BBFB" w14:textId="77777777" w:rsidR="005B46EA" w:rsidRDefault="005B46EA" w:rsidP="005B46EA">
      <w:pPr>
        <w:pStyle w:val="Code"/>
        <w:rPr>
          <w:ins w:id="762" w:author="Matthew T. Munson" w:date="2021-04-18T21:52:00Z"/>
        </w:rPr>
      </w:pPr>
      <w:ins w:id="763" w:author="Matthew T. Munson" w:date="2021-04-18T21:52:00Z">
        <w:r>
          <w:t xml:space="preserve">    // gl.texParameteri(gl.TEXTURE_2D, gl.TEXTURE_MIN_FILTER, gl.NEAREST);</w:t>
        </w:r>
      </w:ins>
    </w:p>
    <w:p w14:paraId="4FE23F80" w14:textId="78355430" w:rsidR="00862818" w:rsidRPr="00B73AAA" w:rsidDel="005B46EA" w:rsidRDefault="005B46EA" w:rsidP="005B46EA">
      <w:pPr>
        <w:pStyle w:val="Code"/>
        <w:rPr>
          <w:del w:id="764" w:author="Matthew T. Munson" w:date="2021-04-18T21:52:00Z"/>
        </w:rPr>
      </w:pPr>
      <w:ins w:id="765" w:author="Matthew T. Munson" w:date="2021-04-18T21:52:00Z">
        <w:r>
          <w:t>}</w:t>
        </w:r>
      </w:ins>
      <w:del w:id="766" w:author="Matthew T. Munson" w:date="2021-04-18T21:52:00Z">
        <w:r w:rsidR="00862818" w:rsidRPr="00B73AAA" w:rsidDel="005B46EA">
          <w:delText>activateTexture = function (textureName) {</w:delText>
        </w:r>
      </w:del>
    </w:p>
    <w:p w14:paraId="35AAEDE3" w14:textId="30EC75AE" w:rsidR="00862818" w:rsidRPr="00B73AAA" w:rsidDel="005B46EA" w:rsidRDefault="00862818" w:rsidP="005B46EA">
      <w:pPr>
        <w:pStyle w:val="Code"/>
        <w:rPr>
          <w:del w:id="767" w:author="Matthew T. Munson" w:date="2021-04-18T21:52:00Z"/>
        </w:rPr>
      </w:pPr>
      <w:del w:id="768"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769" w:author="Matthew T. Munson" w:date="2021-04-18T21:52:00Z"/>
        </w:rPr>
      </w:pPr>
      <w:del w:id="770"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771" w:author="Matthew T. Munson" w:date="2021-04-18T21:52:00Z"/>
        </w:rPr>
      </w:pPr>
    </w:p>
    <w:p w14:paraId="67377344" w14:textId="36C53169" w:rsidR="00862818" w:rsidRPr="00B73AAA" w:rsidDel="005B46EA" w:rsidRDefault="00862818" w:rsidP="005B46EA">
      <w:pPr>
        <w:pStyle w:val="Code"/>
        <w:rPr>
          <w:del w:id="772" w:author="Matthew T. Munson" w:date="2021-04-18T21:52:00Z"/>
        </w:rPr>
      </w:pPr>
      <w:del w:id="773"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774" w:author="Matthew T. Munson" w:date="2021-04-18T21:52:00Z"/>
        </w:rPr>
      </w:pPr>
      <w:del w:id="775"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776" w:author="Matthew T. Munson" w:date="2021-04-18T21:52:00Z"/>
        </w:rPr>
      </w:pPr>
      <w:del w:id="777"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778" w:author="Matthew T. Munson" w:date="2021-04-18T21:52:00Z"/>
        </w:rPr>
      </w:pPr>
      <w:del w:id="779"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780" w:author="Matthew T. Munson" w:date="2021-04-18T21:52:00Z"/>
        </w:rPr>
      </w:pPr>
      <w:del w:id="781"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782" w:author="Matthew T. Munson" w:date="2021-04-18T21:52:00Z"/>
        </w:rPr>
      </w:pPr>
      <w:del w:id="783"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784" w:author="Matthew T. Munson" w:date="2021-04-18T21:52:00Z"/>
        </w:rPr>
      </w:pPr>
    </w:p>
    <w:p w14:paraId="09AAE5A8" w14:textId="75C67FE1" w:rsidR="00862818" w:rsidRPr="00B73AAA" w:rsidDel="005B46EA" w:rsidRDefault="00862818" w:rsidP="005B46EA">
      <w:pPr>
        <w:pStyle w:val="Code"/>
        <w:rPr>
          <w:del w:id="785" w:author="Matthew T. Munson" w:date="2021-04-18T21:52:00Z"/>
        </w:rPr>
      </w:pPr>
      <w:del w:id="786"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787" w:author="Matthew T. Munson" w:date="2021-04-18T21:52:00Z"/>
        </w:rPr>
      </w:pPr>
      <w:del w:id="788"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789" w:author="Matthew T. Munson" w:date="2021-04-18T21:52:00Z"/>
        </w:rPr>
      </w:pPr>
      <w:del w:id="790"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791" w:author="Matthew T. Munson" w:date="2021-04-18T21:52:00Z"/>
        </w:rPr>
      </w:pPr>
    </w:p>
    <w:p w14:paraId="5B375AC5" w14:textId="7F4A6254" w:rsidR="00862818" w:rsidRPr="00B73AAA" w:rsidDel="005B46EA" w:rsidRDefault="00862818" w:rsidP="005B46EA">
      <w:pPr>
        <w:pStyle w:val="Code"/>
        <w:rPr>
          <w:del w:id="792" w:author="Matthew T. Munson" w:date="2021-04-18T21:52:00Z"/>
        </w:rPr>
      </w:pPr>
      <w:del w:id="793"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794" w:author="Matthew T. Munson" w:date="2021-04-18T21:52:00Z"/>
        </w:rPr>
      </w:pPr>
      <w:del w:id="795"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796" w:author="Matthew T. Munson" w:date="2021-04-18T21:52:00Z"/>
        </w:rPr>
      </w:pPr>
      <w:del w:id="797" w:author="Matthew T. Munson" w:date="2021-04-18T21:52:00Z">
        <w:r w:rsidRPr="00B73AAA" w:rsidDel="005B46EA">
          <w:delText xml:space="preserve">        // gl.texParameteri(gl.TEXTURE_2D, gl.TEXTURE_MIN_FILTER, gl.NEAREST);</w:delText>
        </w:r>
      </w:del>
    </w:p>
    <w:p w14:paraId="35337DB1" w14:textId="2337FA0A" w:rsidR="005B46EA" w:rsidRDefault="00862818" w:rsidP="005B46EA">
      <w:pPr>
        <w:pStyle w:val="Code"/>
      </w:pPr>
      <w:del w:id="798" w:author="Matthew T. Munson" w:date="2021-04-18T21:52:00Z">
        <w:r w:rsidRPr="00B73AAA" w:rsidDel="005B46EA">
          <w:delText xml:space="preserve">    }; </w:delText>
        </w:r>
      </w:del>
    </w:p>
    <w:p w14:paraId="105F3BF6" w14:textId="2B3C3271" w:rsidR="00862818" w:rsidRDefault="00862818" w:rsidP="00862818">
      <w:pPr>
        <w:pStyle w:val="NumSubList"/>
        <w:numPr>
          <w:ilvl w:val="0"/>
          <w:numId w:val="26"/>
        </w:numPr>
      </w:pPr>
      <w:r>
        <w:t xml:space="preserve">The </w:t>
      </w:r>
      <w:del w:id="799" w:author="Matthew T. Munson" w:date="2021-04-18T21:53:00Z">
        <w:r w:rsidRPr="00C17FE8" w:rsidDel="005B46EA">
          <w:rPr>
            <w:rStyle w:val="CodeInline"/>
          </w:rPr>
          <w:delText>retrieveAsset</w:delText>
        </w:r>
      </w:del>
      <w:ins w:id="800" w:author="Matthew T. Munson" w:date="2021-04-18T21:53:00Z">
        <w:r w:rsidR="005B46EA">
          <w:rPr>
            <w:rStyle w:val="CodeInline"/>
          </w:rPr>
          <w:t>get</w:t>
        </w:r>
      </w:ins>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Pr>
          <w:rStyle w:val="CodeInline"/>
        </w:rPr>
        <w:t>ResourceMap</w:t>
      </w:r>
      <w:proofErr w:type="spellEnd"/>
      <w:r>
        <w:t xml:space="preserve"> 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r w:rsidRPr="006B11D0">
        <w:rPr>
          <w:rStyle w:val="CodeInline"/>
        </w:rPr>
        <w:t>bin</w:t>
      </w:r>
      <w:r>
        <w:rPr>
          <w:rStyle w:val="CodeInline"/>
        </w:rPr>
        <w:t>d</w:t>
      </w:r>
      <w:r w:rsidRPr="006B11D0">
        <w:rPr>
          <w:rStyle w:val="CodeInline"/>
        </w:rPr>
        <w:t>Texture</w:t>
      </w:r>
      <w:proofErr w:type="spellEnd"/>
      <w:r w:rsidRPr="006B11D0">
        <w:rPr>
          <w:rStyle w:val="CodeInline"/>
        </w:rPr>
        <w:t>()</w:t>
      </w:r>
      <w:r>
        <w:t xml:space="preserve"> function to activate the corresponding WebGL texture buffer for rendering. </w:t>
      </w:r>
    </w:p>
    <w:p w14:paraId="308C0F94" w14:textId="77777777" w:rsidR="00862818" w:rsidRDefault="00862818" w:rsidP="00862818">
      <w:pPr>
        <w:pStyle w:val="NumSubList"/>
        <w:numPr>
          <w:ilvl w:val="0"/>
          <w:numId w:val="26"/>
        </w:numPr>
      </w:pPr>
      <w:r>
        <w:t xml:space="preserve">The </w:t>
      </w:r>
      <w:proofErr w:type="spellStart"/>
      <w:r w:rsidRPr="005E07F5">
        <w:rPr>
          <w:rStyle w:val="CodeInline"/>
        </w:rPr>
        <w:t>texParameteri</w:t>
      </w:r>
      <w:proofErr w:type="spellEnd"/>
      <w:r w:rsidRPr="005E07F5">
        <w:rPr>
          <w:rStyle w:val="CodeInline"/>
        </w:rPr>
        <w:t>()</w:t>
      </w:r>
      <w:r w:rsidRPr="005E07F5">
        <w:t xml:space="preserve"> </w:t>
      </w:r>
      <w:r>
        <w:t>function</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lastRenderedPageBreak/>
        <w:t xml:space="preserve">parameters ensure that the </w:t>
      </w:r>
      <w:proofErr w:type="spellStart"/>
      <w:r>
        <w:t>texel</w:t>
      </w:r>
      <w:proofErr w:type="spellEnd"/>
      <w:r>
        <w:t xml:space="preserve">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sharp textures but 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ins w:id="801" w:author="Matthew T. Munson" w:date="2021-04-18T22:00:00Z">
        <w:r w:rsidR="00941D17">
          <w:t xml:space="preserve"> For e</w:t>
        </w:r>
      </w:ins>
      <w:ins w:id="802" w:author="Matthew T. Munson" w:date="2021-04-18T22:01:00Z">
        <w:r w:rsidR="00941D17">
          <w:t xml:space="preserve">xample, a square that occupies a 64x64 pixel space should </w:t>
        </w:r>
      </w:ins>
      <w:ins w:id="803" w:author="Matthew T. Munson" w:date="2021-04-18T22:02:00Z">
        <w:r w:rsidR="00941D17">
          <w:t>ideally use a 64x64 pixel texture.</w:t>
        </w:r>
      </w:ins>
    </w:p>
    <w:p w14:paraId="5F8DC281" w14:textId="77777777" w:rsidR="00862818" w:rsidDel="00941D17" w:rsidRDefault="00862818" w:rsidP="006D40CB">
      <w:pPr>
        <w:pStyle w:val="NumList"/>
        <w:numPr>
          <w:ilvl w:val="0"/>
          <w:numId w:val="14"/>
        </w:numPr>
        <w:rPr>
          <w:del w:id="804" w:author="Matthew T. Munson" w:date="2021-04-18T22:02:00Z"/>
        </w:rPr>
      </w:pPr>
      <w:r>
        <w:t xml:space="preserve">Define a function to </w:t>
      </w:r>
      <w:r w:rsidRPr="006D40CB">
        <w:t>deactivate</w:t>
      </w:r>
      <w:r>
        <w:t xml:space="preserve"> a texture as follows:</w:t>
      </w:r>
    </w:p>
    <w:p w14:paraId="4B82C0A5" w14:textId="26B193D4" w:rsidR="00941D17" w:rsidRDefault="00862818">
      <w:pPr>
        <w:pStyle w:val="NumList"/>
        <w:numPr>
          <w:ilvl w:val="0"/>
          <w:numId w:val="14"/>
        </w:numPr>
        <w:rPr>
          <w:ins w:id="805" w:author="Matthew T. Munson" w:date="2021-04-18T22:02:00Z"/>
        </w:rPr>
        <w:pPrChange w:id="806" w:author="Matthew T. Munson" w:date="2021-04-18T22:02:00Z">
          <w:pPr>
            <w:pStyle w:val="Code"/>
          </w:pPr>
        </w:pPrChange>
      </w:pPr>
      <w:del w:id="807" w:author="Matthew T. Munson" w:date="2021-04-18T22:02:00Z">
        <w:r w:rsidRPr="00943887" w:rsidDel="00941D17">
          <w:delText xml:space="preserve">var </w:delText>
        </w:r>
      </w:del>
    </w:p>
    <w:p w14:paraId="56A22DD3" w14:textId="77777777" w:rsidR="00941D17" w:rsidRDefault="00941D17" w:rsidP="00941D17">
      <w:pPr>
        <w:pStyle w:val="Code"/>
        <w:rPr>
          <w:ins w:id="808" w:author="Matthew T. Munson" w:date="2021-04-18T22:02:00Z"/>
        </w:rPr>
      </w:pPr>
      <w:ins w:id="809" w:author="Matthew T. Munson" w:date="2021-04-18T22:02:00Z">
        <w:r>
          <w:t>function deactivate() {</w:t>
        </w:r>
      </w:ins>
    </w:p>
    <w:p w14:paraId="26C4D683" w14:textId="77777777" w:rsidR="00941D17" w:rsidRDefault="00941D17" w:rsidP="00941D17">
      <w:pPr>
        <w:pStyle w:val="Code"/>
        <w:rPr>
          <w:ins w:id="810" w:author="Matthew T. Munson" w:date="2021-04-18T22:02:00Z"/>
        </w:rPr>
      </w:pPr>
      <w:ins w:id="811" w:author="Matthew T. Munson" w:date="2021-04-18T22:02:00Z">
        <w:r>
          <w:t xml:space="preserve">    let gl = glSys.get();</w:t>
        </w:r>
      </w:ins>
    </w:p>
    <w:p w14:paraId="686637C7" w14:textId="77777777" w:rsidR="00941D17" w:rsidRDefault="00941D17" w:rsidP="00941D17">
      <w:pPr>
        <w:pStyle w:val="Code"/>
        <w:rPr>
          <w:ins w:id="812" w:author="Matthew T. Munson" w:date="2021-04-18T22:02:00Z"/>
        </w:rPr>
      </w:pPr>
      <w:ins w:id="813" w:author="Matthew T. Munson" w:date="2021-04-18T22:02:00Z">
        <w:r>
          <w:t xml:space="preserve">    gl.bindTexture(gl.TEXTURE_2D, null);</w:t>
        </w:r>
      </w:ins>
    </w:p>
    <w:p w14:paraId="5C6BC566" w14:textId="3476C57B" w:rsidR="00862818" w:rsidRPr="00943887" w:rsidDel="00941D17" w:rsidRDefault="00941D17" w:rsidP="00941D17">
      <w:pPr>
        <w:pStyle w:val="Code"/>
        <w:rPr>
          <w:del w:id="814" w:author="Matthew T. Munson" w:date="2021-04-18T22:02:00Z"/>
        </w:rPr>
      </w:pPr>
      <w:ins w:id="815" w:author="Matthew T. Munson" w:date="2021-04-18T22:02:00Z">
        <w:r>
          <w:t>}</w:t>
        </w:r>
      </w:ins>
      <w:del w:id="816" w:author="Matthew T. Munson" w:date="2021-04-18T22:02:00Z">
        <w:r w:rsidR="00862818" w:rsidDel="00941D17">
          <w:delText>deactivateTexture</w:delText>
        </w:r>
        <w:r w:rsidR="00862818" w:rsidRPr="00943887" w:rsidDel="00941D17">
          <w:delText xml:space="preserve"> = function() {</w:delText>
        </w:r>
      </w:del>
    </w:p>
    <w:p w14:paraId="2D80C188" w14:textId="2AF8584E" w:rsidR="00862818" w:rsidRPr="00943887" w:rsidDel="00941D17" w:rsidRDefault="00862818" w:rsidP="00941D17">
      <w:pPr>
        <w:pStyle w:val="Code"/>
        <w:rPr>
          <w:del w:id="817" w:author="Matthew T. Munson" w:date="2021-04-18T22:02:00Z"/>
        </w:rPr>
      </w:pPr>
      <w:del w:id="818"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819" w:author="Matthew T. Munson" w:date="2021-04-18T22:02:00Z"/>
        </w:rPr>
      </w:pPr>
      <w:del w:id="820" w:author="Matthew T. Munson" w:date="2021-04-18T22:02:00Z">
        <w:r w:rsidRPr="00943887" w:rsidDel="00941D17">
          <w:delText xml:space="preserve">   gl.bindTexture(gl.TEXTURE_2D, null);</w:delText>
        </w:r>
      </w:del>
    </w:p>
    <w:p w14:paraId="337E93E7" w14:textId="20BB9079" w:rsidR="00941D17" w:rsidRPr="00943887" w:rsidRDefault="00862818" w:rsidP="00941D17">
      <w:pPr>
        <w:pStyle w:val="Code"/>
      </w:pPr>
      <w:del w:id="821" w:author="Matthew T. Munson" w:date="2021-04-18T22:02:00Z">
        <w:r w:rsidRPr="00943887" w:rsidDel="00941D17">
          <w:delText>};</w:delText>
        </w:r>
      </w:del>
    </w:p>
    <w:p w14:paraId="203BABFB" w14:textId="6045530E" w:rsidR="00862818" w:rsidRDefault="00862818" w:rsidP="006D40CB">
      <w:pPr>
        <w:pStyle w:val="BodyTextCont"/>
      </w:pPr>
      <w:r>
        <w:t xml:space="preserve">This function sets the WebGL context to a state </w:t>
      </w:r>
      <w:del w:id="822" w:author="Matthew T. Munson" w:date="2021-04-18T22:03:00Z">
        <w:r w:rsidDel="00941D17">
          <w:delText>of not working with a texture</w:delText>
        </w:r>
      </w:del>
      <w:ins w:id="823" w:author="Matthew T. Munson" w:date="2021-04-18T22:03:00Z">
        <w:r w:rsidR="00941D17">
          <w:t>where it is not working with a texture</w:t>
        </w:r>
      </w:ins>
      <w:r>
        <w:t>.</w:t>
      </w:r>
    </w:p>
    <w:p w14:paraId="2C416CD0" w14:textId="77777777" w:rsidR="00862818" w:rsidRDefault="00862818" w:rsidP="006D40CB">
      <w:pPr>
        <w:pStyle w:val="NumList"/>
        <w:numPr>
          <w:ilvl w:val="0"/>
          <w:numId w:val="14"/>
        </w:numPr>
      </w:pPr>
      <w:commentRangeStart w:id="824"/>
      <w:r>
        <w:t xml:space="preserve">Add a getter </w:t>
      </w:r>
      <w:r w:rsidRPr="006D40CB">
        <w:t>function</w:t>
      </w:r>
      <w:r>
        <w:t xml:space="preserve"> to retrieve the texture information by its name (a file path).</w:t>
      </w:r>
    </w:p>
    <w:p w14:paraId="64F83CFB" w14:textId="77777777" w:rsidR="00862818" w:rsidRPr="00943887" w:rsidRDefault="00862818" w:rsidP="00862818">
      <w:pPr>
        <w:pStyle w:val="Code"/>
      </w:pPr>
      <w:r w:rsidRPr="00943887">
        <w:t xml:space="preserve">var </w:t>
      </w:r>
      <w:r>
        <w:t>get</w:t>
      </w:r>
      <w:r w:rsidRPr="00943887">
        <w:t>TextureInfo = function(textureName)</w:t>
      </w:r>
      <w:r>
        <w:t xml:space="preserve"> </w:t>
      </w:r>
      <w:r w:rsidRPr="00943887">
        <w:t>{</w:t>
      </w:r>
    </w:p>
    <w:p w14:paraId="224845B9" w14:textId="77777777" w:rsidR="00862818" w:rsidRPr="00943887" w:rsidRDefault="00862818" w:rsidP="00862818">
      <w:pPr>
        <w:pStyle w:val="Code"/>
      </w:pPr>
      <w:r w:rsidRPr="00943887">
        <w:t xml:space="preserve">    return gEngine.ResourceMap.</w:t>
      </w:r>
      <w:r>
        <w:t>retrieveAsset</w:t>
      </w:r>
      <w:r w:rsidRPr="00943887">
        <w:t>(textureName);</w:t>
      </w:r>
    </w:p>
    <w:p w14:paraId="49A78A32" w14:textId="77777777" w:rsidR="00862818" w:rsidRDefault="00862818" w:rsidP="00862818">
      <w:pPr>
        <w:pStyle w:val="Code"/>
      </w:pPr>
      <w:r w:rsidRPr="00943887">
        <w:t>}</w:t>
      </w:r>
      <w:commentRangeEnd w:id="824"/>
      <w:r w:rsidR="00941D17">
        <w:rPr>
          <w:rStyle w:val="CommentReference"/>
          <w:rFonts w:asciiTheme="minorHAnsi" w:hAnsiTheme="minorHAnsi"/>
          <w:noProof w:val="0"/>
        </w:rPr>
        <w:commentReference w:id="824"/>
      </w:r>
    </w:p>
    <w:p w14:paraId="3B6D7EA6" w14:textId="7213A72A" w:rsidR="00862818" w:rsidRDefault="00862818" w:rsidP="006D40CB">
      <w:pPr>
        <w:pStyle w:val="NumList"/>
        <w:numPr>
          <w:ilvl w:val="0"/>
          <w:numId w:val="14"/>
        </w:numPr>
        <w:rPr>
          <w:ins w:id="825" w:author="Matthew T. Munson" w:date="2021-04-18T22:05:00Z"/>
        </w:rPr>
      </w:pPr>
      <w:r>
        <w:t>Finally, remember to add the public functions to the public interface.</w:t>
      </w:r>
    </w:p>
    <w:p w14:paraId="7700F02A" w14:textId="41370930" w:rsidR="00941D17" w:rsidRDefault="00941D17" w:rsidP="00941D17">
      <w:pPr>
        <w:pStyle w:val="NumList"/>
        <w:numPr>
          <w:ilvl w:val="0"/>
          <w:numId w:val="0"/>
        </w:numPr>
        <w:ind w:left="576"/>
        <w:rPr>
          <w:ins w:id="826" w:author="Matthew T. Munson" w:date="2021-04-18T22:05:00Z"/>
        </w:rPr>
      </w:pPr>
    </w:p>
    <w:p w14:paraId="77685E6F" w14:textId="77777777" w:rsidR="00941D17" w:rsidRDefault="00941D17">
      <w:pPr>
        <w:pStyle w:val="NumList"/>
        <w:numPr>
          <w:ilvl w:val="0"/>
          <w:numId w:val="0"/>
        </w:numPr>
        <w:ind w:left="576"/>
        <w:pPrChange w:id="827" w:author="Matthew T. Munson" w:date="2021-04-18T22:05:00Z">
          <w:pPr>
            <w:pStyle w:val="NumList"/>
            <w:numPr>
              <w:numId w:val="14"/>
            </w:numPr>
          </w:pPr>
        </w:pPrChange>
      </w:pPr>
    </w:p>
    <w:p w14:paraId="486C5241" w14:textId="1073F078" w:rsidR="00941D17" w:rsidRDefault="00862818" w:rsidP="00941D17">
      <w:pPr>
        <w:pStyle w:val="Code"/>
        <w:rPr>
          <w:ins w:id="828" w:author="Matthew T. Munson" w:date="2021-04-18T22:05:00Z"/>
        </w:rPr>
      </w:pPr>
      <w:del w:id="829" w:author="Matthew T. Munson" w:date="2021-04-18T22:05:00Z">
        <w:r w:rsidRPr="00943887" w:rsidDel="00941D17">
          <w:lastRenderedPageBreak/>
          <w:delText xml:space="preserve">// </w:delText>
        </w:r>
      </w:del>
      <w:ins w:id="830" w:author="Matthew T. Munson" w:date="2021-04-18T22:05:00Z">
        <w:r w:rsidR="00941D17">
          <w:t xml:space="preserve">export {has, get, load, unload, </w:t>
        </w:r>
      </w:ins>
    </w:p>
    <w:p w14:paraId="7E9C528A" w14:textId="77777777" w:rsidR="00941D17" w:rsidRDefault="00941D17" w:rsidP="00941D17">
      <w:pPr>
        <w:pStyle w:val="Code"/>
        <w:rPr>
          <w:ins w:id="831" w:author="Matthew T. Munson" w:date="2021-04-18T22:05:00Z"/>
        </w:rPr>
      </w:pPr>
    </w:p>
    <w:p w14:paraId="4E176A8C" w14:textId="77777777" w:rsidR="00941D17" w:rsidRDefault="00941D17" w:rsidP="00941D17">
      <w:pPr>
        <w:pStyle w:val="Code"/>
        <w:rPr>
          <w:ins w:id="832" w:author="Matthew T. Munson" w:date="2021-04-18T22:05:00Z"/>
        </w:rPr>
      </w:pPr>
      <w:ins w:id="833" w:author="Matthew T. Munson" w:date="2021-04-18T22:05:00Z">
        <w:r>
          <w:t xml:space="preserve">    TextureInfo,    </w:t>
        </w:r>
      </w:ins>
    </w:p>
    <w:p w14:paraId="735F64C8" w14:textId="77777777" w:rsidR="00941D17" w:rsidRDefault="00941D17" w:rsidP="00941D17">
      <w:pPr>
        <w:pStyle w:val="Code"/>
        <w:rPr>
          <w:ins w:id="834" w:author="Matthew T. Munson" w:date="2021-04-18T22:05:00Z"/>
        </w:rPr>
      </w:pPr>
    </w:p>
    <w:p w14:paraId="72A08204" w14:textId="2DAA4A63" w:rsidR="00862818" w:rsidRPr="00943887" w:rsidDel="00941D17" w:rsidRDefault="00941D17" w:rsidP="00941D17">
      <w:pPr>
        <w:pStyle w:val="Code"/>
        <w:rPr>
          <w:del w:id="835" w:author="Matthew T. Munson" w:date="2021-04-18T22:05:00Z"/>
        </w:rPr>
      </w:pPr>
      <w:ins w:id="836" w:author="Matthew T. Munson" w:date="2021-04-18T22:05:00Z">
        <w:r>
          <w:t xml:space="preserve">    activate, deactivate}</w:t>
        </w:r>
      </w:ins>
      <w:del w:id="837" w:author="Matthew T. Munson" w:date="2021-04-18T22:05:00Z">
        <w:r w:rsidR="00862818" w:rsidRPr="00943887" w:rsidDel="00941D17">
          <w:delText>Public interface for this object. Anything not in here will</w:delText>
        </w:r>
      </w:del>
    </w:p>
    <w:p w14:paraId="12A8B9E2" w14:textId="5A26A3C9" w:rsidR="00862818" w:rsidRPr="00943887" w:rsidDel="00941D17" w:rsidRDefault="00862818" w:rsidP="00941D17">
      <w:pPr>
        <w:pStyle w:val="Code"/>
        <w:rPr>
          <w:del w:id="838" w:author="Matthew T. Munson" w:date="2021-04-18T22:05:00Z"/>
        </w:rPr>
      </w:pPr>
      <w:del w:id="839"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840" w:author="Matthew T. Munson" w:date="2021-04-18T22:05:00Z"/>
        </w:rPr>
      </w:pPr>
      <w:del w:id="841"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842" w:author="Matthew T. Munson" w:date="2021-04-18T22:05:00Z"/>
        </w:rPr>
      </w:pPr>
      <w:del w:id="843"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844" w:author="Matthew T. Munson" w:date="2021-04-18T22:05:00Z"/>
        </w:rPr>
      </w:pPr>
      <w:del w:id="845"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846" w:author="Matthew T. Munson" w:date="2021-04-18T22:05:00Z"/>
        </w:rPr>
      </w:pPr>
      <w:del w:id="847"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848" w:author="Matthew T. Munson" w:date="2021-04-18T22:05:00Z"/>
        </w:rPr>
      </w:pPr>
      <w:del w:id="849"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850" w:author="Matthew T. Munson" w:date="2021-04-18T22:05:00Z"/>
        </w:rPr>
      </w:pPr>
      <w:del w:id="851"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852" w:author="Matthew T. Munson" w:date="2021-04-18T22:05:00Z"/>
        </w:rPr>
      </w:pPr>
      <w:del w:id="853" w:author="Matthew T. Munson" w:date="2021-04-18T22:05:00Z">
        <w:r w:rsidRPr="00943887" w:rsidDel="00941D17">
          <w:delText>};</w:delText>
        </w:r>
      </w:del>
    </w:p>
    <w:p w14:paraId="55507ECA" w14:textId="2DBD0B6E" w:rsidR="00941D17" w:rsidRPr="00F22FDA" w:rsidRDefault="00862818" w:rsidP="00941D17">
      <w:pPr>
        <w:pStyle w:val="Code"/>
      </w:pPr>
      <w:del w:id="854" w:author="Matthew T. Munson" w:date="2021-04-18T22:05:00Z">
        <w:r w:rsidRPr="00943887" w:rsidDel="00941D17">
          <w:delText xml:space="preserve">return </w:delText>
        </w:r>
        <w:r w:rsidDel="00941D17">
          <w:delText>mPublic</w:delText>
        </w:r>
        <w:r w:rsidRPr="00943887" w:rsidDel="00941D17">
          <w:delText>;</w:delText>
        </w:r>
      </w:del>
    </w:p>
    <w:p w14:paraId="24CDBEC6" w14:textId="1604BE44" w:rsidR="00862818" w:rsidRDefault="00862818" w:rsidP="00862818">
      <w:pPr>
        <w:pStyle w:val="Code"/>
      </w:pPr>
    </w:p>
    <w:p w14:paraId="670A580D" w14:textId="77777777" w:rsidR="006D40CB" w:rsidRDefault="006D40CB" w:rsidP="006D40CB">
      <w:pPr>
        <w:pStyle w:val="Heading3"/>
      </w:pPr>
      <w:r>
        <w:t>Testing of Texture Mapping Functionality</w:t>
      </w:r>
    </w:p>
    <w:p w14:paraId="12E0C9A9" w14:textId="04E5B78C" w:rsidR="006D40CB" w:rsidRDefault="006D40CB" w:rsidP="006D40CB">
      <w:pPr>
        <w:pStyle w:val="BodyTextFirst"/>
      </w:pPr>
      <w:r>
        <w:t xml:space="preserve">With the previous 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JPEG format.</w:t>
      </w:r>
    </w:p>
    <w:p w14:paraId="7BBF164D" w14:textId="77777777" w:rsidR="006D40CB" w:rsidRDefault="006D40CB" w:rsidP="006D40CB">
      <w:pPr>
        <w:pStyle w:val="BodyTextFirst"/>
      </w:pP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7777777" w:rsidR="006D40CB" w:rsidRPr="00D4611E" w:rsidRDefault="006D40CB" w:rsidP="006D40CB">
      <w:pPr>
        <w:pStyle w:val="BodyTextFirst"/>
      </w:pPr>
      <w:r w:rsidRPr="00D4611E">
        <w:t xml:space="preserve">The </w:t>
      </w:r>
      <w:r w:rsidRPr="00D4611E">
        <w:rPr>
          <w:rStyle w:val="CodeInline"/>
        </w:rPr>
        <w:t>BlueLevel.xml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15A3ED5B" w14:textId="2E6A9840" w:rsidR="006D40CB" w:rsidRPr="00D4611E" w:rsidDel="00941D17" w:rsidRDefault="006D40CB" w:rsidP="006D40CB">
      <w:pPr>
        <w:pStyle w:val="Code"/>
        <w:rPr>
          <w:del w:id="855" w:author="Matthew T. Munson" w:date="2021-04-18T22:07:00Z"/>
        </w:rPr>
      </w:pPr>
      <w:del w:id="856" w:author="Matthew T. Munson" w:date="2021-04-18T22:07:00Z">
        <w:r w:rsidRPr="00D4611E" w:rsidDel="00941D17">
          <w:delText>&lt;MyGameLevel&gt;</w:delText>
        </w:r>
      </w:del>
    </w:p>
    <w:p w14:paraId="4473D39C" w14:textId="7C182F65" w:rsidR="00941D17" w:rsidRDefault="006D40CB" w:rsidP="00941D17">
      <w:pPr>
        <w:pStyle w:val="Code"/>
        <w:rPr>
          <w:ins w:id="857" w:author="Matthew T. Munson" w:date="2021-04-18T22:07:00Z"/>
        </w:rPr>
      </w:pPr>
      <w:del w:id="858" w:author="Matthew T. Munson" w:date="2021-04-18T22:07:00Z">
        <w:r w:rsidRPr="00D4611E" w:rsidDel="00941D17">
          <w:delText xml:space="preserve"> </w:delText>
        </w:r>
      </w:del>
    </w:p>
    <w:p w14:paraId="0711CA56" w14:textId="77777777" w:rsidR="00941D17" w:rsidRDefault="00941D17" w:rsidP="00941D17">
      <w:pPr>
        <w:pStyle w:val="Code"/>
        <w:rPr>
          <w:ins w:id="859" w:author="Matthew T. Munson" w:date="2021-04-18T22:07:00Z"/>
        </w:rPr>
      </w:pPr>
      <w:ins w:id="860" w:author="Matthew T. Munson" w:date="2021-04-18T22:07:00Z">
        <w:r>
          <w:t>&lt;</w:t>
        </w:r>
        <w:commentRangeStart w:id="861"/>
        <w:r>
          <w:t>MyGameLevel</w:t>
        </w:r>
        <w:commentRangeEnd w:id="861"/>
        <w:r>
          <w:rPr>
            <w:rStyle w:val="CommentReference"/>
            <w:rFonts w:asciiTheme="minorHAnsi" w:hAnsiTheme="minorHAnsi"/>
            <w:noProof w:val="0"/>
          </w:rPr>
          <w:commentReference w:id="861"/>
        </w:r>
        <w:r>
          <w:t>&gt;</w:t>
        </w:r>
      </w:ins>
    </w:p>
    <w:p w14:paraId="508BFD37" w14:textId="77777777" w:rsidR="00941D17" w:rsidRDefault="00941D17" w:rsidP="00941D17">
      <w:pPr>
        <w:pStyle w:val="Code"/>
        <w:rPr>
          <w:ins w:id="862" w:author="Matthew T. Munson" w:date="2021-04-18T22:07:00Z"/>
        </w:rPr>
      </w:pPr>
    </w:p>
    <w:p w14:paraId="7408DBA1" w14:textId="77777777" w:rsidR="00941D17" w:rsidRDefault="00941D17" w:rsidP="00941D17">
      <w:pPr>
        <w:pStyle w:val="Code"/>
        <w:rPr>
          <w:ins w:id="863" w:author="Matthew T. Munson" w:date="2021-04-18T22:07:00Z"/>
        </w:rPr>
      </w:pPr>
      <w:ins w:id="864" w:author="Matthew T. Munson" w:date="2021-04-18T22:07:00Z">
        <w:r>
          <w:t xml:space="preserve">    &lt;!-- cameras --&gt;</w:t>
        </w:r>
      </w:ins>
    </w:p>
    <w:p w14:paraId="12DEA3B5" w14:textId="77777777" w:rsidR="00941D17" w:rsidRDefault="00941D17" w:rsidP="00941D17">
      <w:pPr>
        <w:pStyle w:val="Code"/>
        <w:rPr>
          <w:ins w:id="865" w:author="Matthew T. Munson" w:date="2021-04-18T22:07:00Z"/>
        </w:rPr>
      </w:pPr>
      <w:ins w:id="866" w:author="Matthew T. Munson" w:date="2021-04-18T22:07:00Z">
        <w:r>
          <w:t xml:space="preserve">                &lt;!-- Viewport: x, y, w, h --&gt;</w:t>
        </w:r>
      </w:ins>
    </w:p>
    <w:p w14:paraId="023AFFBE" w14:textId="77777777" w:rsidR="00941D17" w:rsidRDefault="00941D17" w:rsidP="00941D17">
      <w:pPr>
        <w:pStyle w:val="Code"/>
        <w:rPr>
          <w:ins w:id="867" w:author="Matthew T. Munson" w:date="2021-04-18T22:07:00Z"/>
        </w:rPr>
      </w:pPr>
      <w:ins w:id="868" w:author="Matthew T. Munson" w:date="2021-04-18T22:07:00Z">
        <w:r>
          <w:t xml:space="preserve">    &lt;Camera CenterX="20" CenterY="60" Width="20" </w:t>
        </w:r>
      </w:ins>
    </w:p>
    <w:p w14:paraId="2C71DD36" w14:textId="77777777" w:rsidR="00941D17" w:rsidRDefault="00941D17" w:rsidP="00941D17">
      <w:pPr>
        <w:pStyle w:val="Code"/>
        <w:rPr>
          <w:ins w:id="869" w:author="Matthew T. Munson" w:date="2021-04-18T22:07:00Z"/>
        </w:rPr>
      </w:pPr>
      <w:ins w:id="870" w:author="Matthew T. Munson" w:date="2021-04-18T22:07:00Z">
        <w:r>
          <w:t xml:space="preserve">            Viewport="20 40 600 300"   </w:t>
        </w:r>
      </w:ins>
    </w:p>
    <w:p w14:paraId="27403B82" w14:textId="77777777" w:rsidR="00941D17" w:rsidRDefault="00941D17" w:rsidP="00941D17">
      <w:pPr>
        <w:pStyle w:val="Code"/>
        <w:rPr>
          <w:ins w:id="871" w:author="Matthew T. Munson" w:date="2021-04-18T22:07:00Z"/>
        </w:rPr>
      </w:pPr>
      <w:ins w:id="872" w:author="Matthew T. Munson" w:date="2021-04-18T22:07:00Z">
        <w:r>
          <w:t xml:space="preserve">            BgColor="0 0 1 1.0"/&gt;</w:t>
        </w:r>
      </w:ins>
    </w:p>
    <w:p w14:paraId="6637C15E" w14:textId="77777777" w:rsidR="00941D17" w:rsidRDefault="00941D17" w:rsidP="00941D17">
      <w:pPr>
        <w:pStyle w:val="Code"/>
        <w:rPr>
          <w:ins w:id="873" w:author="Matthew T. Munson" w:date="2021-04-18T22:07:00Z"/>
        </w:rPr>
      </w:pPr>
      <w:ins w:id="874" w:author="Matthew T. Munson" w:date="2021-04-18T22:07:00Z">
        <w:r>
          <w:t xml:space="preserve">              </w:t>
        </w:r>
      </w:ins>
    </w:p>
    <w:p w14:paraId="04021682" w14:textId="77777777" w:rsidR="00941D17" w:rsidRDefault="00941D17" w:rsidP="00941D17">
      <w:pPr>
        <w:pStyle w:val="Code"/>
        <w:rPr>
          <w:ins w:id="875" w:author="Matthew T. Munson" w:date="2021-04-18T22:07:00Z"/>
        </w:rPr>
      </w:pPr>
      <w:ins w:id="876" w:author="Matthew T. Munson" w:date="2021-04-18T22:07:00Z">
        <w:r>
          <w:t xml:space="preserve"> </w:t>
        </w:r>
      </w:ins>
    </w:p>
    <w:p w14:paraId="5F262728" w14:textId="77777777" w:rsidR="00941D17" w:rsidRDefault="00941D17" w:rsidP="00941D17">
      <w:pPr>
        <w:pStyle w:val="Code"/>
        <w:rPr>
          <w:ins w:id="877" w:author="Matthew T. Munson" w:date="2021-04-18T22:07:00Z"/>
        </w:rPr>
      </w:pPr>
      <w:ins w:id="878" w:author="Matthew T. Munson" w:date="2021-04-18T22:07:00Z">
        <w:r>
          <w:t xml:space="preserve">    &lt;!-- The red rectangle --&gt; </w:t>
        </w:r>
      </w:ins>
    </w:p>
    <w:p w14:paraId="55B910A2" w14:textId="77777777" w:rsidR="00941D17" w:rsidRDefault="00941D17" w:rsidP="00941D17">
      <w:pPr>
        <w:pStyle w:val="Code"/>
        <w:rPr>
          <w:ins w:id="879" w:author="Matthew T. Munson" w:date="2021-04-18T22:07:00Z"/>
        </w:rPr>
      </w:pPr>
      <w:ins w:id="880" w:author="Matthew T. Munson" w:date="2021-04-18T22:07:00Z">
        <w:r>
          <w:t xml:space="preserve">    &lt;Square PosX="20" PosY="60" Width="2" Height="3" Rotation="0"  Color="1 0 0 1" /&gt;</w:t>
        </w:r>
      </w:ins>
    </w:p>
    <w:p w14:paraId="37BFEE4B" w14:textId="77777777" w:rsidR="00941D17" w:rsidRDefault="00941D17" w:rsidP="00941D17">
      <w:pPr>
        <w:pStyle w:val="Code"/>
        <w:rPr>
          <w:ins w:id="881" w:author="Matthew T. Munson" w:date="2021-04-18T22:07:00Z"/>
        </w:rPr>
      </w:pPr>
      <w:ins w:id="882" w:author="Matthew T. Munson" w:date="2021-04-18T22:07:00Z">
        <w:r>
          <w:t xml:space="preserve"> </w:t>
        </w:r>
      </w:ins>
    </w:p>
    <w:p w14:paraId="59258C1C" w14:textId="77777777" w:rsidR="00941D17" w:rsidRDefault="00941D17" w:rsidP="00941D17">
      <w:pPr>
        <w:pStyle w:val="Code"/>
        <w:rPr>
          <w:ins w:id="883" w:author="Matthew T. Munson" w:date="2021-04-18T22:07:00Z"/>
        </w:rPr>
      </w:pPr>
      <w:ins w:id="884" w:author="Matthew T. Munson" w:date="2021-04-18T22:07:00Z">
        <w:r>
          <w:t xml:space="preserve">    &lt;!-- Textures Square --&gt;</w:t>
        </w:r>
      </w:ins>
    </w:p>
    <w:p w14:paraId="107CF859" w14:textId="77777777" w:rsidR="00941D17" w:rsidRDefault="00941D17" w:rsidP="00941D17">
      <w:pPr>
        <w:pStyle w:val="Code"/>
        <w:rPr>
          <w:ins w:id="885" w:author="Matthew T. Munson" w:date="2021-04-18T22:07:00Z"/>
        </w:rPr>
      </w:pPr>
      <w:ins w:id="886" w:author="Matthew T. Munson" w:date="2021-04-18T22:07:00Z">
        <w:r>
          <w:lastRenderedPageBreak/>
          <w:t xml:space="preserve">    &lt;TextureSquare PosX="15" PosY="60" Width="3" Height="3" Rotation="-5" </w:t>
        </w:r>
      </w:ins>
    </w:p>
    <w:p w14:paraId="25503092" w14:textId="77777777" w:rsidR="00941D17" w:rsidRDefault="00941D17" w:rsidP="00941D17">
      <w:pPr>
        <w:pStyle w:val="Code"/>
        <w:rPr>
          <w:ins w:id="887" w:author="Matthew T. Munson" w:date="2021-04-18T22:07:00Z"/>
        </w:rPr>
      </w:pPr>
      <w:ins w:id="888" w:author="Matthew T. Munson" w:date="2021-04-18T22:07:00Z">
        <w:r>
          <w:t xml:space="preserve">        Color="1 0 0 0.3" </w:t>
        </w:r>
      </w:ins>
    </w:p>
    <w:p w14:paraId="10641A66" w14:textId="77777777" w:rsidR="00941D17" w:rsidRDefault="00941D17" w:rsidP="00941D17">
      <w:pPr>
        <w:pStyle w:val="Code"/>
        <w:rPr>
          <w:ins w:id="889" w:author="Matthew T. Munson" w:date="2021-04-18T22:07:00Z"/>
        </w:rPr>
      </w:pPr>
      <w:ins w:id="890" w:author="Matthew T. Munson" w:date="2021-04-18T22:07:00Z">
        <w:r>
          <w:t xml:space="preserve">        Texture="assets/minion_portal.jpg" /&gt;</w:t>
        </w:r>
      </w:ins>
    </w:p>
    <w:p w14:paraId="6B5567DC" w14:textId="77777777" w:rsidR="00941D17" w:rsidRDefault="00941D17" w:rsidP="00941D17">
      <w:pPr>
        <w:pStyle w:val="Code"/>
        <w:rPr>
          <w:ins w:id="891" w:author="Matthew T. Munson" w:date="2021-04-18T22:07:00Z"/>
        </w:rPr>
      </w:pPr>
      <w:ins w:id="892" w:author="Matthew T. Munson" w:date="2021-04-18T22:07:00Z">
        <w:r>
          <w:t xml:space="preserve">        </w:t>
        </w:r>
      </w:ins>
    </w:p>
    <w:p w14:paraId="467E5497" w14:textId="77777777" w:rsidR="00941D17" w:rsidRDefault="00941D17" w:rsidP="00941D17">
      <w:pPr>
        <w:pStyle w:val="Code"/>
        <w:rPr>
          <w:ins w:id="893" w:author="Matthew T. Munson" w:date="2021-04-18T22:07:00Z"/>
        </w:rPr>
      </w:pPr>
      <w:ins w:id="894" w:author="Matthew T. Munson" w:date="2021-04-18T22:07:00Z">
        <w:r>
          <w:t xml:space="preserve">    &lt;TextureSquare PosX="25" PosY="60" Width="3" Height="3" Rotation="5"  </w:t>
        </w:r>
      </w:ins>
    </w:p>
    <w:p w14:paraId="777FED75" w14:textId="77777777" w:rsidR="00941D17" w:rsidRDefault="00941D17" w:rsidP="00941D17">
      <w:pPr>
        <w:pStyle w:val="Code"/>
        <w:rPr>
          <w:ins w:id="895" w:author="Matthew T. Munson" w:date="2021-04-18T22:07:00Z"/>
        </w:rPr>
      </w:pPr>
      <w:ins w:id="896" w:author="Matthew T. Munson" w:date="2021-04-18T22:07:00Z">
        <w:r>
          <w:t xml:space="preserve">        Color="0 0 0 0" </w:t>
        </w:r>
      </w:ins>
    </w:p>
    <w:p w14:paraId="01C5A216" w14:textId="77777777" w:rsidR="00941D17" w:rsidRDefault="00941D17" w:rsidP="00941D17">
      <w:pPr>
        <w:pStyle w:val="Code"/>
        <w:rPr>
          <w:ins w:id="897" w:author="Matthew T. Munson" w:date="2021-04-18T22:07:00Z"/>
        </w:rPr>
      </w:pPr>
      <w:ins w:id="898" w:author="Matthew T. Munson" w:date="2021-04-18T22:07:00Z">
        <w:r>
          <w:t xml:space="preserve">        Texture="assets/minion_collector.jpg"/&gt;</w:t>
        </w:r>
      </w:ins>
    </w:p>
    <w:p w14:paraId="15E7CDC8" w14:textId="77777777" w:rsidR="00941D17" w:rsidRDefault="00941D17" w:rsidP="00941D17">
      <w:pPr>
        <w:pStyle w:val="Code"/>
        <w:rPr>
          <w:ins w:id="899" w:author="Matthew T. Munson" w:date="2021-04-18T22:07:00Z"/>
        </w:rPr>
      </w:pPr>
      <w:ins w:id="900" w:author="Matthew T. Munson" w:date="2021-04-18T22:07:00Z">
        <w:r>
          <w:t xml:space="preserve">        &lt;!-- without tinting, alpha should be 0 --&gt;</w:t>
        </w:r>
      </w:ins>
    </w:p>
    <w:p w14:paraId="78CE3671" w14:textId="77777777" w:rsidR="00941D17" w:rsidRDefault="00941D17" w:rsidP="00941D17">
      <w:pPr>
        <w:pStyle w:val="Code"/>
        <w:rPr>
          <w:ins w:id="901" w:author="Matthew T. Munson" w:date="2021-04-18T22:07:00Z"/>
        </w:rPr>
      </w:pPr>
      <w:ins w:id="902" w:author="Matthew T. Munson" w:date="2021-04-18T22:07:00Z">
        <w:r>
          <w:t xml:space="preserve">   </w:t>
        </w:r>
      </w:ins>
    </w:p>
    <w:p w14:paraId="4CD57408" w14:textId="1A0B7428" w:rsidR="006D40CB" w:rsidRPr="00D4611E" w:rsidDel="00941D17" w:rsidRDefault="00941D17" w:rsidP="00941D17">
      <w:pPr>
        <w:pStyle w:val="Code"/>
        <w:rPr>
          <w:del w:id="903" w:author="Matthew T. Munson" w:date="2021-04-18T22:07:00Z"/>
        </w:rPr>
      </w:pPr>
      <w:ins w:id="904" w:author="Matthew T. Munson" w:date="2021-04-18T22:07:00Z">
        <w:r>
          <w:t>&lt;/MyGameLevel&gt;</w:t>
        </w:r>
      </w:ins>
      <w:del w:id="905" w:author="Matthew T. Munson" w:date="2021-04-18T22:07:00Z">
        <w:r w:rsidR="006D40CB" w:rsidRPr="00D4611E" w:rsidDel="00941D17">
          <w:delText xml:space="preserve">   &lt;!-- cameras --&gt;</w:delText>
        </w:r>
      </w:del>
    </w:p>
    <w:p w14:paraId="33D124AF" w14:textId="5934D39D" w:rsidR="006D40CB" w:rsidRPr="00D4611E" w:rsidDel="00941D17" w:rsidRDefault="006D40CB" w:rsidP="00941D17">
      <w:pPr>
        <w:pStyle w:val="Code"/>
        <w:rPr>
          <w:del w:id="906" w:author="Matthew T. Munson" w:date="2021-04-18T22:07:00Z"/>
        </w:rPr>
      </w:pPr>
      <w:del w:id="907"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908" w:author="Matthew T. Munson" w:date="2021-04-18T22:07:00Z"/>
        </w:rPr>
      </w:pPr>
      <w:del w:id="909"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910" w:author="Matthew T. Munson" w:date="2021-04-18T22:07:00Z"/>
        </w:rPr>
      </w:pPr>
      <w:del w:id="911"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912" w:author="Matthew T. Munson" w:date="2021-04-18T22:07:00Z"/>
        </w:rPr>
      </w:pPr>
      <w:del w:id="913"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914" w:author="Matthew T. Munson" w:date="2021-04-18T22:07:00Z"/>
        </w:rPr>
      </w:pPr>
      <w:del w:id="915"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916" w:author="Matthew T. Munson" w:date="2021-04-18T22:07:00Z"/>
        </w:rPr>
      </w:pPr>
      <w:del w:id="917"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918" w:author="Matthew T. Munson" w:date="2021-04-18T22:07:00Z"/>
        </w:rPr>
      </w:pPr>
      <w:del w:id="919"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920" w:author="Matthew T. Munson" w:date="2021-04-18T22:07:00Z"/>
        </w:rPr>
      </w:pPr>
      <w:del w:id="921"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922" w:author="Matthew T. Munson" w:date="2021-04-18T22:07:00Z"/>
        </w:rPr>
      </w:pPr>
      <w:del w:id="923"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924" w:author="Matthew T. Munson" w:date="2021-04-18T22:07:00Z"/>
        </w:rPr>
      </w:pPr>
      <w:del w:id="925"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926" w:author="Matthew T. Munson" w:date="2021-04-18T22:07:00Z"/>
        </w:rPr>
      </w:pPr>
      <w:del w:id="927"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928" w:author="Matthew T. Munson" w:date="2021-04-18T22:07:00Z"/>
        </w:rPr>
      </w:pPr>
      <w:del w:id="929"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930" w:author="Matthew T. Munson" w:date="2021-04-18T22:07:00Z"/>
        </w:rPr>
      </w:pPr>
      <w:del w:id="931"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932" w:author="Matthew T. Munson" w:date="2021-04-18T22:07:00Z"/>
        </w:rPr>
      </w:pPr>
      <w:del w:id="933"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934" w:author="Matthew T. Munson" w:date="2021-04-18T22:07:00Z"/>
        </w:rPr>
      </w:pPr>
      <w:del w:id="935"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936" w:author="Matthew T. Munson" w:date="2021-04-18T22:07:00Z"/>
        </w:rPr>
      </w:pPr>
      <w:del w:id="937"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938" w:author="Matthew T. Munson" w:date="2021-04-18T22:07:00Z"/>
        </w:rPr>
      </w:pPr>
      <w:del w:id="939" w:author="Matthew T. Munson" w:date="2021-04-18T22:07:00Z">
        <w:r w:rsidRPr="00D4611E" w:rsidDel="00941D17">
          <w:delText xml:space="preserve">        &lt;!-- without</w:delText>
        </w:r>
        <w:r w:rsidDel="00941D17">
          <w:delText xml:space="preserve"> tinting, alpha should be 0 --&gt;</w:delText>
        </w:r>
      </w:del>
    </w:p>
    <w:p w14:paraId="609902D3" w14:textId="709B0B6A" w:rsidR="00941D17" w:rsidRPr="00D4611E" w:rsidRDefault="006D40CB" w:rsidP="00941D17">
      <w:pPr>
        <w:pStyle w:val="Code"/>
      </w:pPr>
      <w:del w:id="940" w:author="Matthew T. Munson" w:date="2021-04-18T22:07:00Z">
        <w:r w:rsidRPr="00D4611E" w:rsidDel="00941D17">
          <w:delText>&lt;/MyGameLevel&gt;</w:delText>
        </w:r>
      </w:del>
    </w:p>
    <w:p w14:paraId="15C77DB3" w14:textId="6D5EA6DA" w:rsidR="006D40CB" w:rsidRDefault="006D40CB" w:rsidP="006D40CB">
      <w:pPr>
        <w:pStyle w:val="BodyTextCon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Pr="00C51D57">
        <w:rPr>
          <w:rStyle w:val="CodeInline"/>
        </w:rPr>
        <w:t>TextureFS.glsl</w:t>
      </w:r>
      <w:proofErr w:type="spellEnd"/>
      <w:r>
        <w:t xml:space="preserve">, the alpha value of the </w:t>
      </w:r>
      <w:r w:rsidRPr="00D85DF5">
        <w:rPr>
          <w:rStyle w:val="CodeInline"/>
        </w:rPr>
        <w:t>Color</w:t>
      </w:r>
      <w:r>
        <w:t xml:space="preserve"> element is used for tinting the texture map. The previous code shows 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there are the white areas outside the portal and collector minions in the right image of Figure 5-3.</w:t>
      </w:r>
    </w:p>
    <w:p w14:paraId="6333D80D" w14:textId="77777777" w:rsidR="006D40CB" w:rsidRDefault="006D40CB" w:rsidP="006D40CB">
      <w:pPr>
        <w:pStyle w:val="BodyTextCont"/>
      </w:pPr>
    </w:p>
    <w:p w14:paraId="212DFCEB" w14:textId="77777777" w:rsidR="006D40CB" w:rsidRDefault="006D40CB" w:rsidP="006D40CB">
      <w:pPr>
        <w:pStyle w:val="Heading4"/>
      </w:pPr>
      <w:r>
        <w:t xml:space="preserve">Modify </w:t>
      </w:r>
      <w:proofErr w:type="spellStart"/>
      <w:r>
        <w:t>SceneFileParser</w:t>
      </w:r>
      <w:proofErr w:type="spellEnd"/>
    </w:p>
    <w:p w14:paraId="7C4C8262" w14:textId="71E9588A" w:rsidR="006D40CB" w:rsidRDefault="006D40CB" w:rsidP="006D40CB">
      <w:pPr>
        <w:pStyle w:val="BodyTextFirst"/>
      </w:pPr>
      <w:r>
        <w:t xml:space="preserve">The scene file parser, </w:t>
      </w:r>
      <w:r w:rsidRPr="009C0A21">
        <w:rPr>
          <w:rStyle w:val="CodeInline"/>
        </w:rPr>
        <w:t>SceneFileParser.js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Pr="00210AA8">
        <w:rPr>
          <w:rStyle w:val="CodeInline"/>
        </w:rPr>
        <w:t>BlueScene.xml</w:t>
      </w:r>
      <w:r>
        <w:t xml:space="preserve">, in particular, to parse </w:t>
      </w:r>
      <w:r w:rsidRPr="004B3BB6">
        <w:rPr>
          <w:rStyle w:val="CodeInline"/>
        </w:rPr>
        <w:t>Square</w:t>
      </w:r>
      <w:r>
        <w:t xml:space="preserve"> elements into </w:t>
      </w:r>
      <w:proofErr w:type="spellStart"/>
      <w:r w:rsidRPr="008117BF">
        <w:rPr>
          <w:rStyle w:val="CodeInline"/>
        </w:rPr>
        <w:t>Renderable</w:t>
      </w:r>
      <w:proofErr w:type="spellEnd"/>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ins w:id="941" w:author="Matthew T. Munson" w:date="2021-04-18T22:17:00Z">
        <w:r w:rsidR="0057019D">
          <w:rPr>
            <w:rStyle w:val="CodeInline"/>
          </w:rPr>
          <w:t>my_</w:t>
        </w:r>
      </w:ins>
      <w:del w:id="942" w:author="Matthew T. Munson" w:date="2021-04-18T22:17:00Z">
        <w:r w:rsidRPr="0064090B" w:rsidDel="0057019D">
          <w:rPr>
            <w:rStyle w:val="CodeInline"/>
          </w:rPr>
          <w:delText>My</w:delText>
        </w:r>
      </w:del>
      <w:ins w:id="943" w:author="Matthew T. Munson" w:date="2021-04-18T22:17:00Z">
        <w:r w:rsidR="0057019D">
          <w:rPr>
            <w:rStyle w:val="CodeInline"/>
          </w:rPr>
          <w:t>g</w:t>
        </w:r>
      </w:ins>
      <w:del w:id="944" w:author="Matthew T. Munson" w:date="2021-04-18T22:17:00Z">
        <w:r w:rsidRPr="0064090B" w:rsidDel="0057019D">
          <w:rPr>
            <w:rStyle w:val="CodeInline"/>
          </w:rPr>
          <w:delText>G</w:delText>
        </w:r>
      </w:del>
      <w:r w:rsidRPr="0064090B">
        <w:rPr>
          <w:rStyle w:val="CodeInline"/>
        </w:rPr>
        <w:t>ame</w:t>
      </w:r>
      <w:proofErr w:type="spellEnd"/>
      <w:r w:rsidRPr="0064090B">
        <w:rPr>
          <w:rStyle w:val="CodeInline"/>
        </w:rPr>
        <w:t>/</w:t>
      </w:r>
      <w:ins w:id="945" w:author="Matthew T. Munson" w:date="2021-04-18T22:17:00Z">
        <w:r w:rsidR="0057019D">
          <w:rPr>
            <w:rStyle w:val="CodeInline"/>
          </w:rPr>
          <w:t>u</w:t>
        </w:r>
      </w:ins>
      <w:del w:id="946" w:author="Matthew T. Munson" w:date="2021-04-18T22:17:00Z">
        <w:r w:rsidRPr="0064090B" w:rsidDel="0057019D">
          <w:rPr>
            <w:rStyle w:val="CodeInline"/>
          </w:rPr>
          <w:delText>U</w:delText>
        </w:r>
      </w:del>
      <w:r w:rsidRPr="0064090B">
        <w:rPr>
          <w:rStyle w:val="CodeInline"/>
        </w:rPr>
        <w:t>til</w:t>
      </w:r>
      <w:r>
        <w:t xml:space="preserve"> folder.</w:t>
      </w:r>
    </w:p>
    <w:p w14:paraId="797D5A5A" w14:textId="77777777" w:rsidR="006D40CB" w:rsidRPr="003D2283" w:rsidRDefault="006D40CB" w:rsidP="006D40CB">
      <w:pPr>
        <w:pStyle w:val="BodyTextFirst"/>
      </w:pP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7EE23ED2" w:rsidR="006D40CB" w:rsidRDefault="006D40CB" w:rsidP="006D40CB">
      <w:pPr>
        <w:pStyle w:val="BodyTextFirst"/>
      </w:pPr>
      <w:r>
        <w:t xml:space="preserve">The modifications to </w:t>
      </w:r>
      <w:r w:rsidRPr="00307D28">
        <w:rPr>
          <w:rStyle w:val="CodeInline"/>
        </w:rPr>
        <w:t>BlueLevel.js</w:t>
      </w:r>
      <w:r>
        <w:t xml:space="preserve"> are in the </w:t>
      </w:r>
      <w:ins w:id="947" w:author="Matthew T. Munson" w:date="2021-04-18T22:23:00Z">
        <w:r w:rsidR="0057019D">
          <w:t xml:space="preserve">constructor, </w:t>
        </w:r>
      </w:ins>
      <w:r w:rsidRPr="00B7623B">
        <w:rPr>
          <w:rStyle w:val="CodeInline"/>
        </w:rPr>
        <w:t>load</w:t>
      </w:r>
      <w:del w:id="948" w:author="Matthew T. Munson" w:date="2021-04-18T22:23:00Z">
        <w:r w:rsidRPr="00B7623B" w:rsidDel="0057019D">
          <w:rPr>
            <w:rStyle w:val="CodeInline"/>
          </w:rPr>
          <w:delText>Scene</w:delText>
        </w:r>
      </w:del>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del w:id="949" w:author="Matthew T. Munson" w:date="2021-04-18T22:23:00Z">
        <w:r w:rsidRPr="00B7623B" w:rsidDel="0057019D">
          <w:rPr>
            <w:rStyle w:val="CodeInline"/>
          </w:rPr>
          <w:delText>Scene</w:delText>
        </w:r>
      </w:del>
      <w:r>
        <w:rPr>
          <w:rStyle w:val="CodeInline"/>
        </w:rPr>
        <w:t>()</w:t>
      </w:r>
      <w:r>
        <w:t xml:space="preserve">, </w:t>
      </w:r>
      <w:ins w:id="950" w:author="Matthew T. Munson" w:date="2021-04-18T22:23:00Z">
        <w:r w:rsidR="0057019D" w:rsidRPr="0057019D">
          <w:rPr>
            <w:rStyle w:val="CodeInline"/>
            <w:rPrChange w:id="951" w:author="Matthew T. Munson" w:date="2021-04-18T22:24:00Z">
              <w:rPr/>
            </w:rPrChange>
          </w:rPr>
          <w:t>next()</w:t>
        </w:r>
        <w:r w:rsidR="0057019D">
          <w:t xml:space="preserve">, </w:t>
        </w:r>
      </w:ins>
      <w:r>
        <w:t xml:space="preserve">and </w:t>
      </w:r>
      <w:proofErr w:type="spellStart"/>
      <w:r w:rsidRPr="00B7623B">
        <w:rPr>
          <w:rStyle w:val="CodeInline"/>
        </w:rPr>
        <w:t>init</w:t>
      </w:r>
      <w:proofErr w:type="spellEnd"/>
      <w:del w:id="952" w:author="Matthew T. Munson" w:date="2021-04-18T22:23:00Z">
        <w:r w:rsidRPr="00B7623B" w:rsidDel="0057019D">
          <w:rPr>
            <w:rStyle w:val="CodeInline"/>
          </w:rPr>
          <w:delText>ialize</w:delText>
        </w:r>
      </w:del>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77777777" w:rsidR="006D40CB" w:rsidRDefault="006D40CB" w:rsidP="006D40CB">
      <w:pPr>
        <w:pStyle w:val="NumList"/>
        <w:numPr>
          <w:ilvl w:val="0"/>
          <w:numId w:val="29"/>
        </w:numPr>
      </w:pPr>
      <w:r>
        <w:t>Modify the constructor to define constants to represent the texture images that will be used.</w:t>
      </w:r>
    </w:p>
    <w:p w14:paraId="662002BF" w14:textId="62411431" w:rsidR="005F60B1" w:rsidRDefault="006D40CB" w:rsidP="005F60B1">
      <w:pPr>
        <w:pStyle w:val="Code"/>
        <w:rPr>
          <w:ins w:id="953" w:author="Matthew T. Munson" w:date="2021-04-18T22:28:00Z"/>
        </w:rPr>
      </w:pPr>
      <w:del w:id="954" w:author="Matthew T. Munson" w:date="2021-04-18T22:28:00Z">
        <w:r w:rsidRPr="005417A3" w:rsidDel="005F60B1">
          <w:delText xml:space="preserve">function </w:delText>
        </w:r>
      </w:del>
      <w:ins w:id="955" w:author="Matthew T. Munson" w:date="2021-04-18T22:28:00Z">
        <w:r w:rsidR="005F60B1">
          <w:t>class BlueLevel extends engine.Scene {</w:t>
        </w:r>
      </w:ins>
    </w:p>
    <w:p w14:paraId="75164787" w14:textId="77777777" w:rsidR="005F60B1" w:rsidRDefault="005F60B1" w:rsidP="005F60B1">
      <w:pPr>
        <w:pStyle w:val="Code"/>
        <w:rPr>
          <w:ins w:id="956" w:author="Matthew T. Munson" w:date="2021-04-18T22:28:00Z"/>
        </w:rPr>
      </w:pPr>
      <w:ins w:id="957" w:author="Matthew T. Munson" w:date="2021-04-18T22:28:00Z">
        <w:r>
          <w:t xml:space="preserve">    constructor() {</w:t>
        </w:r>
      </w:ins>
    </w:p>
    <w:p w14:paraId="72C306B1" w14:textId="77777777" w:rsidR="005F60B1" w:rsidRDefault="005F60B1" w:rsidP="005F60B1">
      <w:pPr>
        <w:pStyle w:val="Code"/>
        <w:rPr>
          <w:ins w:id="958" w:author="Matthew T. Munson" w:date="2021-04-18T22:28:00Z"/>
        </w:rPr>
      </w:pPr>
      <w:ins w:id="959" w:author="Matthew T. Munson" w:date="2021-04-18T22:28:00Z">
        <w:r>
          <w:t xml:space="preserve">        super();</w:t>
        </w:r>
      </w:ins>
    </w:p>
    <w:p w14:paraId="3EE4AFDC" w14:textId="77777777" w:rsidR="005F60B1" w:rsidRDefault="005F60B1" w:rsidP="005F60B1">
      <w:pPr>
        <w:pStyle w:val="Code"/>
        <w:rPr>
          <w:ins w:id="960" w:author="Matthew T. Munson" w:date="2021-04-18T22:28:00Z"/>
        </w:rPr>
      </w:pPr>
      <w:ins w:id="961" w:author="Matthew T. Munson" w:date="2021-04-18T22:28:00Z">
        <w:r>
          <w:t xml:space="preserve">        // scene file name</w:t>
        </w:r>
      </w:ins>
    </w:p>
    <w:p w14:paraId="663B52A0" w14:textId="77777777" w:rsidR="005F60B1" w:rsidRDefault="005F60B1" w:rsidP="005F60B1">
      <w:pPr>
        <w:pStyle w:val="Code"/>
        <w:rPr>
          <w:ins w:id="962" w:author="Matthew T. Munson" w:date="2021-04-18T22:28:00Z"/>
        </w:rPr>
      </w:pPr>
      <w:ins w:id="963" w:author="Matthew T. Munson" w:date="2021-04-18T22:28:00Z">
        <w:r>
          <w:t xml:space="preserve">        this.kSceneFile = "assets/blue_level.xml";</w:t>
        </w:r>
      </w:ins>
    </w:p>
    <w:p w14:paraId="0CDDBDD0" w14:textId="77777777" w:rsidR="005F60B1" w:rsidRDefault="005F60B1" w:rsidP="005F60B1">
      <w:pPr>
        <w:pStyle w:val="Code"/>
        <w:rPr>
          <w:ins w:id="964" w:author="Matthew T. Munson" w:date="2021-04-18T22:28:00Z"/>
        </w:rPr>
      </w:pPr>
    </w:p>
    <w:p w14:paraId="31C78771" w14:textId="77777777" w:rsidR="005F60B1" w:rsidRDefault="005F60B1" w:rsidP="005F60B1">
      <w:pPr>
        <w:pStyle w:val="Code"/>
        <w:rPr>
          <w:ins w:id="965" w:author="Matthew T. Munson" w:date="2021-04-18T22:28:00Z"/>
        </w:rPr>
      </w:pPr>
      <w:ins w:id="966" w:author="Matthew T. Munson" w:date="2021-04-18T22:28:00Z">
        <w:r>
          <w:t xml:space="preserve">        // textures: (Note: jpg does not support transparency)</w:t>
        </w:r>
      </w:ins>
    </w:p>
    <w:p w14:paraId="4EA3BA57" w14:textId="77777777" w:rsidR="005F60B1" w:rsidRDefault="005F60B1" w:rsidP="005F60B1">
      <w:pPr>
        <w:pStyle w:val="Code"/>
        <w:rPr>
          <w:ins w:id="967" w:author="Matthew T. Munson" w:date="2021-04-18T22:28:00Z"/>
        </w:rPr>
      </w:pPr>
      <w:ins w:id="968" w:author="Matthew T. Munson" w:date="2021-04-18T22:28:00Z">
        <w:r>
          <w:t xml:space="preserve">        this.kPortal = "assets/minion_portal.jpg";</w:t>
        </w:r>
      </w:ins>
    </w:p>
    <w:p w14:paraId="7A306F99" w14:textId="77777777" w:rsidR="005F60B1" w:rsidRDefault="005F60B1" w:rsidP="005F60B1">
      <w:pPr>
        <w:pStyle w:val="Code"/>
        <w:rPr>
          <w:ins w:id="969" w:author="Matthew T. Munson" w:date="2021-04-18T22:28:00Z"/>
        </w:rPr>
      </w:pPr>
      <w:ins w:id="970" w:author="Matthew T. Munson" w:date="2021-04-18T22:28:00Z">
        <w:r>
          <w:t xml:space="preserve">        this.kCollector = "assets/minion_collector.jpg";</w:t>
        </w:r>
      </w:ins>
    </w:p>
    <w:p w14:paraId="2F36322D" w14:textId="77777777" w:rsidR="005F60B1" w:rsidRDefault="005F60B1" w:rsidP="005F60B1">
      <w:pPr>
        <w:pStyle w:val="Code"/>
        <w:rPr>
          <w:ins w:id="971" w:author="Matthew T. Munson" w:date="2021-04-18T22:28:00Z"/>
        </w:rPr>
      </w:pPr>
    </w:p>
    <w:p w14:paraId="4D2FA9E9" w14:textId="77777777" w:rsidR="005F60B1" w:rsidRDefault="005F60B1" w:rsidP="005F60B1">
      <w:pPr>
        <w:pStyle w:val="Code"/>
        <w:rPr>
          <w:ins w:id="972" w:author="Matthew T. Munson" w:date="2021-04-18T22:28:00Z"/>
        </w:rPr>
      </w:pPr>
      <w:ins w:id="973" w:author="Matthew T. Munson" w:date="2021-04-18T22:28:00Z">
        <w:r>
          <w:t xml:space="preserve">        // all squares</w:t>
        </w:r>
      </w:ins>
    </w:p>
    <w:p w14:paraId="38962703" w14:textId="77777777" w:rsidR="005F60B1" w:rsidRDefault="005F60B1" w:rsidP="005F60B1">
      <w:pPr>
        <w:pStyle w:val="Code"/>
        <w:rPr>
          <w:ins w:id="974" w:author="Matthew T. Munson" w:date="2021-04-18T22:28:00Z"/>
        </w:rPr>
      </w:pPr>
      <w:ins w:id="975" w:author="Matthew T. Munson" w:date="2021-04-18T22:28:00Z">
        <w:r>
          <w:t xml:space="preserve">        this.mSqSet = [];        // these are the Renderable objects</w:t>
        </w:r>
      </w:ins>
    </w:p>
    <w:p w14:paraId="73636FFC" w14:textId="77777777" w:rsidR="005F60B1" w:rsidRDefault="005F60B1" w:rsidP="005F60B1">
      <w:pPr>
        <w:pStyle w:val="Code"/>
        <w:rPr>
          <w:ins w:id="976" w:author="Matthew T. Munson" w:date="2021-04-18T22:28:00Z"/>
        </w:rPr>
      </w:pPr>
    </w:p>
    <w:p w14:paraId="48CC04D7" w14:textId="77777777" w:rsidR="005F60B1" w:rsidRDefault="005F60B1" w:rsidP="005F60B1">
      <w:pPr>
        <w:pStyle w:val="Code"/>
        <w:rPr>
          <w:ins w:id="977" w:author="Matthew T. Munson" w:date="2021-04-18T22:28:00Z"/>
        </w:rPr>
      </w:pPr>
      <w:ins w:id="978" w:author="Matthew T. Munson" w:date="2021-04-18T22:28:00Z">
        <w:r>
          <w:t xml:space="preserve">        // The camera to view the scene</w:t>
        </w:r>
      </w:ins>
    </w:p>
    <w:p w14:paraId="55E29454" w14:textId="77777777" w:rsidR="005F60B1" w:rsidRDefault="005F60B1" w:rsidP="005F60B1">
      <w:pPr>
        <w:pStyle w:val="Code"/>
        <w:rPr>
          <w:ins w:id="979" w:author="Matthew T. Munson" w:date="2021-04-18T22:28:00Z"/>
        </w:rPr>
      </w:pPr>
      <w:ins w:id="980" w:author="Matthew T. Munson" w:date="2021-04-18T22:28:00Z">
        <w:r>
          <w:t xml:space="preserve">        this.mCamera = null;</w:t>
        </w:r>
      </w:ins>
    </w:p>
    <w:p w14:paraId="7AF433AE" w14:textId="034CFE67" w:rsidR="006D40CB" w:rsidDel="005F60B1" w:rsidRDefault="005F60B1" w:rsidP="005F60B1">
      <w:pPr>
        <w:pStyle w:val="Code"/>
        <w:rPr>
          <w:del w:id="981" w:author="Matthew T. Munson" w:date="2021-04-18T22:28:00Z"/>
        </w:rPr>
      </w:pPr>
      <w:ins w:id="982" w:author="Matthew T. Munson" w:date="2021-04-18T22:28:00Z">
        <w:r>
          <w:t xml:space="preserve">    }</w:t>
        </w:r>
      </w:ins>
      <w:del w:id="983" w:author="Matthew T. Munson" w:date="2021-04-18T22:28:00Z">
        <w:r w:rsidR="006D40CB" w:rsidRPr="005417A3" w:rsidDel="005F60B1">
          <w:delText>BlueLevel()</w:delText>
        </w:r>
        <w:r w:rsidR="006D40CB" w:rsidDel="005F60B1">
          <w:delText xml:space="preserve"> </w:delText>
        </w:r>
        <w:r w:rsidR="006D40CB" w:rsidRPr="005417A3" w:rsidDel="005F60B1">
          <w:delText xml:space="preserve">{       </w:delText>
        </w:r>
      </w:del>
    </w:p>
    <w:p w14:paraId="3BC85F3B" w14:textId="580BBAEC" w:rsidR="005F60B1" w:rsidRDefault="005F60B1" w:rsidP="005F60B1">
      <w:pPr>
        <w:pStyle w:val="Code"/>
        <w:rPr>
          <w:ins w:id="984" w:author="Matthew T. Munson" w:date="2021-04-18T22:28:00Z"/>
        </w:rPr>
      </w:pPr>
    </w:p>
    <w:p w14:paraId="550EE49F" w14:textId="5354AEC2" w:rsidR="005F60B1" w:rsidRPr="005417A3" w:rsidRDefault="005F60B1" w:rsidP="005F60B1">
      <w:pPr>
        <w:pStyle w:val="Code"/>
        <w:rPr>
          <w:ins w:id="985" w:author="Matthew T. Munson" w:date="2021-04-18T22:28:00Z"/>
        </w:rPr>
      </w:pPr>
      <w:ins w:id="986" w:author="Matthew T. Munson" w:date="2021-04-18T22:28:00Z">
        <w:r>
          <w:t>…</w:t>
        </w:r>
      </w:ins>
    </w:p>
    <w:p w14:paraId="056F977F" w14:textId="70000A5E" w:rsidR="006D40CB" w:rsidRPr="005417A3" w:rsidDel="005F60B1" w:rsidRDefault="006D40CB" w:rsidP="005F60B1">
      <w:pPr>
        <w:pStyle w:val="Code"/>
        <w:rPr>
          <w:del w:id="987" w:author="Matthew T. Munson" w:date="2021-04-18T22:28:00Z"/>
        </w:rPr>
      </w:pPr>
      <w:del w:id="988"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989" w:author="Matthew T. Munson" w:date="2021-04-18T22:28:00Z"/>
        </w:rPr>
      </w:pPr>
      <w:del w:id="990"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991" w:author="Matthew T. Munson" w:date="2021-04-18T22:28:00Z"/>
        </w:rPr>
      </w:pPr>
      <w:del w:id="992"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993" w:author="Matthew T. Munson" w:date="2021-04-18T22:28:00Z"/>
          <w:rStyle w:val="CodeBold"/>
        </w:rPr>
      </w:pPr>
      <w:del w:id="994"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995" w:author="Matthew T. Munson" w:date="2021-04-18T22:28:00Z"/>
          <w:rStyle w:val="CodeBold"/>
        </w:rPr>
      </w:pPr>
      <w:del w:id="996"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997" w:author="Matthew T. Munson" w:date="2021-04-18T22:28:00Z"/>
          <w:rStyle w:val="CodeBold"/>
        </w:rPr>
      </w:pPr>
      <w:del w:id="998"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999" w:author="Matthew T. Munson" w:date="2021-04-18T22:28:00Z"/>
        </w:rPr>
      </w:pPr>
      <w:del w:id="1000"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001" w:author="Matthew T. Munson" w:date="2021-04-18T22:28:00Z"/>
        </w:rPr>
      </w:pPr>
      <w:del w:id="1002"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003" w:author="Matthew T. Munson" w:date="2021-04-18T22:28:00Z"/>
        </w:rPr>
      </w:pPr>
      <w:del w:id="1004"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005" w:author="Matthew T. Munson" w:date="2021-04-18T22:28:00Z"/>
        </w:rPr>
      </w:pPr>
      <w:del w:id="1006"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007" w:author="Matthew T. Munson" w:date="2021-04-18T22:28:00Z"/>
        </w:rPr>
      </w:pPr>
      <w:del w:id="1008"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009" w:author="Matthew T. Munson" w:date="2021-04-18T22:28:00Z"/>
        </w:rPr>
      </w:pPr>
      <w:del w:id="1010"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011" w:author="Matthew T. Munson" w:date="2021-04-18T22:28:00Z"/>
        </w:rPr>
      </w:pPr>
      <w:del w:id="1012" w:author="Matthew T. Munson" w:date="2021-04-18T22:28:00Z">
        <w:r w:rsidRPr="005417A3" w:rsidDel="005F60B1">
          <w:delText>};</w:delText>
        </w:r>
      </w:del>
    </w:p>
    <w:p w14:paraId="7C8D7CF5" w14:textId="41D010C4" w:rsidR="005F60B1" w:rsidRPr="005417A3" w:rsidRDefault="006D40CB" w:rsidP="005F60B1">
      <w:pPr>
        <w:pStyle w:val="Code"/>
      </w:pPr>
      <w:del w:id="1013"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77777777" w:rsidR="006D40CB" w:rsidRDefault="006D40CB" w:rsidP="006D40CB">
      <w:pPr>
        <w:pStyle w:val="NumList"/>
        <w:numPr>
          <w:ilvl w:val="0"/>
          <w:numId w:val="14"/>
        </w:numPr>
      </w:pPr>
      <w:r>
        <w:t xml:space="preserve">Initiate </w:t>
      </w:r>
      <w:r w:rsidRPr="006D40CB">
        <w:t>loading</w:t>
      </w:r>
      <w:r>
        <w:t xml:space="preserve"> of the textures in the </w:t>
      </w:r>
      <w:r>
        <w:rPr>
          <w:rStyle w:val="CodeInline"/>
        </w:rPr>
        <w:t>load</w:t>
      </w:r>
      <w:del w:id="1014" w:author="Matthew T. Munson" w:date="2021-04-18T22:29:00Z">
        <w:r w:rsidDel="005F60B1">
          <w:rPr>
            <w:rStyle w:val="CodeInline"/>
          </w:rPr>
          <w:delText>Scene</w:delText>
        </w:r>
      </w:del>
      <w:r>
        <w:rPr>
          <w:rStyle w:val="CodeInline"/>
        </w:rPr>
        <w:t>()</w:t>
      </w:r>
      <w:r>
        <w:t xml:space="preserve"> function.</w:t>
      </w:r>
    </w:p>
    <w:p w14:paraId="24423129" w14:textId="6464B6BE" w:rsidR="005F60B1" w:rsidRDefault="006D40CB" w:rsidP="005F60B1">
      <w:pPr>
        <w:pStyle w:val="Code"/>
        <w:rPr>
          <w:ins w:id="1015" w:author="Matthew T. Munson" w:date="2021-04-18T22:29:00Z"/>
        </w:rPr>
      </w:pPr>
      <w:del w:id="1016" w:author="Matthew T. Munson" w:date="2021-04-18T22:29:00Z">
        <w:r w:rsidRPr="005417A3" w:rsidDel="005F60B1">
          <w:delText>BlueLevel.</w:delText>
        </w:r>
      </w:del>
      <w:ins w:id="1017" w:author="Matthew T. Munson" w:date="2021-04-18T22:29:00Z">
        <w:r w:rsidR="005F60B1">
          <w:t>load() {</w:t>
        </w:r>
      </w:ins>
    </w:p>
    <w:p w14:paraId="1A64AAFE" w14:textId="77777777" w:rsidR="005F60B1" w:rsidRDefault="005F60B1" w:rsidP="005F60B1">
      <w:pPr>
        <w:pStyle w:val="Code"/>
        <w:rPr>
          <w:ins w:id="1018" w:author="Matthew T. Munson" w:date="2021-04-18T22:29:00Z"/>
        </w:rPr>
      </w:pPr>
      <w:ins w:id="1019" w:author="Matthew T. Munson" w:date="2021-04-18T22:29:00Z">
        <w:r>
          <w:t xml:space="preserve">        // load the scene file</w:t>
        </w:r>
      </w:ins>
    </w:p>
    <w:p w14:paraId="2300957C" w14:textId="77777777" w:rsidR="005F60B1" w:rsidRDefault="005F60B1" w:rsidP="005F60B1">
      <w:pPr>
        <w:pStyle w:val="Code"/>
        <w:rPr>
          <w:ins w:id="1020" w:author="Matthew T. Munson" w:date="2021-04-18T22:29:00Z"/>
        </w:rPr>
      </w:pPr>
      <w:ins w:id="1021" w:author="Matthew T. Munson" w:date="2021-04-18T22:29:00Z">
        <w:r>
          <w:t xml:space="preserve">        engine.xml.load(this.kSceneFile);</w:t>
        </w:r>
      </w:ins>
    </w:p>
    <w:p w14:paraId="68738D43" w14:textId="77777777" w:rsidR="005F60B1" w:rsidRDefault="005F60B1" w:rsidP="005F60B1">
      <w:pPr>
        <w:pStyle w:val="Code"/>
        <w:rPr>
          <w:ins w:id="1022" w:author="Matthew T. Munson" w:date="2021-04-18T22:29:00Z"/>
        </w:rPr>
      </w:pPr>
    </w:p>
    <w:p w14:paraId="33FF2DAA" w14:textId="77777777" w:rsidR="005F60B1" w:rsidRDefault="005F60B1" w:rsidP="005F60B1">
      <w:pPr>
        <w:pStyle w:val="Code"/>
        <w:rPr>
          <w:ins w:id="1023" w:author="Matthew T. Munson" w:date="2021-04-18T22:29:00Z"/>
        </w:rPr>
      </w:pPr>
      <w:ins w:id="1024" w:author="Matthew T. Munson" w:date="2021-04-18T22:29:00Z">
        <w:r>
          <w:t xml:space="preserve">        // load the textures</w:t>
        </w:r>
      </w:ins>
    </w:p>
    <w:p w14:paraId="5F87A2EE" w14:textId="77777777" w:rsidR="005F60B1" w:rsidRDefault="005F60B1" w:rsidP="005F60B1">
      <w:pPr>
        <w:pStyle w:val="Code"/>
        <w:rPr>
          <w:ins w:id="1025" w:author="Matthew T. Munson" w:date="2021-04-18T22:29:00Z"/>
        </w:rPr>
      </w:pPr>
      <w:ins w:id="1026" w:author="Matthew T. Munson" w:date="2021-04-18T22:29:00Z">
        <w:r>
          <w:t xml:space="preserve">        engine.texture.load(this.kPortal);</w:t>
        </w:r>
      </w:ins>
    </w:p>
    <w:p w14:paraId="71826BEF" w14:textId="77777777" w:rsidR="005F60B1" w:rsidRDefault="005F60B1" w:rsidP="005F60B1">
      <w:pPr>
        <w:pStyle w:val="Code"/>
        <w:rPr>
          <w:ins w:id="1027" w:author="Matthew T. Munson" w:date="2021-04-18T22:29:00Z"/>
        </w:rPr>
      </w:pPr>
      <w:ins w:id="1028" w:author="Matthew T. Munson" w:date="2021-04-18T22:29:00Z">
        <w:r>
          <w:t xml:space="preserve">        engine.texture.load(this.kCollector);</w:t>
        </w:r>
      </w:ins>
    </w:p>
    <w:p w14:paraId="5E50F8C1" w14:textId="3373AA1C" w:rsidR="006D40CB" w:rsidRPr="005417A3" w:rsidDel="005F60B1" w:rsidRDefault="005F60B1" w:rsidP="005F60B1">
      <w:pPr>
        <w:pStyle w:val="Code"/>
        <w:rPr>
          <w:del w:id="1029" w:author="Matthew T. Munson" w:date="2021-04-18T22:29:00Z"/>
        </w:rPr>
      </w:pPr>
      <w:ins w:id="1030" w:author="Matthew T. Munson" w:date="2021-04-18T22:29:00Z">
        <w:r>
          <w:t xml:space="preserve">    }</w:t>
        </w:r>
      </w:ins>
      <w:del w:id="1031" w:author="Matthew T. Munson" w:date="2021-04-18T22:29:00Z">
        <w:r w:rsidR="006D40CB" w:rsidRPr="005417A3" w:rsidDel="005F60B1">
          <w:delText>prototype.</w:delText>
        </w:r>
        <w:r w:rsidR="006D40CB" w:rsidDel="005F60B1">
          <w:delText>loadScene</w:delText>
        </w:r>
        <w:r w:rsidR="006D40CB" w:rsidRPr="005417A3" w:rsidDel="005F60B1">
          <w:delText xml:space="preserve"> = function() {</w:delText>
        </w:r>
      </w:del>
    </w:p>
    <w:p w14:paraId="6363F122" w14:textId="2E08A6AA" w:rsidR="006D40CB" w:rsidRPr="005417A3" w:rsidDel="005F60B1" w:rsidRDefault="006D40CB" w:rsidP="005F60B1">
      <w:pPr>
        <w:pStyle w:val="Code"/>
        <w:rPr>
          <w:del w:id="1032" w:author="Matthew T. Munson" w:date="2021-04-18T22:29:00Z"/>
        </w:rPr>
      </w:pPr>
      <w:del w:id="1033"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1034" w:author="Matthew T. Munson" w:date="2021-04-18T22:29:00Z"/>
        </w:rPr>
      </w:pPr>
      <w:del w:id="1035"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1036" w:author="Matthew T. Munson" w:date="2021-04-18T22:29:00Z"/>
        </w:rPr>
      </w:pPr>
      <w:del w:id="1037"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1038" w:author="Matthew T. Munson" w:date="2021-04-18T22:29:00Z"/>
        </w:rPr>
      </w:pPr>
      <w:del w:id="1039"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1040" w:author="Matthew T. Munson" w:date="2021-04-18T22:29:00Z"/>
          <w:rStyle w:val="CodeBold"/>
        </w:rPr>
      </w:pPr>
      <w:del w:id="1041"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1042" w:author="Matthew T. Munson" w:date="2021-04-18T22:29:00Z"/>
          <w:rStyle w:val="CodeBold"/>
        </w:rPr>
      </w:pPr>
      <w:del w:id="1043"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1044" w:author="Matthew T. Munson" w:date="2021-04-18T22:29:00Z"/>
          <w:rStyle w:val="CodeBold"/>
        </w:rPr>
      </w:pPr>
      <w:del w:id="1045"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23C3A94A" w:rsidR="005F60B1" w:rsidRPr="005417A3" w:rsidRDefault="006D40CB" w:rsidP="005F60B1">
      <w:pPr>
        <w:pStyle w:val="Code"/>
      </w:pPr>
      <w:del w:id="1046" w:author="Matthew T. Munson" w:date="2021-04-18T22:29:00Z">
        <w:r w:rsidRPr="005417A3" w:rsidDel="005F60B1">
          <w:delText>};</w:delText>
        </w:r>
      </w:del>
    </w:p>
    <w:p w14:paraId="492B1711" w14:textId="77777777" w:rsidR="006D40CB" w:rsidRDefault="006D40CB" w:rsidP="006D40CB">
      <w:pPr>
        <w:pStyle w:val="NumList"/>
        <w:numPr>
          <w:ilvl w:val="0"/>
          <w:numId w:val="14"/>
        </w:numPr>
      </w:pPr>
      <w:r>
        <w:t xml:space="preserve">Likewise, </w:t>
      </w:r>
      <w:r w:rsidRPr="006D40CB">
        <w:t>add</w:t>
      </w:r>
      <w:r>
        <w:t xml:space="preserve"> code to clean up by unloading the textures in the </w:t>
      </w:r>
      <w:r>
        <w:rPr>
          <w:rStyle w:val="CodeInline"/>
        </w:rPr>
        <w:t>unload</w:t>
      </w:r>
      <w:del w:id="1047" w:author="Matthew T. Munson" w:date="2021-04-18T22:29:00Z">
        <w:r w:rsidDel="005F60B1">
          <w:rPr>
            <w:rStyle w:val="CodeInline"/>
          </w:rPr>
          <w:delText>Scene</w:delText>
        </w:r>
      </w:del>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1FFDC76B" w:rsidR="005F60B1" w:rsidRDefault="006D40CB" w:rsidP="005F60B1">
      <w:pPr>
        <w:pStyle w:val="Code"/>
        <w:rPr>
          <w:ins w:id="1048" w:author="Matthew T. Munson" w:date="2021-04-18T22:29:00Z"/>
        </w:rPr>
      </w:pPr>
      <w:del w:id="1049" w:author="Matthew T. Munson" w:date="2021-04-18T22:29:00Z">
        <w:r w:rsidRPr="005417A3" w:rsidDel="005F60B1">
          <w:delText>BlueLevel.</w:delText>
        </w:r>
      </w:del>
      <w:ins w:id="1050" w:author="Matthew T. Munson" w:date="2021-04-18T22:29:00Z">
        <w:r w:rsidR="005F60B1">
          <w:t>unload() {</w:t>
        </w:r>
      </w:ins>
    </w:p>
    <w:p w14:paraId="41F6C340" w14:textId="77777777" w:rsidR="005F60B1" w:rsidRDefault="005F60B1" w:rsidP="005F60B1">
      <w:pPr>
        <w:pStyle w:val="Code"/>
        <w:rPr>
          <w:ins w:id="1051" w:author="Matthew T. Munson" w:date="2021-04-18T22:29:00Z"/>
        </w:rPr>
      </w:pPr>
      <w:ins w:id="1052" w:author="Matthew T. Munson" w:date="2021-04-18T22:29:00Z">
        <w:r>
          <w:t xml:space="preserve">        // unload the scene flie and loaded resources</w:t>
        </w:r>
      </w:ins>
    </w:p>
    <w:p w14:paraId="32AD4C96" w14:textId="77777777" w:rsidR="005F60B1" w:rsidRDefault="005F60B1" w:rsidP="005F60B1">
      <w:pPr>
        <w:pStyle w:val="Code"/>
        <w:rPr>
          <w:ins w:id="1053" w:author="Matthew T. Munson" w:date="2021-04-18T22:29:00Z"/>
        </w:rPr>
      </w:pPr>
      <w:ins w:id="1054" w:author="Matthew T. Munson" w:date="2021-04-18T22:29:00Z">
        <w:r>
          <w:t xml:space="preserve">        engine.xml.unload(this.kSceneFile);</w:t>
        </w:r>
      </w:ins>
    </w:p>
    <w:p w14:paraId="3D5FE445" w14:textId="77777777" w:rsidR="005F60B1" w:rsidRDefault="005F60B1" w:rsidP="005F60B1">
      <w:pPr>
        <w:pStyle w:val="Code"/>
        <w:rPr>
          <w:ins w:id="1055" w:author="Matthew T. Munson" w:date="2021-04-18T22:29:00Z"/>
        </w:rPr>
      </w:pPr>
      <w:ins w:id="1056" w:author="Matthew T. Munson" w:date="2021-04-18T22:29:00Z">
        <w:r>
          <w:t xml:space="preserve">        engine.texture.unload(this.kPortal);</w:t>
        </w:r>
      </w:ins>
    </w:p>
    <w:p w14:paraId="22C4F360" w14:textId="77777777" w:rsidR="005F60B1" w:rsidRDefault="005F60B1" w:rsidP="005F60B1">
      <w:pPr>
        <w:pStyle w:val="Code"/>
        <w:rPr>
          <w:ins w:id="1057" w:author="Matthew T. Munson" w:date="2021-04-18T22:29:00Z"/>
        </w:rPr>
      </w:pPr>
      <w:ins w:id="1058" w:author="Matthew T. Munson" w:date="2021-04-18T22:29:00Z">
        <w:r>
          <w:t xml:space="preserve">        engine.texture.unload(this.kCollector);</w:t>
        </w:r>
      </w:ins>
    </w:p>
    <w:p w14:paraId="1520B9AD" w14:textId="78B96836" w:rsidR="006D40CB" w:rsidRPr="005417A3" w:rsidDel="005F60B1" w:rsidRDefault="005F60B1" w:rsidP="005F60B1">
      <w:pPr>
        <w:pStyle w:val="Code"/>
        <w:rPr>
          <w:del w:id="1059" w:author="Matthew T. Munson" w:date="2021-04-18T22:29:00Z"/>
        </w:rPr>
      </w:pPr>
      <w:ins w:id="1060" w:author="Matthew T. Munson" w:date="2021-04-18T22:29:00Z">
        <w:r>
          <w:t xml:space="preserve">    }</w:t>
        </w:r>
      </w:ins>
      <w:del w:id="1061" w:author="Matthew T. Munson" w:date="2021-04-18T22:29:00Z">
        <w:r w:rsidR="006D40CB" w:rsidRPr="005417A3" w:rsidDel="005F60B1">
          <w:delText>prototype.</w:delText>
        </w:r>
        <w:r w:rsidR="006D40CB" w:rsidDel="005F60B1">
          <w:delText>unloadScene</w:delText>
        </w:r>
        <w:r w:rsidR="006D40CB" w:rsidRPr="005417A3" w:rsidDel="005F60B1">
          <w:delText xml:space="preserve"> = function() {</w:delText>
        </w:r>
      </w:del>
    </w:p>
    <w:p w14:paraId="237FD4CD" w14:textId="607B71DD" w:rsidR="006D40CB" w:rsidRPr="005417A3" w:rsidDel="005F60B1" w:rsidRDefault="006D40CB" w:rsidP="005F60B1">
      <w:pPr>
        <w:pStyle w:val="Code"/>
        <w:rPr>
          <w:del w:id="1062" w:author="Matthew T. Munson" w:date="2021-04-18T22:29:00Z"/>
        </w:rPr>
      </w:pPr>
      <w:del w:id="1063"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1064" w:author="Matthew T. Munson" w:date="2021-04-18T22:29:00Z"/>
        </w:rPr>
      </w:pPr>
      <w:del w:id="1065"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1066" w:author="Matthew T. Munson" w:date="2021-04-18T22:29:00Z"/>
          <w:rStyle w:val="CodeBold"/>
        </w:rPr>
      </w:pPr>
      <w:del w:id="1067"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1068" w:author="Matthew T. Munson" w:date="2021-04-18T22:29:00Z"/>
          <w:rStyle w:val="CodeBold"/>
        </w:rPr>
      </w:pPr>
      <w:del w:id="1069"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1070" w:author="Matthew T. Munson" w:date="2021-04-18T22:29:00Z"/>
        </w:rPr>
      </w:pPr>
      <w:del w:id="1071"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1072" w:author="Matthew T. Munson" w:date="2021-04-18T22:29:00Z"/>
        </w:rPr>
      </w:pPr>
      <w:del w:id="1073"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1074" w:author="Matthew T. Munson" w:date="2021-04-18T22:29:00Z"/>
        </w:rPr>
      </w:pPr>
      <w:del w:id="1075"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2F447437" w:rsidR="005F60B1" w:rsidRPr="005417A3" w:rsidRDefault="006D40CB" w:rsidP="005F60B1">
      <w:pPr>
        <w:pStyle w:val="Code"/>
      </w:pPr>
      <w:del w:id="1076" w:author="Matthew T. Munson" w:date="2021-04-18T22:29:00Z">
        <w:r w:rsidRPr="005417A3" w:rsidDel="005F60B1">
          <w:delText>};</w:delText>
        </w:r>
      </w:del>
    </w:p>
    <w:p w14:paraId="59A6C248" w14:textId="2FA3D8C9" w:rsidR="005F60B1" w:rsidRDefault="005F60B1" w:rsidP="006D40CB">
      <w:pPr>
        <w:pStyle w:val="NumList"/>
        <w:numPr>
          <w:ilvl w:val="0"/>
          <w:numId w:val="14"/>
        </w:numPr>
        <w:rPr>
          <w:ins w:id="1077" w:author="Matthew T. Munson" w:date="2021-04-18T22:30:00Z"/>
        </w:rPr>
      </w:pPr>
      <w:commentRangeStart w:id="1078"/>
      <w:ins w:id="1079" w:author="Matthew T. Munson" w:date="2021-04-18T22:30:00Z">
        <w:r>
          <w:t xml:space="preserve">Support loading of the next scene with the </w:t>
        </w:r>
        <w:r w:rsidRPr="005F60B1">
          <w:rPr>
            <w:rStyle w:val="CodeInline"/>
            <w:rPrChange w:id="1080" w:author="Matthew T. Munson" w:date="2021-04-18T22:30:00Z">
              <w:rPr/>
            </w:rPrChange>
          </w:rPr>
          <w:t>next()</w:t>
        </w:r>
        <w:r>
          <w:t xml:space="preserve"> function.</w:t>
        </w:r>
      </w:ins>
      <w:commentRangeEnd w:id="1078"/>
      <w:ins w:id="1081" w:author="Matthew T. Munson" w:date="2021-04-18T22:31:00Z">
        <w:r>
          <w:rPr>
            <w:rStyle w:val="CommentReference"/>
            <w:rFonts w:asciiTheme="minorHAnsi" w:hAnsiTheme="minorHAnsi"/>
          </w:rPr>
          <w:commentReference w:id="1078"/>
        </w:r>
      </w:ins>
    </w:p>
    <w:p w14:paraId="16FCD4EB" w14:textId="77777777" w:rsidR="005F60B1" w:rsidRDefault="005F60B1" w:rsidP="005F60B1">
      <w:pPr>
        <w:pStyle w:val="Code"/>
        <w:rPr>
          <w:ins w:id="1082" w:author="Matthew T. Munson" w:date="2021-04-18T22:30:00Z"/>
        </w:rPr>
      </w:pPr>
      <w:ins w:id="1083" w:author="Matthew T. Munson" w:date="2021-04-18T22:30:00Z">
        <w:r>
          <w:t>next() {</w:t>
        </w:r>
      </w:ins>
    </w:p>
    <w:p w14:paraId="7C81047F" w14:textId="77777777" w:rsidR="005F60B1" w:rsidRDefault="005F60B1" w:rsidP="005F60B1">
      <w:pPr>
        <w:pStyle w:val="Code"/>
        <w:rPr>
          <w:ins w:id="1084" w:author="Matthew T. Munson" w:date="2021-04-18T22:30:00Z"/>
        </w:rPr>
      </w:pPr>
      <w:ins w:id="1085" w:author="Matthew T. Munson" w:date="2021-04-18T22:30:00Z">
        <w:r>
          <w:t xml:space="preserve">        super.next();</w:t>
        </w:r>
      </w:ins>
    </w:p>
    <w:p w14:paraId="7C968720" w14:textId="77777777" w:rsidR="005F60B1" w:rsidRDefault="005F60B1" w:rsidP="005F60B1">
      <w:pPr>
        <w:pStyle w:val="Code"/>
        <w:rPr>
          <w:ins w:id="1086" w:author="Matthew T. Munson" w:date="2021-04-18T22:30:00Z"/>
        </w:rPr>
      </w:pPr>
      <w:ins w:id="1087" w:author="Matthew T. Munson" w:date="2021-04-18T22:30:00Z">
        <w:r>
          <w:t xml:space="preserve">        let nextLevel = new MyGame();  // load the next level</w:t>
        </w:r>
      </w:ins>
    </w:p>
    <w:p w14:paraId="35CAD4BB" w14:textId="77777777" w:rsidR="005F60B1" w:rsidRDefault="005F60B1" w:rsidP="005F60B1">
      <w:pPr>
        <w:pStyle w:val="Code"/>
        <w:rPr>
          <w:ins w:id="1088" w:author="Matthew T. Munson" w:date="2021-04-18T22:30:00Z"/>
        </w:rPr>
      </w:pPr>
      <w:ins w:id="1089" w:author="Matthew T. Munson" w:date="2021-04-18T22:30:00Z">
        <w:r>
          <w:t xml:space="preserve">        nextLevel.start();</w:t>
        </w:r>
      </w:ins>
    </w:p>
    <w:p w14:paraId="3BC06459" w14:textId="414FD862" w:rsidR="005F60B1" w:rsidRDefault="005F60B1">
      <w:pPr>
        <w:pStyle w:val="Code"/>
        <w:rPr>
          <w:ins w:id="1090" w:author="Matthew T. Munson" w:date="2021-04-18T22:30:00Z"/>
        </w:rPr>
        <w:pPrChange w:id="1091" w:author="Matthew T. Munson" w:date="2021-04-18T22:30:00Z">
          <w:pPr>
            <w:pStyle w:val="NumList"/>
            <w:numPr>
              <w:numId w:val="14"/>
            </w:numPr>
          </w:pPr>
        </w:pPrChange>
      </w:pPr>
      <w:ins w:id="1092" w:author="Matthew T. Munson" w:date="2021-04-18T22:30:00Z">
        <w:r>
          <w:t xml:space="preserve">    }</w:t>
        </w:r>
      </w:ins>
    </w:p>
    <w:p w14:paraId="28D19CBE" w14:textId="258AD1FE" w:rsidR="006D40CB" w:rsidRDefault="006D40CB" w:rsidP="006D40CB">
      <w:pPr>
        <w:pStyle w:val="NumList"/>
        <w:numPr>
          <w:ilvl w:val="0"/>
          <w:numId w:val="14"/>
        </w:numPr>
      </w:pPr>
      <w:r>
        <w:t xml:space="preserve">Parse the </w:t>
      </w:r>
      <w:r w:rsidRPr="006D40CB">
        <w:t>textured</w:t>
      </w:r>
      <w:r>
        <w:t xml:space="preserve"> squares in the </w:t>
      </w:r>
      <w:proofErr w:type="spellStart"/>
      <w:r>
        <w:rPr>
          <w:rStyle w:val="CodeInline"/>
        </w:rPr>
        <w:t>init</w:t>
      </w:r>
      <w:proofErr w:type="spellEnd"/>
      <w:del w:id="1093" w:author="Matthew T. Munson" w:date="2021-04-18T22:31:00Z">
        <w:r w:rsidDel="005F60B1">
          <w:rPr>
            <w:rStyle w:val="CodeInline"/>
          </w:rPr>
          <w:delText>ialize</w:delText>
        </w:r>
      </w:del>
      <w:r>
        <w:rPr>
          <w:rStyle w:val="CodeInline"/>
        </w:rPr>
        <w:t>()</w:t>
      </w:r>
      <w:r>
        <w:t xml:space="preserve"> function.</w:t>
      </w:r>
    </w:p>
    <w:p w14:paraId="571C42C9" w14:textId="008C701B" w:rsidR="005F60B1" w:rsidRDefault="006D40CB" w:rsidP="005F60B1">
      <w:pPr>
        <w:pStyle w:val="Code"/>
        <w:rPr>
          <w:ins w:id="1094" w:author="Matthew T. Munson" w:date="2021-04-18T22:31:00Z"/>
        </w:rPr>
      </w:pPr>
      <w:del w:id="1095" w:author="Matthew T. Munson" w:date="2021-04-18T22:31:00Z">
        <w:r w:rsidRPr="005417A3" w:rsidDel="005F60B1">
          <w:lastRenderedPageBreak/>
          <w:delText>BlueLevel.</w:delText>
        </w:r>
      </w:del>
      <w:ins w:id="1096" w:author="Matthew T. Munson" w:date="2021-04-18T22:31:00Z">
        <w:r w:rsidR="005F60B1">
          <w:t>init() {</w:t>
        </w:r>
      </w:ins>
    </w:p>
    <w:p w14:paraId="723AEB5D" w14:textId="77777777" w:rsidR="005F60B1" w:rsidRDefault="005F60B1" w:rsidP="005F60B1">
      <w:pPr>
        <w:pStyle w:val="Code"/>
        <w:rPr>
          <w:ins w:id="1097" w:author="Matthew T. Munson" w:date="2021-04-18T22:31:00Z"/>
        </w:rPr>
      </w:pPr>
      <w:ins w:id="1098" w:author="Matthew T. Munson" w:date="2021-04-18T22:31:00Z">
        <w:r>
          <w:t xml:space="preserve">        let sceneParser = new SceneFileParser(this.kSceneFile);</w:t>
        </w:r>
      </w:ins>
    </w:p>
    <w:p w14:paraId="59644086" w14:textId="77777777" w:rsidR="005F60B1" w:rsidRDefault="005F60B1" w:rsidP="005F60B1">
      <w:pPr>
        <w:pStyle w:val="Code"/>
        <w:rPr>
          <w:ins w:id="1099" w:author="Matthew T. Munson" w:date="2021-04-18T22:31:00Z"/>
        </w:rPr>
      </w:pPr>
    </w:p>
    <w:p w14:paraId="760C4AB0" w14:textId="77777777" w:rsidR="005F60B1" w:rsidRDefault="005F60B1" w:rsidP="005F60B1">
      <w:pPr>
        <w:pStyle w:val="Code"/>
        <w:rPr>
          <w:ins w:id="1100" w:author="Matthew T. Munson" w:date="2021-04-18T22:31:00Z"/>
        </w:rPr>
      </w:pPr>
      <w:ins w:id="1101" w:author="Matthew T. Munson" w:date="2021-04-18T22:31:00Z">
        <w:r>
          <w:t xml:space="preserve">        // Step A: Read in the camera</w:t>
        </w:r>
      </w:ins>
    </w:p>
    <w:p w14:paraId="509A455C" w14:textId="77777777" w:rsidR="005F60B1" w:rsidRDefault="005F60B1" w:rsidP="005F60B1">
      <w:pPr>
        <w:pStyle w:val="Code"/>
        <w:rPr>
          <w:ins w:id="1102" w:author="Matthew T. Munson" w:date="2021-04-18T22:31:00Z"/>
        </w:rPr>
      </w:pPr>
      <w:ins w:id="1103" w:author="Matthew T. Munson" w:date="2021-04-18T22:31:00Z">
        <w:r>
          <w:t xml:space="preserve">        this.mCamera = sceneParser.parseCamera();</w:t>
        </w:r>
      </w:ins>
    </w:p>
    <w:p w14:paraId="4963CB57" w14:textId="77777777" w:rsidR="005F60B1" w:rsidRDefault="005F60B1" w:rsidP="005F60B1">
      <w:pPr>
        <w:pStyle w:val="Code"/>
        <w:rPr>
          <w:ins w:id="1104" w:author="Matthew T. Munson" w:date="2021-04-18T22:31:00Z"/>
        </w:rPr>
      </w:pPr>
    </w:p>
    <w:p w14:paraId="147C982F" w14:textId="77777777" w:rsidR="005F60B1" w:rsidRDefault="005F60B1" w:rsidP="005F60B1">
      <w:pPr>
        <w:pStyle w:val="Code"/>
        <w:rPr>
          <w:ins w:id="1105" w:author="Matthew T. Munson" w:date="2021-04-18T22:31:00Z"/>
        </w:rPr>
      </w:pPr>
      <w:ins w:id="1106" w:author="Matthew T. Munson" w:date="2021-04-18T22:31:00Z">
        <w:r>
          <w:t xml:space="preserve">        // Step B: Read all the squares and textureSquares</w:t>
        </w:r>
      </w:ins>
    </w:p>
    <w:p w14:paraId="0AE6F2CF" w14:textId="77777777" w:rsidR="005F60B1" w:rsidRDefault="005F60B1" w:rsidP="005F60B1">
      <w:pPr>
        <w:pStyle w:val="Code"/>
        <w:rPr>
          <w:ins w:id="1107" w:author="Matthew T. Munson" w:date="2021-04-18T22:31:00Z"/>
        </w:rPr>
      </w:pPr>
      <w:ins w:id="1108" w:author="Matthew T. Munson" w:date="2021-04-18T22:31:00Z">
        <w:r>
          <w:t xml:space="preserve">        sceneParser.parseSquares(this.mSqSet);</w:t>
        </w:r>
      </w:ins>
    </w:p>
    <w:p w14:paraId="58FD975C" w14:textId="77777777" w:rsidR="005F60B1" w:rsidRPr="005F60B1" w:rsidRDefault="005F60B1" w:rsidP="005F60B1">
      <w:pPr>
        <w:pStyle w:val="Code"/>
        <w:rPr>
          <w:ins w:id="1109" w:author="Matthew T. Munson" w:date="2021-04-18T22:31:00Z"/>
          <w:rStyle w:val="CodeBold"/>
          <w:rPrChange w:id="1110" w:author="Matthew T. Munson" w:date="2021-04-18T22:32:00Z">
            <w:rPr>
              <w:ins w:id="1111" w:author="Matthew T. Munson" w:date="2021-04-18T22:31:00Z"/>
            </w:rPr>
          </w:rPrChange>
        </w:rPr>
      </w:pPr>
      <w:ins w:id="1112" w:author="Matthew T. Munson" w:date="2021-04-18T22:31:00Z">
        <w:r>
          <w:t xml:space="preserve">        </w:t>
        </w:r>
        <w:r w:rsidRPr="005F60B1">
          <w:rPr>
            <w:rStyle w:val="CodeBold"/>
            <w:rPrChange w:id="1113" w:author="Matthew T. Munson" w:date="2021-04-18T22:32:00Z">
              <w:rPr/>
            </w:rPrChange>
          </w:rPr>
          <w:t>sceneParser.parseTextureSquares(this.mSqSet);</w:t>
        </w:r>
      </w:ins>
    </w:p>
    <w:p w14:paraId="0C76FF64" w14:textId="13A48C0D" w:rsidR="006D40CB" w:rsidRPr="005417A3" w:rsidDel="005F60B1" w:rsidRDefault="005F60B1" w:rsidP="005F60B1">
      <w:pPr>
        <w:pStyle w:val="Code"/>
        <w:rPr>
          <w:del w:id="1114" w:author="Matthew T. Munson" w:date="2021-04-18T22:31:00Z"/>
        </w:rPr>
      </w:pPr>
      <w:ins w:id="1115" w:author="Matthew T. Munson" w:date="2021-04-18T22:31:00Z">
        <w:r>
          <w:t xml:space="preserve">    }</w:t>
        </w:r>
      </w:ins>
      <w:del w:id="1116" w:author="Matthew T. Munson" w:date="2021-04-18T22:31:00Z">
        <w:r w:rsidR="006D40CB" w:rsidRPr="005417A3" w:rsidDel="005F60B1">
          <w:delText>prototype.</w:delText>
        </w:r>
        <w:r w:rsidR="006D40CB" w:rsidDel="005F60B1">
          <w:delText>initialize</w:delText>
        </w:r>
        <w:r w:rsidR="006D40CB" w:rsidRPr="005417A3" w:rsidDel="005F60B1">
          <w:delText xml:space="preserve"> = function() {</w:delText>
        </w:r>
      </w:del>
    </w:p>
    <w:p w14:paraId="4C30550D" w14:textId="04F374F6" w:rsidR="006D40CB" w:rsidRPr="005417A3" w:rsidDel="005F60B1" w:rsidRDefault="006D40CB" w:rsidP="005F60B1">
      <w:pPr>
        <w:pStyle w:val="Code"/>
        <w:rPr>
          <w:del w:id="1117" w:author="Matthew T. Munson" w:date="2021-04-18T22:31:00Z"/>
        </w:rPr>
      </w:pPr>
      <w:del w:id="1118"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1119" w:author="Matthew T. Munson" w:date="2021-04-18T22:31:00Z"/>
        </w:rPr>
      </w:pPr>
      <w:del w:id="1120"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1121" w:author="Matthew T. Munson" w:date="2021-04-18T22:31:00Z"/>
        </w:rPr>
      </w:pPr>
      <w:del w:id="1122"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1123" w:author="Matthew T. Munson" w:date="2021-04-18T22:31:00Z"/>
        </w:rPr>
      </w:pPr>
      <w:del w:id="1124"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1125" w:author="Matthew T. Munson" w:date="2021-04-18T22:31:00Z"/>
        </w:rPr>
      </w:pPr>
      <w:del w:id="1126"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1127" w:author="Matthew T. Munson" w:date="2021-04-18T22:31:00Z"/>
        </w:rPr>
      </w:pPr>
      <w:del w:id="1128"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1129" w:author="Matthew T. Munson" w:date="2021-04-18T22:31:00Z"/>
        </w:rPr>
      </w:pPr>
      <w:del w:id="1130"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1131" w:author="Matthew T. Munson" w:date="2021-04-18T22:31:00Z"/>
          <w:rStyle w:val="CodeBold"/>
        </w:rPr>
      </w:pPr>
      <w:del w:id="1132"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3783D201" w:rsidR="005F60B1" w:rsidRPr="005417A3" w:rsidRDefault="006D40CB" w:rsidP="005F60B1">
      <w:pPr>
        <w:pStyle w:val="Code"/>
      </w:pPr>
      <w:del w:id="1133" w:author="Matthew T. Munson" w:date="2021-04-18T22:31:00Z">
        <w:r w:rsidRPr="005417A3" w:rsidDel="005F60B1">
          <w:delText>};</w:delText>
        </w:r>
      </w:del>
    </w:p>
    <w:p w14:paraId="4914A98D" w14:textId="77777777" w:rsidR="006D40CB" w:rsidRDefault="006D40CB" w:rsidP="006D40CB">
      <w:pPr>
        <w:pStyle w:val="NumList"/>
        <w:numPr>
          <w:ilvl w:val="0"/>
          <w:numId w:val="14"/>
        </w:numPr>
      </w:pPr>
      <w:r>
        <w:t xml:space="preserve">Include </w:t>
      </w:r>
      <w:r w:rsidRPr="006D40CB">
        <w:t>extra</w:t>
      </w:r>
      <w:r>
        <w:t xml:space="preserve"> 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4825D1D1" w:rsidR="006D40CB" w:rsidRPr="005417A3" w:rsidRDefault="006D40CB" w:rsidP="006D40CB">
      <w:pPr>
        <w:pStyle w:val="Code"/>
      </w:pPr>
      <w:del w:id="1134" w:author="Matthew T. Munson" w:date="2021-04-18T22:33:00Z">
        <w:r w:rsidRPr="005417A3" w:rsidDel="005F60B1">
          <w:delText>BlueLevel.</w:delText>
        </w:r>
      </w:del>
      <w:ins w:id="1135" w:author="Matthew T. Munson" w:date="2021-04-18T22:33:00Z">
        <w:r w:rsidR="005F60B1" w:rsidRPr="005F60B1">
          <w:t>update() {</w:t>
        </w:r>
      </w:ins>
      <w:del w:id="1136" w:author="Matthew T. Munson" w:date="2021-04-18T22:33:00Z">
        <w:r w:rsidRPr="005417A3" w:rsidDel="005F60B1">
          <w:delText>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77777777" w:rsidR="006D40CB" w:rsidRPr="003B121F" w:rsidRDefault="006D40CB" w:rsidP="006D40CB">
      <w:pPr>
        <w:pStyle w:val="Code"/>
      </w:pPr>
      <w:r w:rsidRPr="005417A3">
        <w:t xml:space="preserve">    </w:t>
      </w:r>
      <w:r w:rsidRPr="003B121F">
        <w:t>// … Identical to previous code …</w:t>
      </w:r>
    </w:p>
    <w:p w14:paraId="1E06C02E" w14:textId="77777777" w:rsidR="006D40CB" w:rsidRPr="005417A3" w:rsidDel="005F60B1" w:rsidRDefault="006D40CB" w:rsidP="006D40CB">
      <w:pPr>
        <w:pStyle w:val="Code"/>
        <w:rPr>
          <w:del w:id="1137" w:author="Matthew T. Munson" w:date="2021-04-18T22:33:00Z"/>
        </w:rPr>
      </w:pPr>
      <w:r w:rsidRPr="005417A3">
        <w:t xml:space="preserve">    </w:t>
      </w:r>
    </w:p>
    <w:p w14:paraId="56045893" w14:textId="77777777" w:rsidR="005F60B1" w:rsidRPr="005F60B1" w:rsidRDefault="006D40CB" w:rsidP="005F60B1">
      <w:pPr>
        <w:pStyle w:val="Code"/>
        <w:rPr>
          <w:ins w:id="1138" w:author="Matthew T. Munson" w:date="2021-04-18T22:33:00Z"/>
          <w:rStyle w:val="CodeBold"/>
        </w:rPr>
      </w:pPr>
      <w:del w:id="1139" w:author="Matthew T. Munson" w:date="2021-04-18T22:33:00Z">
        <w:r w:rsidRPr="003B121F" w:rsidDel="005F60B1">
          <w:rPr>
            <w:rStyle w:val="CodeBold"/>
            <w:rFonts w:ascii="TheSansMonoConNormal" w:hAnsi="TheSansMonoConNormal"/>
          </w:rPr>
          <w:delText xml:space="preserve">    </w:delText>
        </w:r>
      </w:del>
    </w:p>
    <w:p w14:paraId="5DF9BBDD" w14:textId="7802EB27" w:rsidR="005F60B1" w:rsidRPr="005F60B1" w:rsidRDefault="005F60B1" w:rsidP="005F60B1">
      <w:pPr>
        <w:pStyle w:val="Code"/>
        <w:rPr>
          <w:ins w:id="1140" w:author="Matthew T. Munson" w:date="2021-04-18T22:33:00Z"/>
          <w:rStyle w:val="CodeBold"/>
        </w:rPr>
      </w:pPr>
      <w:ins w:id="1141" w:author="Matthew T. Munson" w:date="2021-04-18T22:33:00Z">
        <w:r>
          <w:rPr>
            <w:rStyle w:val="CodeBold"/>
          </w:rPr>
          <w:t xml:space="preserve">    </w:t>
        </w:r>
        <w:r w:rsidRPr="005F60B1">
          <w:rPr>
            <w:rStyle w:val="CodeBold"/>
          </w:rPr>
          <w:t>// continously change texture tinting</w:t>
        </w:r>
      </w:ins>
    </w:p>
    <w:p w14:paraId="50A8F822" w14:textId="77777777" w:rsidR="005F60B1" w:rsidRPr="005F60B1" w:rsidRDefault="005F60B1" w:rsidP="005F60B1">
      <w:pPr>
        <w:pStyle w:val="Code"/>
        <w:rPr>
          <w:ins w:id="1142" w:author="Matthew T. Munson" w:date="2021-04-18T22:33:00Z"/>
          <w:rStyle w:val="CodeBold"/>
        </w:rPr>
      </w:pPr>
      <w:ins w:id="1143" w:author="Matthew T. Munson" w:date="2021-04-18T22:33:00Z">
        <w:r w:rsidRPr="005F60B1">
          <w:rPr>
            <w:rStyle w:val="CodeBold"/>
          </w:rPr>
          <w:t xml:space="preserve">        let c = this.mSqSet[1].getColor();</w:t>
        </w:r>
      </w:ins>
    </w:p>
    <w:p w14:paraId="7D440AF0" w14:textId="77777777" w:rsidR="005F60B1" w:rsidRPr="005F60B1" w:rsidRDefault="005F60B1" w:rsidP="005F60B1">
      <w:pPr>
        <w:pStyle w:val="Code"/>
        <w:rPr>
          <w:ins w:id="1144" w:author="Matthew T. Munson" w:date="2021-04-18T22:33:00Z"/>
          <w:rStyle w:val="CodeBold"/>
        </w:rPr>
      </w:pPr>
      <w:ins w:id="1145" w:author="Matthew T. Munson" w:date="2021-04-18T22:33:00Z">
        <w:r w:rsidRPr="005F60B1">
          <w:rPr>
            <w:rStyle w:val="CodeBold"/>
          </w:rPr>
          <w:t xml:space="preserve">        let ca = c[3] + deltaX;</w:t>
        </w:r>
      </w:ins>
    </w:p>
    <w:p w14:paraId="36648A2E" w14:textId="77777777" w:rsidR="005F60B1" w:rsidRPr="005F60B1" w:rsidRDefault="005F60B1" w:rsidP="005F60B1">
      <w:pPr>
        <w:pStyle w:val="Code"/>
        <w:rPr>
          <w:ins w:id="1146" w:author="Matthew T. Munson" w:date="2021-04-18T22:33:00Z"/>
          <w:rStyle w:val="CodeBold"/>
        </w:rPr>
      </w:pPr>
      <w:ins w:id="1147" w:author="Matthew T. Munson" w:date="2021-04-18T22:33:00Z">
        <w:r w:rsidRPr="005F60B1">
          <w:rPr>
            <w:rStyle w:val="CodeBold"/>
          </w:rPr>
          <w:t xml:space="preserve">        if (ca &gt; 1) {</w:t>
        </w:r>
      </w:ins>
    </w:p>
    <w:p w14:paraId="4A15DD41" w14:textId="77777777" w:rsidR="005F60B1" w:rsidRPr="005F60B1" w:rsidRDefault="005F60B1" w:rsidP="005F60B1">
      <w:pPr>
        <w:pStyle w:val="Code"/>
        <w:rPr>
          <w:ins w:id="1148" w:author="Matthew T. Munson" w:date="2021-04-18T22:33:00Z"/>
          <w:rStyle w:val="CodeBold"/>
        </w:rPr>
      </w:pPr>
      <w:ins w:id="1149" w:author="Matthew T. Munson" w:date="2021-04-18T22:33:00Z">
        <w:r w:rsidRPr="005F60B1">
          <w:rPr>
            <w:rStyle w:val="CodeBold"/>
          </w:rPr>
          <w:t xml:space="preserve">            ca = 0;</w:t>
        </w:r>
      </w:ins>
    </w:p>
    <w:p w14:paraId="43D5D896" w14:textId="77777777" w:rsidR="005F60B1" w:rsidRPr="005F60B1" w:rsidRDefault="005F60B1" w:rsidP="005F60B1">
      <w:pPr>
        <w:pStyle w:val="Code"/>
        <w:rPr>
          <w:ins w:id="1150" w:author="Matthew T. Munson" w:date="2021-04-18T22:33:00Z"/>
          <w:rStyle w:val="CodeBold"/>
        </w:rPr>
      </w:pPr>
      <w:ins w:id="1151" w:author="Matthew T. Munson" w:date="2021-04-18T22:33:00Z">
        <w:r w:rsidRPr="005F60B1">
          <w:rPr>
            <w:rStyle w:val="CodeBold"/>
          </w:rPr>
          <w:t xml:space="preserve">        }</w:t>
        </w:r>
      </w:ins>
    </w:p>
    <w:p w14:paraId="7DE2C163" w14:textId="77777777" w:rsidR="005F60B1" w:rsidRPr="005F60B1" w:rsidRDefault="005F60B1" w:rsidP="005F60B1">
      <w:pPr>
        <w:pStyle w:val="Code"/>
        <w:rPr>
          <w:ins w:id="1152" w:author="Matthew T. Munson" w:date="2021-04-18T22:33:00Z"/>
          <w:rStyle w:val="CodeBold"/>
        </w:rPr>
      </w:pPr>
      <w:ins w:id="1153" w:author="Matthew T. Munson" w:date="2021-04-18T22:33:00Z">
        <w:r w:rsidRPr="005F60B1">
          <w:rPr>
            <w:rStyle w:val="CodeBold"/>
          </w:rPr>
          <w:t xml:space="preserve">        c[3] = ca;</w:t>
        </w:r>
      </w:ins>
    </w:p>
    <w:p w14:paraId="040771BE" w14:textId="7F21FD6E" w:rsidR="006D40CB" w:rsidRPr="005417A3" w:rsidDel="005F60B1" w:rsidRDefault="005F60B1" w:rsidP="005F60B1">
      <w:pPr>
        <w:pStyle w:val="Code"/>
        <w:rPr>
          <w:del w:id="1154" w:author="Matthew T. Munson" w:date="2021-04-18T22:33:00Z"/>
          <w:rStyle w:val="CodeBold"/>
        </w:rPr>
      </w:pPr>
      <w:ins w:id="1155" w:author="Matthew T. Munson" w:date="2021-04-18T22:33:00Z">
        <w:r w:rsidRPr="005F60B1">
          <w:rPr>
            <w:rStyle w:val="CodeBold"/>
          </w:rPr>
          <w:t xml:space="preserve">    }</w:t>
        </w:r>
      </w:ins>
      <w:del w:id="1156" w:author="Matthew T. Munson" w:date="2021-04-18T22:33:00Z">
        <w:r w:rsidR="006D40CB"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1157" w:author="Matthew T. Munson" w:date="2021-04-18T22:33:00Z"/>
          <w:rStyle w:val="CodeBold"/>
        </w:rPr>
      </w:pPr>
      <w:del w:id="1158"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1159" w:author="Matthew T. Munson" w:date="2021-04-18T22:33:00Z"/>
          <w:rStyle w:val="CodeBold"/>
          <w:lang w:val="es-BO"/>
        </w:rPr>
      </w:pPr>
      <w:del w:id="1160"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1161" w:author="Matthew T. Munson" w:date="2021-04-18T22:33:00Z"/>
          <w:rStyle w:val="CodeBold"/>
          <w:lang w:val="es-BO"/>
        </w:rPr>
      </w:pPr>
      <w:del w:id="1162"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1163" w:author="Matthew T. Munson" w:date="2021-04-18T22:33:00Z"/>
          <w:rStyle w:val="CodeBold"/>
        </w:rPr>
      </w:pPr>
      <w:del w:id="1164"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1165" w:author="Matthew T. Munson" w:date="2021-04-18T22:33:00Z"/>
          <w:rStyle w:val="CodeBold"/>
          <w:lang w:val="es-BO"/>
        </w:rPr>
      </w:pPr>
      <w:del w:id="1166"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1167" w:author="Matthew T. Munson" w:date="2021-04-18T22:33:00Z"/>
          <w:rStyle w:val="CodeBold"/>
        </w:rPr>
      </w:pPr>
      <w:del w:id="1168"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4C25B767" w:rsidR="005F60B1" w:rsidRDefault="006D40CB" w:rsidP="005F60B1">
      <w:pPr>
        <w:pStyle w:val="Code"/>
      </w:pPr>
      <w:del w:id="1169" w:author="Matthew T. Munson" w:date="2021-04-18T22:33:00Z">
        <w:r w:rsidRPr="005417A3" w:rsidDel="005F60B1">
          <w:delText>};</w:delText>
        </w:r>
      </w:del>
    </w:p>
    <w:p w14:paraId="157FD3AD" w14:textId="77777777" w:rsidR="006D40CB" w:rsidRDefault="006D40CB" w:rsidP="006D40CB">
      <w:pPr>
        <w:pStyle w:val="NumSubList"/>
        <w:numPr>
          <w:ilvl w:val="0"/>
          <w:numId w:val="28"/>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77777777" w:rsidR="006D40CB" w:rsidRDefault="006D40CB" w:rsidP="006D40CB">
      <w:pPr>
        <w:pStyle w:val="NumSubList"/>
        <w:numPr>
          <w:ilvl w:val="0"/>
          <w:numId w:val="28"/>
        </w:numPr>
      </w:pPr>
      <w:commentRangeStart w:id="1170"/>
      <w:r>
        <w:t xml:space="preserve">The previous 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this variable is passed to </w:t>
      </w:r>
      <w:proofErr w:type="spellStart"/>
      <w:r w:rsidRPr="00140C92">
        <w:rPr>
          <w:rStyle w:val="CodeInline"/>
        </w:rPr>
        <w:t>TextureShader</w:t>
      </w:r>
      <w:proofErr w:type="spellEnd"/>
      <w:r w:rsidRPr="00140C92">
        <w:t xml:space="preserve"> and then loaded into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commentRangeEnd w:id="1170"/>
      <w:r w:rsidR="00831354">
        <w:rPr>
          <w:rStyle w:val="CommentReference"/>
          <w:rFonts w:asciiTheme="minorHAnsi" w:hAnsiTheme="minorHAnsi"/>
        </w:rPr>
        <w:commentReference w:id="1170"/>
      </w:r>
    </w:p>
    <w:p w14:paraId="6041959E" w14:textId="77777777" w:rsidR="006D40CB" w:rsidRDefault="006D40CB" w:rsidP="006D40CB">
      <w:pPr>
        <w:pStyle w:val="NumSubList"/>
        <w:numPr>
          <w:ilvl w:val="0"/>
          <w:numId w:val="28"/>
        </w:numPr>
      </w:pPr>
      <w:r>
        <w:t xml:space="preserve">As defined in the first </w:t>
      </w:r>
      <w:proofErr w:type="spellStart"/>
      <w:r w:rsidRPr="009D30F4">
        <w:rPr>
          <w:rStyle w:val="CodeInline"/>
        </w:rPr>
        <w:t>TextureSquare</w:t>
      </w:r>
      <w:proofErr w:type="spellEnd"/>
      <w:r>
        <w:t xml:space="preserve"> element in the </w:t>
      </w:r>
      <w:r w:rsidRPr="009F76D6">
        <w:rPr>
          <w:rStyle w:val="CodeInline"/>
        </w:rPr>
        <w:t>BlueScene.xml</w:t>
      </w:r>
      <w:r>
        <w:t xml:space="preserve"> file, the color defined for the portal object is red. For this reason, when running the example for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77777777" w:rsidR="006D40CB" w:rsidRDefault="006D40CB" w:rsidP="006D40CB">
      <w:pPr>
        <w:pStyle w:val="NumList"/>
        <w:numPr>
          <w:ilvl w:val="0"/>
          <w:numId w:val="30"/>
        </w:numPr>
      </w:pPr>
      <w:r w:rsidRPr="006D40CB">
        <w:lastRenderedPageBreak/>
        <w:t>Modify</w:t>
      </w:r>
      <w:r>
        <w:t xml:space="preserve"> the </w:t>
      </w:r>
      <w:proofErr w:type="spellStart"/>
      <w:r w:rsidRPr="00F51FE6">
        <w:rPr>
          <w:rStyle w:val="CodeInline"/>
        </w:rPr>
        <w:t>MyGame</w:t>
      </w:r>
      <w:proofErr w:type="spellEnd"/>
      <w:r>
        <w:t xml:space="preserve"> constructor</w:t>
      </w:r>
      <w:r>
        <w:fldChar w:fldCharType="begin"/>
      </w:r>
      <w:r>
        <w:instrText xml:space="preserve"> XE "</w:instrText>
      </w:r>
      <w:r w:rsidRPr="0011149B">
        <w:rPr>
          <w:rStyle w:val="CodeInline"/>
        </w:rPr>
        <w:instrText>Texture mapping functionality:MyGame</w:instrText>
      </w:r>
      <w:r w:rsidRPr="0011149B">
        <w:instrText xml:space="preserve"> constructor</w:instrText>
      </w:r>
      <w:r>
        <w:instrText xml:space="preserve">" </w:instrText>
      </w:r>
      <w:r>
        <w:fldChar w:fldCharType="end"/>
      </w:r>
      <w:r>
        <w:t xml:space="preserve"> to define texture image files that will be used and the variables for referencing the </w:t>
      </w:r>
      <w:proofErr w:type="spellStart"/>
      <w:r w:rsidRPr="007C4F9B">
        <w:rPr>
          <w:rStyle w:val="CodeInline"/>
        </w:rPr>
        <w:t>TextureRenderable</w:t>
      </w:r>
      <w:proofErr w:type="spellEnd"/>
      <w:r>
        <w:t xml:space="preserve"> objects that will be instantiated.</w:t>
      </w:r>
    </w:p>
    <w:p w14:paraId="2B31BEA4" w14:textId="585FC1E8" w:rsidR="00DF504D" w:rsidRDefault="006D40CB" w:rsidP="00DF504D">
      <w:pPr>
        <w:pStyle w:val="Code"/>
        <w:rPr>
          <w:ins w:id="1171" w:author="Matthew T. Munson" w:date="2021-04-18T23:21:00Z"/>
        </w:rPr>
      </w:pPr>
      <w:del w:id="1172" w:author="Matthew T. Munson" w:date="2021-04-18T23:21:00Z">
        <w:r w:rsidRPr="00913925" w:rsidDel="00DF504D">
          <w:delText xml:space="preserve">function </w:delText>
        </w:r>
      </w:del>
      <w:ins w:id="1173" w:author="Matthew T. Munson" w:date="2021-04-18T23:21:00Z">
        <w:r w:rsidR="00DF504D">
          <w:t>class MyGame extends engine.Scene {</w:t>
        </w:r>
      </w:ins>
    </w:p>
    <w:p w14:paraId="2E6B51B3" w14:textId="77777777" w:rsidR="00DF504D" w:rsidRDefault="00DF504D" w:rsidP="00DF504D">
      <w:pPr>
        <w:pStyle w:val="Code"/>
        <w:rPr>
          <w:ins w:id="1174" w:author="Matthew T. Munson" w:date="2021-04-18T23:21:00Z"/>
        </w:rPr>
      </w:pPr>
      <w:ins w:id="1175" w:author="Matthew T. Munson" w:date="2021-04-18T23:21:00Z">
        <w:r>
          <w:t xml:space="preserve">    constructor() {</w:t>
        </w:r>
      </w:ins>
    </w:p>
    <w:p w14:paraId="662A1BBD" w14:textId="77777777" w:rsidR="00DF504D" w:rsidRDefault="00DF504D" w:rsidP="00DF504D">
      <w:pPr>
        <w:pStyle w:val="Code"/>
        <w:rPr>
          <w:ins w:id="1176" w:author="Matthew T. Munson" w:date="2021-04-18T23:21:00Z"/>
        </w:rPr>
      </w:pPr>
      <w:ins w:id="1177" w:author="Matthew T. Munson" w:date="2021-04-18T23:21:00Z">
        <w:r>
          <w:t xml:space="preserve">        super();</w:t>
        </w:r>
      </w:ins>
    </w:p>
    <w:p w14:paraId="78770816" w14:textId="77777777" w:rsidR="00DF504D" w:rsidRDefault="00DF504D" w:rsidP="00DF504D">
      <w:pPr>
        <w:pStyle w:val="Code"/>
        <w:rPr>
          <w:ins w:id="1178" w:author="Matthew T. Munson" w:date="2021-04-18T23:21:00Z"/>
        </w:rPr>
      </w:pPr>
    </w:p>
    <w:p w14:paraId="097E1973" w14:textId="77777777" w:rsidR="00DF504D" w:rsidRDefault="00DF504D" w:rsidP="00DF504D">
      <w:pPr>
        <w:pStyle w:val="Code"/>
        <w:rPr>
          <w:ins w:id="1179" w:author="Matthew T. Munson" w:date="2021-04-18T23:21:00Z"/>
        </w:rPr>
      </w:pPr>
      <w:ins w:id="1180" w:author="Matthew T. Munson" w:date="2021-04-18T23:21:00Z">
        <w:r>
          <w:t xml:space="preserve">        // textures: </w:t>
        </w:r>
      </w:ins>
    </w:p>
    <w:p w14:paraId="45A30228" w14:textId="77777777" w:rsidR="00DF504D" w:rsidRDefault="00DF504D" w:rsidP="00DF504D">
      <w:pPr>
        <w:pStyle w:val="Code"/>
        <w:rPr>
          <w:ins w:id="1181" w:author="Matthew T. Munson" w:date="2021-04-18T23:21:00Z"/>
        </w:rPr>
      </w:pPr>
      <w:ins w:id="1182" w:author="Matthew T. Munson" w:date="2021-04-18T23:21:00Z">
        <w:r>
          <w:t xml:space="preserve">        this.kPortal = "assets/minion_portal.png";      // supports png with transparency</w:t>
        </w:r>
      </w:ins>
    </w:p>
    <w:p w14:paraId="199686E9" w14:textId="77777777" w:rsidR="00DF504D" w:rsidRDefault="00DF504D" w:rsidP="00DF504D">
      <w:pPr>
        <w:pStyle w:val="Code"/>
        <w:rPr>
          <w:ins w:id="1183" w:author="Matthew T. Munson" w:date="2021-04-18T23:21:00Z"/>
        </w:rPr>
      </w:pPr>
      <w:ins w:id="1184" w:author="Matthew T. Munson" w:date="2021-04-18T23:21:00Z">
        <w:r>
          <w:t xml:space="preserve">        this.kCollector = "assets/minion_collector.png";</w:t>
        </w:r>
      </w:ins>
    </w:p>
    <w:p w14:paraId="3EC24BF9" w14:textId="77777777" w:rsidR="00DF504D" w:rsidRDefault="00DF504D" w:rsidP="00DF504D">
      <w:pPr>
        <w:pStyle w:val="Code"/>
        <w:rPr>
          <w:ins w:id="1185" w:author="Matthew T. Munson" w:date="2021-04-18T23:21:00Z"/>
        </w:rPr>
      </w:pPr>
    </w:p>
    <w:p w14:paraId="3EE95331" w14:textId="77777777" w:rsidR="00DF504D" w:rsidRDefault="00DF504D" w:rsidP="00DF504D">
      <w:pPr>
        <w:pStyle w:val="Code"/>
        <w:rPr>
          <w:ins w:id="1186" w:author="Matthew T. Munson" w:date="2021-04-18T23:21:00Z"/>
        </w:rPr>
      </w:pPr>
      <w:ins w:id="1187" w:author="Matthew T. Munson" w:date="2021-04-18T23:21:00Z">
        <w:r>
          <w:t xml:space="preserve">        // The camera to view the scene</w:t>
        </w:r>
      </w:ins>
    </w:p>
    <w:p w14:paraId="1829606F" w14:textId="77777777" w:rsidR="00DF504D" w:rsidRDefault="00DF504D" w:rsidP="00DF504D">
      <w:pPr>
        <w:pStyle w:val="Code"/>
        <w:rPr>
          <w:ins w:id="1188" w:author="Matthew T. Munson" w:date="2021-04-18T23:21:00Z"/>
        </w:rPr>
      </w:pPr>
      <w:ins w:id="1189" w:author="Matthew T. Munson" w:date="2021-04-18T23:21:00Z">
        <w:r>
          <w:t xml:space="preserve">        this.mCamera = null;</w:t>
        </w:r>
      </w:ins>
    </w:p>
    <w:p w14:paraId="06654FCE" w14:textId="77777777" w:rsidR="00DF504D" w:rsidRDefault="00DF504D" w:rsidP="00DF504D">
      <w:pPr>
        <w:pStyle w:val="Code"/>
        <w:rPr>
          <w:ins w:id="1190" w:author="Matthew T. Munson" w:date="2021-04-18T23:21:00Z"/>
        </w:rPr>
      </w:pPr>
    </w:p>
    <w:p w14:paraId="77B33E44" w14:textId="77777777" w:rsidR="00DF504D" w:rsidRDefault="00DF504D" w:rsidP="00DF504D">
      <w:pPr>
        <w:pStyle w:val="Code"/>
        <w:rPr>
          <w:ins w:id="1191" w:author="Matthew T. Munson" w:date="2021-04-18T23:21:00Z"/>
        </w:rPr>
      </w:pPr>
      <w:ins w:id="1192" w:author="Matthew T. Munson" w:date="2021-04-18T23:21:00Z">
        <w:r>
          <w:t xml:space="preserve">        // the hero and the support objects</w:t>
        </w:r>
      </w:ins>
    </w:p>
    <w:p w14:paraId="3268ABE4" w14:textId="77777777" w:rsidR="00DF504D" w:rsidRDefault="00DF504D" w:rsidP="00DF504D">
      <w:pPr>
        <w:pStyle w:val="Code"/>
        <w:rPr>
          <w:ins w:id="1193" w:author="Matthew T. Munson" w:date="2021-04-18T23:21:00Z"/>
        </w:rPr>
      </w:pPr>
      <w:ins w:id="1194" w:author="Matthew T. Munson" w:date="2021-04-18T23:21:00Z">
        <w:r>
          <w:t xml:space="preserve">        this.mHero = null;</w:t>
        </w:r>
      </w:ins>
    </w:p>
    <w:p w14:paraId="749726F6" w14:textId="77777777" w:rsidR="00DF504D" w:rsidRDefault="00DF504D" w:rsidP="00DF504D">
      <w:pPr>
        <w:pStyle w:val="Code"/>
        <w:rPr>
          <w:ins w:id="1195" w:author="Matthew T. Munson" w:date="2021-04-18T23:21:00Z"/>
        </w:rPr>
      </w:pPr>
      <w:ins w:id="1196" w:author="Matthew T. Munson" w:date="2021-04-18T23:21:00Z">
        <w:r>
          <w:t xml:space="preserve">        this.mPortal = null;</w:t>
        </w:r>
      </w:ins>
    </w:p>
    <w:p w14:paraId="65BEA31A" w14:textId="77777777" w:rsidR="00DF504D" w:rsidRDefault="00DF504D" w:rsidP="00DF504D">
      <w:pPr>
        <w:pStyle w:val="Code"/>
        <w:rPr>
          <w:ins w:id="1197" w:author="Matthew T. Munson" w:date="2021-04-18T23:21:00Z"/>
        </w:rPr>
      </w:pPr>
      <w:ins w:id="1198" w:author="Matthew T. Munson" w:date="2021-04-18T23:21:00Z">
        <w:r>
          <w:t xml:space="preserve">        this.mCollector = null;</w:t>
        </w:r>
      </w:ins>
    </w:p>
    <w:p w14:paraId="42072B35" w14:textId="5D840079" w:rsidR="006D40CB" w:rsidRPr="00913925" w:rsidDel="00DF504D" w:rsidRDefault="00DF504D" w:rsidP="00DF504D">
      <w:pPr>
        <w:pStyle w:val="Code"/>
        <w:rPr>
          <w:del w:id="1199" w:author="Matthew T. Munson" w:date="2021-04-18T23:21:00Z"/>
        </w:rPr>
      </w:pPr>
      <w:ins w:id="1200" w:author="Matthew T. Munson" w:date="2021-04-18T23:21:00Z">
        <w:r>
          <w:t xml:space="preserve">    }</w:t>
        </w:r>
      </w:ins>
      <w:del w:id="1201" w:author="Matthew T. Munson" w:date="2021-04-18T23:21:00Z">
        <w:r w:rsidR="006D40CB" w:rsidRPr="00913925" w:rsidDel="00DF504D">
          <w:delText>MyGame()</w:delText>
        </w:r>
        <w:r w:rsidR="006D40CB" w:rsidDel="00DF504D">
          <w:delText xml:space="preserve"> </w:delText>
        </w:r>
        <w:r w:rsidR="006D40CB" w:rsidRPr="00913925" w:rsidDel="00DF504D">
          <w:delText xml:space="preserve">{           </w:delText>
        </w:r>
      </w:del>
    </w:p>
    <w:p w14:paraId="281164DA" w14:textId="0DE09C47" w:rsidR="006D40CB" w:rsidRPr="00481B29" w:rsidDel="00DF504D" w:rsidRDefault="006D40CB" w:rsidP="00DF504D">
      <w:pPr>
        <w:pStyle w:val="Code"/>
        <w:rPr>
          <w:del w:id="1202" w:author="Matthew T. Munson" w:date="2021-04-18T23:21:00Z"/>
          <w:rStyle w:val="CodeBold"/>
        </w:rPr>
      </w:pPr>
      <w:del w:id="1203"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1204" w:author="Matthew T. Munson" w:date="2021-04-18T23:21:00Z"/>
          <w:rStyle w:val="CodeBold"/>
        </w:rPr>
      </w:pPr>
      <w:del w:id="1205"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1206" w:author="Matthew T. Munson" w:date="2021-04-18T23:21:00Z"/>
          <w:rStyle w:val="CodeBold"/>
        </w:rPr>
      </w:pPr>
      <w:del w:id="1207"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1208" w:author="Matthew T. Munson" w:date="2021-04-18T23:21:00Z"/>
        </w:rPr>
      </w:pPr>
      <w:del w:id="1209"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1210" w:author="Matthew T. Munson" w:date="2021-04-18T23:21:00Z"/>
        </w:rPr>
      </w:pPr>
      <w:del w:id="1211"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1212" w:author="Matthew T. Munson" w:date="2021-04-18T23:21:00Z"/>
        </w:rPr>
      </w:pPr>
      <w:del w:id="1213"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1214" w:author="Matthew T. Munson" w:date="2021-04-18T23:21:00Z"/>
        </w:rPr>
      </w:pPr>
      <w:del w:id="1215"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1216" w:author="Matthew T. Munson" w:date="2021-04-18T23:21:00Z"/>
        </w:rPr>
      </w:pPr>
      <w:del w:id="1217"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1218" w:author="Matthew T. Munson" w:date="2021-04-18T23:21:00Z"/>
        </w:rPr>
      </w:pPr>
      <w:del w:id="1219"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1220" w:author="Matthew T. Munson" w:date="2021-04-18T23:21:00Z"/>
          <w:rStyle w:val="CodeBold"/>
        </w:rPr>
      </w:pPr>
      <w:del w:id="1221"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1222" w:author="Matthew T. Munson" w:date="2021-04-18T23:21:00Z"/>
          <w:rStyle w:val="CodeBold"/>
        </w:rPr>
      </w:pPr>
      <w:del w:id="1223"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052302DE" w:rsidR="00DF504D" w:rsidRPr="00913925" w:rsidRDefault="006D40CB" w:rsidP="00DF504D">
      <w:pPr>
        <w:pStyle w:val="Code"/>
      </w:pPr>
      <w:del w:id="1224" w:author="Matthew T. Munson" w:date="2021-04-18T23:21:00Z">
        <w:r w:rsidRPr="00913925" w:rsidDel="00DF504D">
          <w:delText>};</w:delText>
        </w:r>
      </w:del>
    </w:p>
    <w:p w14:paraId="35B8AAF3" w14:textId="5A9AE2D0" w:rsidR="006D40CB" w:rsidRPr="00913925" w:rsidDel="00DF504D" w:rsidRDefault="006D40CB" w:rsidP="006D40CB">
      <w:pPr>
        <w:pStyle w:val="Code"/>
        <w:rPr>
          <w:del w:id="1225" w:author="Matthew T. Munson" w:date="2021-04-18T23:21:00Z"/>
        </w:rPr>
      </w:pPr>
      <w:del w:id="1226" w:author="Matthew T. Munson" w:date="2021-04-18T23:21:00Z">
        <w:r w:rsidRPr="00913925" w:rsidDel="00DF504D">
          <w:delText>gEngine.Core.</w:delText>
        </w:r>
        <w:r w:rsidDel="00DF504D">
          <w:delText>inheritPrototype</w:delText>
        </w:r>
        <w:r w:rsidRPr="00913925" w:rsidDel="00DF504D">
          <w:delText>(MyGame, Scene);</w:delText>
        </w:r>
      </w:del>
    </w:p>
    <w:p w14:paraId="088303DF" w14:textId="77777777" w:rsidR="006D40CB" w:rsidRDefault="006D40CB" w:rsidP="006D40CB">
      <w:pPr>
        <w:pStyle w:val="NumList"/>
        <w:numPr>
          <w:ilvl w:val="0"/>
          <w:numId w:val="14"/>
        </w:numPr>
      </w:pPr>
      <w:r>
        <w:t xml:space="preserve">Load </w:t>
      </w:r>
      <w:r w:rsidRPr="006D40CB">
        <w:t>the</w:t>
      </w:r>
      <w:r>
        <w:t xml:space="preserve"> textures in </w:t>
      </w:r>
      <w:r>
        <w:rPr>
          <w:rStyle w:val="CodeInline"/>
        </w:rPr>
        <w:t>load</w:t>
      </w:r>
      <w:del w:id="1227" w:author="Matthew T. Munson" w:date="2021-04-18T23:21:00Z">
        <w:r w:rsidDel="00DF504D">
          <w:rPr>
            <w:rStyle w:val="CodeInline"/>
          </w:rPr>
          <w:delText>Scene</w:delText>
        </w:r>
      </w:del>
      <w:r>
        <w:rPr>
          <w:rStyle w:val="CodeInline"/>
        </w:rPr>
        <w:t>()</w:t>
      </w:r>
      <w:r>
        <w:t>.</w:t>
      </w:r>
    </w:p>
    <w:p w14:paraId="1631230A" w14:textId="45F9E9BD" w:rsidR="00DF504D" w:rsidRPr="00DF504D" w:rsidRDefault="006D40CB" w:rsidP="00DF504D">
      <w:pPr>
        <w:pStyle w:val="Code"/>
        <w:rPr>
          <w:ins w:id="1228" w:author="Matthew T. Munson" w:date="2021-04-18T23:22:00Z"/>
          <w:rStyle w:val="CodeBold"/>
        </w:rPr>
      </w:pPr>
      <w:del w:id="1229" w:author="Matthew T. Munson" w:date="2021-04-18T23:22:00Z">
        <w:r w:rsidRPr="00481B29" w:rsidDel="00DF504D">
          <w:rPr>
            <w:rStyle w:val="CodeBold"/>
          </w:rPr>
          <w:delText>MyGame</w:delText>
        </w:r>
      </w:del>
      <w:ins w:id="1230" w:author="Matthew T. Munson" w:date="2021-04-18T23:22:00Z">
        <w:r w:rsidR="00DF504D" w:rsidRPr="00DF504D">
          <w:rPr>
            <w:rStyle w:val="CodeBold"/>
          </w:rPr>
          <w:t>load() {</w:t>
        </w:r>
      </w:ins>
    </w:p>
    <w:p w14:paraId="7619E5C2" w14:textId="77777777" w:rsidR="00DF504D" w:rsidRPr="00DF504D" w:rsidRDefault="00DF504D" w:rsidP="00DF504D">
      <w:pPr>
        <w:pStyle w:val="Code"/>
        <w:rPr>
          <w:ins w:id="1231" w:author="Matthew T. Munson" w:date="2021-04-18T23:22:00Z"/>
          <w:rStyle w:val="CodeBold"/>
        </w:rPr>
      </w:pPr>
      <w:ins w:id="1232" w:author="Matthew T. Munson" w:date="2021-04-18T23:22:00Z">
        <w:r w:rsidRPr="00DF504D">
          <w:rPr>
            <w:rStyle w:val="CodeBold"/>
          </w:rPr>
          <w:t xml:space="preserve">        // loads the textures</w:t>
        </w:r>
      </w:ins>
    </w:p>
    <w:p w14:paraId="5A904D58" w14:textId="77777777" w:rsidR="00DF504D" w:rsidRPr="00DF504D" w:rsidRDefault="00DF504D" w:rsidP="00DF504D">
      <w:pPr>
        <w:pStyle w:val="Code"/>
        <w:rPr>
          <w:ins w:id="1233" w:author="Matthew T. Munson" w:date="2021-04-18T23:22:00Z"/>
          <w:rStyle w:val="CodeBold"/>
        </w:rPr>
      </w:pPr>
      <w:ins w:id="1234" w:author="Matthew T. Munson" w:date="2021-04-18T23:22:00Z">
        <w:r w:rsidRPr="00DF504D">
          <w:rPr>
            <w:rStyle w:val="CodeBold"/>
          </w:rPr>
          <w:t xml:space="preserve">        engine.texture.load(this.kPortal);</w:t>
        </w:r>
      </w:ins>
    </w:p>
    <w:p w14:paraId="6CF40B33" w14:textId="77777777" w:rsidR="00DF504D" w:rsidRPr="00DF504D" w:rsidRDefault="00DF504D" w:rsidP="00DF504D">
      <w:pPr>
        <w:pStyle w:val="Code"/>
        <w:rPr>
          <w:ins w:id="1235" w:author="Matthew T. Munson" w:date="2021-04-18T23:22:00Z"/>
          <w:rStyle w:val="CodeBold"/>
        </w:rPr>
      </w:pPr>
      <w:ins w:id="1236" w:author="Matthew T. Munson" w:date="2021-04-18T23:22:00Z">
        <w:r w:rsidRPr="00DF504D">
          <w:rPr>
            <w:rStyle w:val="CodeBold"/>
          </w:rPr>
          <w:t xml:space="preserve">        engine.texture.load(this.kCollector);</w:t>
        </w:r>
      </w:ins>
    </w:p>
    <w:p w14:paraId="25384274" w14:textId="695E8262" w:rsidR="006D40CB" w:rsidRPr="00481B29" w:rsidDel="00DF504D" w:rsidRDefault="00DF504D" w:rsidP="00DF504D">
      <w:pPr>
        <w:pStyle w:val="Code"/>
        <w:rPr>
          <w:del w:id="1237" w:author="Matthew T. Munson" w:date="2021-04-18T23:22:00Z"/>
          <w:rStyle w:val="CodeBold"/>
        </w:rPr>
      </w:pPr>
      <w:ins w:id="1238" w:author="Matthew T. Munson" w:date="2021-04-18T23:22:00Z">
        <w:r w:rsidRPr="00DF504D">
          <w:rPr>
            <w:rStyle w:val="CodeBold"/>
          </w:rPr>
          <w:t xml:space="preserve">    }</w:t>
        </w:r>
      </w:ins>
      <w:del w:id="1239" w:author="Matthew T. Munson" w:date="2021-04-18T23:22:00Z">
        <w:r w:rsidR="006D40CB" w:rsidRPr="00481B29" w:rsidDel="00DF504D">
          <w:rPr>
            <w:rStyle w:val="CodeBold"/>
          </w:rPr>
          <w:delText>.prototype.</w:delText>
        </w:r>
        <w:r w:rsidR="006D40CB" w:rsidDel="00DF504D">
          <w:rPr>
            <w:rStyle w:val="CodeBold"/>
          </w:rPr>
          <w:delText>loadScene</w:delText>
        </w:r>
        <w:r w:rsidR="006D40CB" w:rsidRPr="00481B29" w:rsidDel="00DF504D">
          <w:rPr>
            <w:rStyle w:val="CodeBold"/>
          </w:rPr>
          <w:delText xml:space="preserve"> = function() {    </w:delText>
        </w:r>
      </w:del>
    </w:p>
    <w:p w14:paraId="7A5A17B5" w14:textId="201A60A7" w:rsidR="006D40CB" w:rsidRPr="00481B29" w:rsidDel="00DF504D" w:rsidRDefault="006D40CB" w:rsidP="00DF504D">
      <w:pPr>
        <w:pStyle w:val="Code"/>
        <w:rPr>
          <w:del w:id="1240" w:author="Matthew T. Munson" w:date="2021-04-18T23:22:00Z"/>
          <w:rStyle w:val="CodeBold"/>
        </w:rPr>
      </w:pPr>
      <w:del w:id="1241"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DF504D">
      <w:pPr>
        <w:pStyle w:val="Code"/>
        <w:rPr>
          <w:del w:id="1242" w:author="Matthew T. Munson" w:date="2021-04-18T23:22:00Z"/>
          <w:rStyle w:val="CodeBold"/>
        </w:rPr>
      </w:pPr>
      <w:del w:id="1243"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DF504D">
      <w:pPr>
        <w:pStyle w:val="Code"/>
        <w:rPr>
          <w:del w:id="1244" w:author="Matthew T. Munson" w:date="2021-04-18T23:22:00Z"/>
          <w:rStyle w:val="CodeBold"/>
        </w:rPr>
      </w:pPr>
      <w:del w:id="1245"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39373676" w:rsidR="00DF504D" w:rsidRPr="00481B29" w:rsidRDefault="006D40CB" w:rsidP="00DF504D">
      <w:pPr>
        <w:pStyle w:val="Code"/>
        <w:rPr>
          <w:rStyle w:val="CodeBold"/>
        </w:rPr>
      </w:pPr>
      <w:del w:id="1246" w:author="Matthew T. Munson" w:date="2021-04-18T23:22:00Z">
        <w:r w:rsidRPr="00481B29" w:rsidDel="00DF504D">
          <w:rPr>
            <w:rStyle w:val="CodeBold"/>
          </w:rPr>
          <w:delText>};</w:delText>
        </w:r>
      </w:del>
    </w:p>
    <w:p w14:paraId="7B4E3031" w14:textId="77777777" w:rsidR="006D40CB" w:rsidRDefault="006D40CB" w:rsidP="006D40CB">
      <w:pPr>
        <w:pStyle w:val="NumList"/>
        <w:numPr>
          <w:ilvl w:val="0"/>
          <w:numId w:val="14"/>
        </w:numPr>
      </w:pPr>
      <w:r>
        <w:t xml:space="preserve">Make </w:t>
      </w:r>
      <w:r w:rsidRPr="006D40CB">
        <w:t>sure</w:t>
      </w:r>
      <w:r>
        <w:t xml:space="preserve"> you remember to unload the textures in </w:t>
      </w:r>
      <w:r>
        <w:rPr>
          <w:rStyle w:val="CodeInline"/>
        </w:rPr>
        <w:t>unload</w:t>
      </w:r>
      <w:del w:id="1247" w:author="Matthew T. Munson" w:date="2021-04-18T23:22:00Z">
        <w:r w:rsidDel="00DF504D">
          <w:rPr>
            <w:rStyle w:val="CodeInline"/>
          </w:rPr>
          <w:delText>Scene</w:delText>
        </w:r>
      </w:del>
      <w:r>
        <w:rPr>
          <w:rStyle w:val="CodeInline"/>
        </w:rPr>
        <w:t>()</w:t>
      </w:r>
      <w:r>
        <w:t>.</w:t>
      </w:r>
    </w:p>
    <w:p w14:paraId="4E6257DD" w14:textId="3849347E" w:rsidR="002075DA" w:rsidRDefault="006D40CB" w:rsidP="002075DA">
      <w:pPr>
        <w:pStyle w:val="Code"/>
        <w:rPr>
          <w:ins w:id="1248" w:author="Matthew T. Munson" w:date="2021-04-18T23:22:00Z"/>
        </w:rPr>
      </w:pPr>
      <w:del w:id="1249" w:author="Matthew T. Munson" w:date="2021-04-18T23:22:00Z">
        <w:r w:rsidRPr="00913925" w:rsidDel="002075DA">
          <w:delText>MyGame</w:delText>
        </w:r>
      </w:del>
      <w:ins w:id="1250" w:author="Matthew T. Munson" w:date="2021-04-18T23:22:00Z">
        <w:r w:rsidR="002075DA">
          <w:t>unload() {</w:t>
        </w:r>
      </w:ins>
    </w:p>
    <w:p w14:paraId="2DD1A21C" w14:textId="77777777" w:rsidR="002075DA" w:rsidRDefault="002075DA" w:rsidP="002075DA">
      <w:pPr>
        <w:pStyle w:val="Code"/>
        <w:rPr>
          <w:ins w:id="1251" w:author="Matthew T. Munson" w:date="2021-04-18T23:22:00Z"/>
        </w:rPr>
      </w:pPr>
      <w:ins w:id="1252" w:author="Matthew T. Munson" w:date="2021-04-18T23:22:00Z">
        <w:r>
          <w:t xml:space="preserve">        // Game loop not running, unload all assets</w:t>
        </w:r>
      </w:ins>
    </w:p>
    <w:p w14:paraId="5E44EA6E" w14:textId="77777777" w:rsidR="002075DA" w:rsidRDefault="002075DA" w:rsidP="002075DA">
      <w:pPr>
        <w:pStyle w:val="Code"/>
        <w:rPr>
          <w:ins w:id="1253" w:author="Matthew T. Munson" w:date="2021-04-18T23:22:00Z"/>
        </w:rPr>
      </w:pPr>
      <w:ins w:id="1254" w:author="Matthew T. Munson" w:date="2021-04-18T23:22:00Z">
        <w:r>
          <w:t xml:space="preserve">        engine.texture.unload(this.kPortal);</w:t>
        </w:r>
      </w:ins>
    </w:p>
    <w:p w14:paraId="14E26B22" w14:textId="77777777" w:rsidR="002075DA" w:rsidRDefault="002075DA" w:rsidP="002075DA">
      <w:pPr>
        <w:pStyle w:val="Code"/>
        <w:rPr>
          <w:ins w:id="1255" w:author="Matthew T. Munson" w:date="2021-04-18T23:22:00Z"/>
        </w:rPr>
      </w:pPr>
      <w:ins w:id="1256" w:author="Matthew T. Munson" w:date="2021-04-18T23:22:00Z">
        <w:r>
          <w:t xml:space="preserve">        engine.texture.unload(this.kCollector);</w:t>
        </w:r>
      </w:ins>
    </w:p>
    <w:p w14:paraId="019BB679" w14:textId="4D34C3C7" w:rsidR="006D40CB" w:rsidRPr="00913925" w:rsidDel="002075DA" w:rsidRDefault="002075DA" w:rsidP="002075DA">
      <w:pPr>
        <w:pStyle w:val="Code"/>
        <w:rPr>
          <w:del w:id="1257" w:author="Matthew T. Munson" w:date="2021-04-18T23:22:00Z"/>
        </w:rPr>
      </w:pPr>
      <w:ins w:id="1258" w:author="Matthew T. Munson" w:date="2021-04-18T23:22:00Z">
        <w:r>
          <w:t xml:space="preserve">    }</w:t>
        </w:r>
      </w:ins>
      <w:del w:id="1259" w:author="Matthew T. Munson" w:date="2021-04-18T23:22:00Z">
        <w:r w:rsidR="006D40CB" w:rsidRPr="00913925" w:rsidDel="002075DA">
          <w:delText>.prototype.</w:delText>
        </w:r>
        <w:r w:rsidR="006D40CB" w:rsidDel="002075DA">
          <w:delText>unloadScene</w:delText>
        </w:r>
        <w:r w:rsidR="006D40CB" w:rsidRPr="00913925" w:rsidDel="002075DA">
          <w:delText xml:space="preserve"> = function() {</w:delText>
        </w:r>
      </w:del>
    </w:p>
    <w:p w14:paraId="4DB3FE5F" w14:textId="40950D3F" w:rsidR="006D40CB" w:rsidRPr="00481B29" w:rsidDel="002075DA" w:rsidRDefault="006D40CB" w:rsidP="002075DA">
      <w:pPr>
        <w:pStyle w:val="Code"/>
        <w:rPr>
          <w:del w:id="1260" w:author="Matthew T. Munson" w:date="2021-04-18T23:22:00Z"/>
          <w:rStyle w:val="CodeBold"/>
        </w:rPr>
      </w:pPr>
      <w:del w:id="1261"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1262" w:author="Matthew T. Munson" w:date="2021-04-18T23:22:00Z"/>
          <w:rStyle w:val="CodeBold"/>
        </w:rPr>
      </w:pPr>
      <w:del w:id="1263"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1264" w:author="Matthew T. Munson" w:date="2021-04-18T23:22:00Z"/>
          <w:rStyle w:val="CodeBold"/>
        </w:rPr>
      </w:pPr>
      <w:del w:id="1265"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1266" w:author="Matthew T. Munson" w:date="2021-04-18T23:22:00Z"/>
        </w:rPr>
      </w:pPr>
    </w:p>
    <w:p w14:paraId="345FD277" w14:textId="6070F83F" w:rsidR="006D40CB" w:rsidRPr="00913925" w:rsidDel="002075DA" w:rsidRDefault="006D40CB" w:rsidP="002075DA">
      <w:pPr>
        <w:pStyle w:val="Code"/>
        <w:rPr>
          <w:del w:id="1267" w:author="Matthew T. Munson" w:date="2021-04-18T23:22:00Z"/>
        </w:rPr>
      </w:pPr>
      <w:del w:id="1268"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1269" w:author="Matthew T. Munson" w:date="2021-04-18T23:22:00Z"/>
        </w:rPr>
      </w:pPr>
      <w:del w:id="1270"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1271" w:author="Matthew T. Munson" w:date="2021-04-18T23:22:00Z"/>
        </w:rPr>
      </w:pPr>
      <w:del w:id="1272"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15829A33" w:rsidR="002075DA" w:rsidRPr="00913925" w:rsidRDefault="006D40CB" w:rsidP="002075DA">
      <w:pPr>
        <w:pStyle w:val="Code"/>
      </w:pPr>
      <w:del w:id="1273" w:author="Matthew T. Munson" w:date="2021-04-18T23:22:00Z">
        <w:r w:rsidRPr="00913925" w:rsidDel="002075DA">
          <w:delText>};</w:delText>
        </w:r>
      </w:del>
    </w:p>
    <w:p w14:paraId="14EFAE3E" w14:textId="7E8C57D9" w:rsidR="002075DA" w:rsidRDefault="002075DA" w:rsidP="006D40CB">
      <w:pPr>
        <w:pStyle w:val="NumList"/>
        <w:numPr>
          <w:ilvl w:val="0"/>
          <w:numId w:val="14"/>
        </w:numPr>
        <w:rPr>
          <w:ins w:id="1274" w:author="Matthew T. Munson" w:date="2021-04-18T23:23:00Z"/>
        </w:rPr>
      </w:pPr>
      <w:commentRangeStart w:id="1275"/>
      <w:ins w:id="1276" w:author="Matthew T. Munson" w:date="2021-04-18T23:22:00Z">
        <w:r>
          <w:t xml:space="preserve">Make a next() </w:t>
        </w:r>
      </w:ins>
      <w:ins w:id="1277" w:author="Matthew T. Munson" w:date="2021-04-18T23:23:00Z">
        <w:r>
          <w:t>function to start the next level.</w:t>
        </w:r>
        <w:commentRangeEnd w:id="1275"/>
        <w:r>
          <w:rPr>
            <w:rStyle w:val="CommentReference"/>
            <w:rFonts w:asciiTheme="minorHAnsi" w:hAnsiTheme="minorHAnsi"/>
          </w:rPr>
          <w:commentReference w:id="1275"/>
        </w:r>
      </w:ins>
    </w:p>
    <w:p w14:paraId="3DBCDC2F" w14:textId="77777777" w:rsidR="002075DA" w:rsidRDefault="002075DA" w:rsidP="002075DA">
      <w:pPr>
        <w:pStyle w:val="Code"/>
        <w:rPr>
          <w:ins w:id="1278" w:author="Matthew T. Munson" w:date="2021-04-18T23:23:00Z"/>
        </w:rPr>
      </w:pPr>
      <w:ins w:id="1279" w:author="Matthew T. Munson" w:date="2021-04-18T23:23:00Z">
        <w:r>
          <w:t>next() {</w:t>
        </w:r>
      </w:ins>
    </w:p>
    <w:p w14:paraId="1157BCC3" w14:textId="77777777" w:rsidR="002075DA" w:rsidRDefault="002075DA" w:rsidP="002075DA">
      <w:pPr>
        <w:pStyle w:val="Code"/>
        <w:rPr>
          <w:ins w:id="1280" w:author="Matthew T. Munson" w:date="2021-04-18T23:23:00Z"/>
        </w:rPr>
      </w:pPr>
      <w:ins w:id="1281" w:author="Matthew T. Munson" w:date="2021-04-18T23:23:00Z">
        <w:r>
          <w:t xml:space="preserve">        super.next();</w:t>
        </w:r>
      </w:ins>
    </w:p>
    <w:p w14:paraId="6DF13577" w14:textId="77777777" w:rsidR="002075DA" w:rsidRDefault="002075DA" w:rsidP="002075DA">
      <w:pPr>
        <w:pStyle w:val="Code"/>
        <w:rPr>
          <w:ins w:id="1282" w:author="Matthew T. Munson" w:date="2021-04-18T23:23:00Z"/>
        </w:rPr>
      </w:pPr>
      <w:ins w:id="1283" w:author="Matthew T. Munson" w:date="2021-04-18T23:23:00Z">
        <w:r>
          <w:t xml:space="preserve">        // starts the next level</w:t>
        </w:r>
      </w:ins>
    </w:p>
    <w:p w14:paraId="599D1203" w14:textId="77777777" w:rsidR="002075DA" w:rsidRDefault="002075DA" w:rsidP="002075DA">
      <w:pPr>
        <w:pStyle w:val="Code"/>
        <w:rPr>
          <w:ins w:id="1284" w:author="Matthew T. Munson" w:date="2021-04-18T23:23:00Z"/>
        </w:rPr>
      </w:pPr>
      <w:ins w:id="1285" w:author="Matthew T. Munson" w:date="2021-04-18T23:23:00Z">
        <w:r>
          <w:t xml:space="preserve">        let nextLevel = new BlueLevel();  // next level to be loaded</w:t>
        </w:r>
      </w:ins>
    </w:p>
    <w:p w14:paraId="79C8D9A0" w14:textId="77777777" w:rsidR="002075DA" w:rsidRDefault="002075DA" w:rsidP="002075DA">
      <w:pPr>
        <w:pStyle w:val="Code"/>
        <w:rPr>
          <w:ins w:id="1286" w:author="Matthew T. Munson" w:date="2021-04-18T23:23:00Z"/>
        </w:rPr>
      </w:pPr>
      <w:ins w:id="1287" w:author="Matthew T. Munson" w:date="2021-04-18T23:23:00Z">
        <w:r>
          <w:t xml:space="preserve">        nextLevel.start();</w:t>
        </w:r>
      </w:ins>
    </w:p>
    <w:p w14:paraId="69130D60" w14:textId="2951B57B" w:rsidR="002075DA" w:rsidRDefault="002075DA">
      <w:pPr>
        <w:pStyle w:val="Code"/>
        <w:rPr>
          <w:ins w:id="1288" w:author="Matthew T. Munson" w:date="2021-04-18T23:22:00Z"/>
        </w:rPr>
        <w:pPrChange w:id="1289" w:author="Matthew T. Munson" w:date="2021-04-18T23:23:00Z">
          <w:pPr>
            <w:pStyle w:val="NumList"/>
            <w:numPr>
              <w:numId w:val="14"/>
            </w:numPr>
          </w:pPr>
        </w:pPrChange>
      </w:pPr>
      <w:ins w:id="1290" w:author="Matthew T. Munson" w:date="2021-04-18T23:23:00Z">
        <w:r>
          <w:t xml:space="preserve">    }</w:t>
        </w:r>
      </w:ins>
    </w:p>
    <w:p w14:paraId="28956B59" w14:textId="7D6B357B" w:rsidR="006D40CB" w:rsidRDefault="006D40CB" w:rsidP="006D40CB">
      <w:pPr>
        <w:pStyle w:val="NumList"/>
        <w:numPr>
          <w:ilvl w:val="0"/>
          <w:numId w:val="14"/>
        </w:numPr>
      </w:pPr>
      <w:r w:rsidRPr="006D40CB">
        <w:lastRenderedPageBreak/>
        <w:t>Create</w:t>
      </w:r>
      <w:r>
        <w:t xml:space="preserve"> and initialize the </w:t>
      </w:r>
      <w:proofErr w:type="spellStart"/>
      <w:r w:rsidRPr="00F4087B">
        <w:rPr>
          <w:rStyle w:val="CodeInline"/>
        </w:rPr>
        <w:t>TextureRenderables</w:t>
      </w:r>
      <w:proofErr w:type="spellEnd"/>
      <w:r>
        <w:t xml:space="preserve"> objects in the </w:t>
      </w:r>
      <w:proofErr w:type="spellStart"/>
      <w:r w:rsidRPr="004D38B4">
        <w:rPr>
          <w:rStyle w:val="CodeInline"/>
        </w:rPr>
        <w:t>init</w:t>
      </w:r>
      <w:proofErr w:type="spellEnd"/>
      <w:del w:id="1291" w:author="Matthew T. Munson" w:date="2021-04-18T23:22:00Z">
        <w:r w:rsidRPr="004D38B4" w:rsidDel="002075DA">
          <w:rPr>
            <w:rStyle w:val="CodeInline"/>
          </w:rPr>
          <w:delText>ialize</w:delText>
        </w:r>
      </w:del>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24291B97" w:rsidR="002075DA" w:rsidRDefault="006D40CB" w:rsidP="002075DA">
      <w:pPr>
        <w:pStyle w:val="Code"/>
        <w:rPr>
          <w:ins w:id="1292" w:author="Matthew T. Munson" w:date="2021-04-18T23:24:00Z"/>
        </w:rPr>
      </w:pPr>
      <w:del w:id="1293" w:author="Matthew T. Munson" w:date="2021-04-18T23:24:00Z">
        <w:r w:rsidRPr="00913925" w:rsidDel="002075DA">
          <w:delText>MyGame</w:delText>
        </w:r>
      </w:del>
      <w:ins w:id="1294" w:author="Matthew T. Munson" w:date="2021-04-18T23:24:00Z">
        <w:r w:rsidR="002075DA">
          <w:t>init() {</w:t>
        </w:r>
      </w:ins>
    </w:p>
    <w:p w14:paraId="05A7DB42" w14:textId="77777777" w:rsidR="002075DA" w:rsidRDefault="002075DA" w:rsidP="002075DA">
      <w:pPr>
        <w:pStyle w:val="Code"/>
        <w:rPr>
          <w:ins w:id="1295" w:author="Matthew T. Munson" w:date="2021-04-18T23:24:00Z"/>
        </w:rPr>
      </w:pPr>
      <w:ins w:id="1296" w:author="Matthew T. Munson" w:date="2021-04-18T23:24:00Z">
        <w:r>
          <w:t xml:space="preserve">        // Step A: set up the cameras</w:t>
        </w:r>
      </w:ins>
    </w:p>
    <w:p w14:paraId="13932748" w14:textId="77777777" w:rsidR="002075DA" w:rsidRDefault="002075DA" w:rsidP="002075DA">
      <w:pPr>
        <w:pStyle w:val="Code"/>
        <w:rPr>
          <w:ins w:id="1297" w:author="Matthew T. Munson" w:date="2021-04-18T23:24:00Z"/>
        </w:rPr>
      </w:pPr>
      <w:ins w:id="1298" w:author="Matthew T. Munson" w:date="2021-04-18T23:24:00Z">
        <w:r>
          <w:t xml:space="preserve">        this.mCamera = new engine.Camera(</w:t>
        </w:r>
      </w:ins>
    </w:p>
    <w:p w14:paraId="0F56A065" w14:textId="77777777" w:rsidR="002075DA" w:rsidRDefault="002075DA" w:rsidP="002075DA">
      <w:pPr>
        <w:pStyle w:val="Code"/>
        <w:rPr>
          <w:ins w:id="1299" w:author="Matthew T. Munson" w:date="2021-04-18T23:24:00Z"/>
        </w:rPr>
      </w:pPr>
      <w:ins w:id="1300" w:author="Matthew T. Munson" w:date="2021-04-18T23:24:00Z">
        <w:r>
          <w:t xml:space="preserve">            vec2.fromValues(20, 60),   // position of the camera</w:t>
        </w:r>
      </w:ins>
    </w:p>
    <w:p w14:paraId="0953EEC1" w14:textId="77777777" w:rsidR="002075DA" w:rsidRDefault="002075DA" w:rsidP="002075DA">
      <w:pPr>
        <w:pStyle w:val="Code"/>
        <w:rPr>
          <w:ins w:id="1301" w:author="Matthew T. Munson" w:date="2021-04-18T23:24:00Z"/>
        </w:rPr>
      </w:pPr>
      <w:ins w:id="1302" w:author="Matthew T. Munson" w:date="2021-04-18T23:24:00Z">
        <w:r>
          <w:t xml:space="preserve">            20,                        // width of camera</w:t>
        </w:r>
      </w:ins>
    </w:p>
    <w:p w14:paraId="73FB0E18" w14:textId="77777777" w:rsidR="002075DA" w:rsidRDefault="002075DA" w:rsidP="002075DA">
      <w:pPr>
        <w:pStyle w:val="Code"/>
        <w:rPr>
          <w:ins w:id="1303" w:author="Matthew T. Munson" w:date="2021-04-18T23:24:00Z"/>
        </w:rPr>
      </w:pPr>
      <w:ins w:id="1304" w:author="Matthew T. Munson" w:date="2021-04-18T23:24:00Z">
        <w:r>
          <w:t xml:space="preserve">            [20, 40, 600, 300]         // viewport (orgX, orgY, width, height)</w:t>
        </w:r>
      </w:ins>
    </w:p>
    <w:p w14:paraId="0158A077" w14:textId="77777777" w:rsidR="002075DA" w:rsidRDefault="002075DA" w:rsidP="002075DA">
      <w:pPr>
        <w:pStyle w:val="Code"/>
        <w:rPr>
          <w:ins w:id="1305" w:author="Matthew T. Munson" w:date="2021-04-18T23:24:00Z"/>
        </w:rPr>
      </w:pPr>
      <w:ins w:id="1306" w:author="Matthew T. Munson" w:date="2021-04-18T23:24:00Z">
        <w:r>
          <w:t xml:space="preserve">        );</w:t>
        </w:r>
      </w:ins>
    </w:p>
    <w:p w14:paraId="40109E84" w14:textId="77777777" w:rsidR="002075DA" w:rsidRDefault="002075DA" w:rsidP="002075DA">
      <w:pPr>
        <w:pStyle w:val="Code"/>
        <w:rPr>
          <w:ins w:id="1307" w:author="Matthew T. Munson" w:date="2021-04-18T23:24:00Z"/>
        </w:rPr>
      </w:pPr>
      <w:ins w:id="1308" w:author="Matthew T. Munson" w:date="2021-04-18T23:24:00Z">
        <w:r>
          <w:t xml:space="preserve">        this.mCamera.setBackgroundColor([0.8, 0.8, 0.8, 1]);</w:t>
        </w:r>
      </w:ins>
    </w:p>
    <w:p w14:paraId="589E0B04" w14:textId="77777777" w:rsidR="002075DA" w:rsidRDefault="002075DA" w:rsidP="002075DA">
      <w:pPr>
        <w:pStyle w:val="Code"/>
        <w:rPr>
          <w:ins w:id="1309" w:author="Matthew T. Munson" w:date="2021-04-18T23:24:00Z"/>
        </w:rPr>
      </w:pPr>
      <w:ins w:id="1310" w:author="Matthew T. Munson" w:date="2021-04-18T23:24:00Z">
        <w:r>
          <w:t xml:space="preserve">        // sets the background to gray</w:t>
        </w:r>
      </w:ins>
    </w:p>
    <w:p w14:paraId="42196E52" w14:textId="77777777" w:rsidR="002075DA" w:rsidRDefault="002075DA" w:rsidP="002075DA">
      <w:pPr>
        <w:pStyle w:val="Code"/>
        <w:rPr>
          <w:ins w:id="1311" w:author="Matthew T. Munson" w:date="2021-04-18T23:24:00Z"/>
        </w:rPr>
      </w:pPr>
    </w:p>
    <w:p w14:paraId="64AA1FC5" w14:textId="77777777" w:rsidR="002075DA" w:rsidRPr="002075DA" w:rsidRDefault="002075DA" w:rsidP="002075DA">
      <w:pPr>
        <w:pStyle w:val="Code"/>
        <w:rPr>
          <w:ins w:id="1312" w:author="Matthew T. Munson" w:date="2021-04-18T23:24:00Z"/>
          <w:rStyle w:val="CodeBold"/>
          <w:rPrChange w:id="1313" w:author="Matthew T. Munson" w:date="2021-04-18T23:24:00Z">
            <w:rPr>
              <w:ins w:id="1314" w:author="Matthew T. Munson" w:date="2021-04-18T23:24:00Z"/>
            </w:rPr>
          </w:rPrChange>
        </w:rPr>
      </w:pPr>
      <w:ins w:id="1315" w:author="Matthew T. Munson" w:date="2021-04-18T23:24:00Z">
        <w:r>
          <w:t xml:space="preserve">      </w:t>
        </w:r>
        <w:r w:rsidRPr="002075DA">
          <w:rPr>
            <w:rStyle w:val="CodeBold"/>
            <w:rPrChange w:id="1316" w:author="Matthew T. Munson" w:date="2021-04-18T23:24:00Z">
              <w:rPr/>
            </w:rPrChange>
          </w:rPr>
          <w:t xml:space="preserve">  // Step B: Create the game objects</w:t>
        </w:r>
      </w:ins>
    </w:p>
    <w:p w14:paraId="6D91BC8E" w14:textId="77777777" w:rsidR="002075DA" w:rsidRPr="002075DA" w:rsidRDefault="002075DA" w:rsidP="002075DA">
      <w:pPr>
        <w:pStyle w:val="Code"/>
        <w:rPr>
          <w:ins w:id="1317" w:author="Matthew T. Munson" w:date="2021-04-18T23:24:00Z"/>
          <w:rStyle w:val="CodeBold"/>
          <w:rPrChange w:id="1318" w:author="Matthew T. Munson" w:date="2021-04-18T23:24:00Z">
            <w:rPr>
              <w:ins w:id="1319" w:author="Matthew T. Munson" w:date="2021-04-18T23:24:00Z"/>
            </w:rPr>
          </w:rPrChange>
        </w:rPr>
      </w:pPr>
      <w:ins w:id="1320" w:author="Matthew T. Munson" w:date="2021-04-18T23:24:00Z">
        <w:r w:rsidRPr="002075DA">
          <w:rPr>
            <w:rStyle w:val="CodeBold"/>
            <w:rPrChange w:id="1321" w:author="Matthew T. Munson" w:date="2021-04-18T23:24:00Z">
              <w:rPr/>
            </w:rPrChange>
          </w:rPr>
          <w:t xml:space="preserve">        this.mPortal = new engine.TextureRenderable(this.kPortal);</w:t>
        </w:r>
      </w:ins>
    </w:p>
    <w:p w14:paraId="0AFB7452" w14:textId="77777777" w:rsidR="002075DA" w:rsidRPr="002075DA" w:rsidRDefault="002075DA" w:rsidP="002075DA">
      <w:pPr>
        <w:pStyle w:val="Code"/>
        <w:rPr>
          <w:ins w:id="1322" w:author="Matthew T. Munson" w:date="2021-04-18T23:24:00Z"/>
          <w:rStyle w:val="CodeBold"/>
          <w:rPrChange w:id="1323" w:author="Matthew T. Munson" w:date="2021-04-18T23:24:00Z">
            <w:rPr>
              <w:ins w:id="1324" w:author="Matthew T. Munson" w:date="2021-04-18T23:24:00Z"/>
            </w:rPr>
          </w:rPrChange>
        </w:rPr>
      </w:pPr>
      <w:ins w:id="1325" w:author="Matthew T. Munson" w:date="2021-04-18T23:24:00Z">
        <w:r w:rsidRPr="002075DA">
          <w:rPr>
            <w:rStyle w:val="CodeBold"/>
            <w:rPrChange w:id="1326" w:author="Matthew T. Munson" w:date="2021-04-18T23:24:00Z">
              <w:rPr/>
            </w:rPrChange>
          </w:rPr>
          <w:t xml:space="preserve">        this.mPortal.setColor([1, 0, 0, 0.2]);  // tints red</w:t>
        </w:r>
      </w:ins>
    </w:p>
    <w:p w14:paraId="6BAA3472" w14:textId="77777777" w:rsidR="002075DA" w:rsidRPr="002075DA" w:rsidRDefault="002075DA" w:rsidP="002075DA">
      <w:pPr>
        <w:pStyle w:val="Code"/>
        <w:rPr>
          <w:ins w:id="1327" w:author="Matthew T. Munson" w:date="2021-04-18T23:24:00Z"/>
          <w:rStyle w:val="CodeBold"/>
          <w:rPrChange w:id="1328" w:author="Matthew T. Munson" w:date="2021-04-18T23:24:00Z">
            <w:rPr>
              <w:ins w:id="1329" w:author="Matthew T. Munson" w:date="2021-04-18T23:24:00Z"/>
            </w:rPr>
          </w:rPrChange>
        </w:rPr>
      </w:pPr>
      <w:ins w:id="1330" w:author="Matthew T. Munson" w:date="2021-04-18T23:24:00Z">
        <w:r w:rsidRPr="002075DA">
          <w:rPr>
            <w:rStyle w:val="CodeBold"/>
            <w:rPrChange w:id="1331" w:author="Matthew T. Munson" w:date="2021-04-18T23:24:00Z">
              <w:rPr/>
            </w:rPrChange>
          </w:rPr>
          <w:t xml:space="preserve">        this.mPortal.getXform().setPosition(25, 60);</w:t>
        </w:r>
      </w:ins>
    </w:p>
    <w:p w14:paraId="7BAADE44" w14:textId="77777777" w:rsidR="002075DA" w:rsidRPr="002075DA" w:rsidRDefault="002075DA" w:rsidP="002075DA">
      <w:pPr>
        <w:pStyle w:val="Code"/>
        <w:rPr>
          <w:ins w:id="1332" w:author="Matthew T. Munson" w:date="2021-04-18T23:24:00Z"/>
          <w:rStyle w:val="CodeBold"/>
          <w:rPrChange w:id="1333" w:author="Matthew T. Munson" w:date="2021-04-18T23:24:00Z">
            <w:rPr>
              <w:ins w:id="1334" w:author="Matthew T. Munson" w:date="2021-04-18T23:24:00Z"/>
            </w:rPr>
          </w:rPrChange>
        </w:rPr>
      </w:pPr>
      <w:ins w:id="1335" w:author="Matthew T. Munson" w:date="2021-04-18T23:24:00Z">
        <w:r w:rsidRPr="002075DA">
          <w:rPr>
            <w:rStyle w:val="CodeBold"/>
            <w:rPrChange w:id="1336" w:author="Matthew T. Munson" w:date="2021-04-18T23:24:00Z">
              <w:rPr/>
            </w:rPrChange>
          </w:rPr>
          <w:t xml:space="preserve">        this.mPortal.getXform().setSize(3, 3);</w:t>
        </w:r>
      </w:ins>
    </w:p>
    <w:p w14:paraId="651DC36C" w14:textId="77777777" w:rsidR="002075DA" w:rsidRPr="002075DA" w:rsidRDefault="002075DA" w:rsidP="002075DA">
      <w:pPr>
        <w:pStyle w:val="Code"/>
        <w:rPr>
          <w:ins w:id="1337" w:author="Matthew T. Munson" w:date="2021-04-18T23:24:00Z"/>
          <w:rStyle w:val="CodeBold"/>
          <w:rPrChange w:id="1338" w:author="Matthew T. Munson" w:date="2021-04-18T23:24:00Z">
            <w:rPr>
              <w:ins w:id="1339" w:author="Matthew T. Munson" w:date="2021-04-18T23:24:00Z"/>
            </w:rPr>
          </w:rPrChange>
        </w:rPr>
      </w:pPr>
    </w:p>
    <w:p w14:paraId="41DEF5A7" w14:textId="77777777" w:rsidR="002075DA" w:rsidRPr="002075DA" w:rsidRDefault="002075DA" w:rsidP="002075DA">
      <w:pPr>
        <w:pStyle w:val="Code"/>
        <w:rPr>
          <w:ins w:id="1340" w:author="Matthew T. Munson" w:date="2021-04-18T23:24:00Z"/>
          <w:rStyle w:val="CodeBold"/>
          <w:rPrChange w:id="1341" w:author="Matthew T. Munson" w:date="2021-04-18T23:24:00Z">
            <w:rPr>
              <w:ins w:id="1342" w:author="Matthew T. Munson" w:date="2021-04-18T23:24:00Z"/>
            </w:rPr>
          </w:rPrChange>
        </w:rPr>
      </w:pPr>
      <w:ins w:id="1343" w:author="Matthew T. Munson" w:date="2021-04-18T23:24:00Z">
        <w:r w:rsidRPr="002075DA">
          <w:rPr>
            <w:rStyle w:val="CodeBold"/>
            <w:rPrChange w:id="1344" w:author="Matthew T. Munson" w:date="2021-04-18T23:24:00Z">
              <w:rPr/>
            </w:rPrChange>
          </w:rPr>
          <w:t xml:space="preserve">        this.mCollector = new engine.TextureRenderable(this.kCollector);</w:t>
        </w:r>
      </w:ins>
    </w:p>
    <w:p w14:paraId="2182E555" w14:textId="77777777" w:rsidR="002075DA" w:rsidRPr="002075DA" w:rsidRDefault="002075DA" w:rsidP="002075DA">
      <w:pPr>
        <w:pStyle w:val="Code"/>
        <w:rPr>
          <w:ins w:id="1345" w:author="Matthew T. Munson" w:date="2021-04-18T23:24:00Z"/>
          <w:rStyle w:val="CodeBold"/>
          <w:rPrChange w:id="1346" w:author="Matthew T. Munson" w:date="2021-04-18T23:24:00Z">
            <w:rPr>
              <w:ins w:id="1347" w:author="Matthew T. Munson" w:date="2021-04-18T23:24:00Z"/>
            </w:rPr>
          </w:rPrChange>
        </w:rPr>
      </w:pPr>
      <w:ins w:id="1348" w:author="Matthew T. Munson" w:date="2021-04-18T23:24:00Z">
        <w:r w:rsidRPr="002075DA">
          <w:rPr>
            <w:rStyle w:val="CodeBold"/>
            <w:rPrChange w:id="1349" w:author="Matthew T. Munson" w:date="2021-04-18T23:24:00Z">
              <w:rPr/>
            </w:rPrChange>
          </w:rPr>
          <w:t xml:space="preserve">        this.mCollector.setColor([0, 0, 0, 0]);  // No tinting</w:t>
        </w:r>
      </w:ins>
    </w:p>
    <w:p w14:paraId="35A4A34E" w14:textId="77777777" w:rsidR="002075DA" w:rsidRPr="002075DA" w:rsidRDefault="002075DA" w:rsidP="002075DA">
      <w:pPr>
        <w:pStyle w:val="Code"/>
        <w:rPr>
          <w:ins w:id="1350" w:author="Matthew T. Munson" w:date="2021-04-18T23:24:00Z"/>
          <w:rStyle w:val="CodeBold"/>
          <w:rPrChange w:id="1351" w:author="Matthew T. Munson" w:date="2021-04-18T23:24:00Z">
            <w:rPr>
              <w:ins w:id="1352" w:author="Matthew T. Munson" w:date="2021-04-18T23:24:00Z"/>
            </w:rPr>
          </w:rPrChange>
        </w:rPr>
      </w:pPr>
      <w:ins w:id="1353" w:author="Matthew T. Munson" w:date="2021-04-18T23:24:00Z">
        <w:r w:rsidRPr="002075DA">
          <w:rPr>
            <w:rStyle w:val="CodeBold"/>
            <w:rPrChange w:id="1354" w:author="Matthew T. Munson" w:date="2021-04-18T23:24:00Z">
              <w:rPr/>
            </w:rPrChange>
          </w:rPr>
          <w:t xml:space="preserve">        this.mCollector.getXform().setPosition(15, 60);</w:t>
        </w:r>
      </w:ins>
    </w:p>
    <w:p w14:paraId="0819AE5F" w14:textId="77777777" w:rsidR="002075DA" w:rsidRPr="002075DA" w:rsidRDefault="002075DA" w:rsidP="002075DA">
      <w:pPr>
        <w:pStyle w:val="Code"/>
        <w:rPr>
          <w:ins w:id="1355" w:author="Matthew T. Munson" w:date="2021-04-18T23:24:00Z"/>
          <w:rStyle w:val="CodeBold"/>
          <w:rPrChange w:id="1356" w:author="Matthew T. Munson" w:date="2021-04-18T23:24:00Z">
            <w:rPr>
              <w:ins w:id="1357" w:author="Matthew T. Munson" w:date="2021-04-18T23:24:00Z"/>
            </w:rPr>
          </w:rPrChange>
        </w:rPr>
      </w:pPr>
      <w:ins w:id="1358" w:author="Matthew T. Munson" w:date="2021-04-18T23:24:00Z">
        <w:r w:rsidRPr="002075DA">
          <w:rPr>
            <w:rStyle w:val="CodeBold"/>
            <w:rPrChange w:id="1359" w:author="Matthew T. Munson" w:date="2021-04-18T23:24:00Z">
              <w:rPr/>
            </w:rPrChange>
          </w:rPr>
          <w:t xml:space="preserve">        this.mCollector.getXform().setSize(3, 3);</w:t>
        </w:r>
      </w:ins>
    </w:p>
    <w:p w14:paraId="5C432D7B" w14:textId="77777777" w:rsidR="002075DA" w:rsidRDefault="002075DA" w:rsidP="002075DA">
      <w:pPr>
        <w:pStyle w:val="Code"/>
        <w:rPr>
          <w:ins w:id="1360" w:author="Matthew T. Munson" w:date="2021-04-18T23:24:00Z"/>
        </w:rPr>
      </w:pPr>
    </w:p>
    <w:p w14:paraId="18349FA7" w14:textId="77777777" w:rsidR="002075DA" w:rsidRDefault="002075DA" w:rsidP="002075DA">
      <w:pPr>
        <w:pStyle w:val="Code"/>
        <w:rPr>
          <w:ins w:id="1361" w:author="Matthew T. Munson" w:date="2021-04-18T23:24:00Z"/>
        </w:rPr>
      </w:pPr>
      <w:ins w:id="1362" w:author="Matthew T. Munson" w:date="2021-04-18T23:24:00Z">
        <w:r>
          <w:t xml:space="preserve">        // Step C: Create the hero object in blue</w:t>
        </w:r>
      </w:ins>
    </w:p>
    <w:p w14:paraId="35DD8696" w14:textId="77777777" w:rsidR="002075DA" w:rsidRDefault="002075DA" w:rsidP="002075DA">
      <w:pPr>
        <w:pStyle w:val="Code"/>
        <w:rPr>
          <w:ins w:id="1363" w:author="Matthew T. Munson" w:date="2021-04-18T23:24:00Z"/>
        </w:rPr>
      </w:pPr>
      <w:ins w:id="1364" w:author="Matthew T. Munson" w:date="2021-04-18T23:24:00Z">
        <w:r>
          <w:t xml:space="preserve">        this.mHero = new engine.Renderable();</w:t>
        </w:r>
      </w:ins>
    </w:p>
    <w:p w14:paraId="0E80F5D2" w14:textId="77777777" w:rsidR="002075DA" w:rsidRDefault="002075DA" w:rsidP="002075DA">
      <w:pPr>
        <w:pStyle w:val="Code"/>
        <w:rPr>
          <w:ins w:id="1365" w:author="Matthew T. Munson" w:date="2021-04-18T23:24:00Z"/>
        </w:rPr>
      </w:pPr>
      <w:ins w:id="1366" w:author="Matthew T. Munson" w:date="2021-04-18T23:24:00Z">
        <w:r>
          <w:t xml:space="preserve">        this.mHero.setColor([0, 0, 1, 1]);</w:t>
        </w:r>
      </w:ins>
    </w:p>
    <w:p w14:paraId="04633E27" w14:textId="77777777" w:rsidR="002075DA" w:rsidRDefault="002075DA" w:rsidP="002075DA">
      <w:pPr>
        <w:pStyle w:val="Code"/>
        <w:rPr>
          <w:ins w:id="1367" w:author="Matthew T. Munson" w:date="2021-04-18T23:24:00Z"/>
        </w:rPr>
      </w:pPr>
      <w:ins w:id="1368" w:author="Matthew T. Munson" w:date="2021-04-18T23:24:00Z">
        <w:r>
          <w:t xml:space="preserve">        this.mHero.getXform().setPosition(20, 60);</w:t>
        </w:r>
      </w:ins>
    </w:p>
    <w:p w14:paraId="6E540EDE" w14:textId="77777777" w:rsidR="002075DA" w:rsidRDefault="002075DA" w:rsidP="002075DA">
      <w:pPr>
        <w:pStyle w:val="Code"/>
        <w:rPr>
          <w:ins w:id="1369" w:author="Matthew T. Munson" w:date="2021-04-18T23:24:00Z"/>
        </w:rPr>
      </w:pPr>
      <w:ins w:id="1370" w:author="Matthew T. Munson" w:date="2021-04-18T23:24:00Z">
        <w:r>
          <w:t xml:space="preserve">        this.mHero.getXform().setSize(2, 3);</w:t>
        </w:r>
      </w:ins>
    </w:p>
    <w:p w14:paraId="07441086" w14:textId="29CB5D66" w:rsidR="006D40CB" w:rsidRPr="00913925" w:rsidDel="002075DA" w:rsidRDefault="002075DA" w:rsidP="002075DA">
      <w:pPr>
        <w:pStyle w:val="Code"/>
        <w:rPr>
          <w:del w:id="1371" w:author="Matthew T. Munson" w:date="2021-04-18T23:24:00Z"/>
        </w:rPr>
      </w:pPr>
      <w:ins w:id="1372" w:author="Matthew T. Munson" w:date="2021-04-18T23:24:00Z">
        <w:r>
          <w:t xml:space="preserve">    }</w:t>
        </w:r>
      </w:ins>
      <w:del w:id="1373" w:author="Matthew T. Munson" w:date="2021-04-18T23:24:00Z">
        <w:r w:rsidR="006D40CB" w:rsidRPr="00913925" w:rsidDel="002075DA">
          <w:delText>.prototype.</w:delText>
        </w:r>
        <w:r w:rsidR="006D40CB" w:rsidDel="002075DA">
          <w:delText>initialize</w:delText>
        </w:r>
        <w:r w:rsidR="006D40CB" w:rsidRPr="00913925" w:rsidDel="002075DA">
          <w:delText xml:space="preserve"> = function() {</w:delText>
        </w:r>
      </w:del>
    </w:p>
    <w:p w14:paraId="593A9A54" w14:textId="5ED5ADF6" w:rsidR="006D40CB" w:rsidRPr="00913925" w:rsidDel="002075DA" w:rsidRDefault="006D40CB" w:rsidP="002075DA">
      <w:pPr>
        <w:pStyle w:val="Code"/>
        <w:rPr>
          <w:del w:id="1374" w:author="Matthew T. Munson" w:date="2021-04-18T23:24:00Z"/>
        </w:rPr>
      </w:pPr>
      <w:del w:id="1375"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1376" w:author="Matthew T. Munson" w:date="2021-04-18T23:24:00Z"/>
        </w:rPr>
      </w:pPr>
      <w:del w:id="1377"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1378" w:author="Matthew T. Munson" w:date="2021-04-18T23:24:00Z"/>
        </w:rPr>
      </w:pPr>
      <w:del w:id="1379"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1380" w:author="Matthew T. Munson" w:date="2021-04-18T23:24:00Z"/>
        </w:rPr>
      </w:pPr>
      <w:del w:id="1381"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1382" w:author="Matthew T. Munson" w:date="2021-04-18T23:24:00Z"/>
        </w:rPr>
      </w:pPr>
      <w:del w:id="1383"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1384" w:author="Matthew T. Munson" w:date="2021-04-18T23:24:00Z"/>
        </w:rPr>
      </w:pPr>
      <w:del w:id="1385"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1386" w:author="Matthew T. Munson" w:date="2021-04-18T23:24:00Z"/>
        </w:rPr>
      </w:pPr>
      <w:del w:id="1387"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1388" w:author="Matthew T. Munson" w:date="2021-04-18T23:24:00Z"/>
        </w:rPr>
      </w:pPr>
      <w:del w:id="1389"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1390" w:author="Matthew T. Munson" w:date="2021-04-18T23:24:00Z"/>
        </w:rPr>
      </w:pPr>
      <w:del w:id="1391"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1392" w:author="Matthew T. Munson" w:date="2021-04-18T23:24:00Z"/>
          <w:rStyle w:val="CodeBold"/>
        </w:rPr>
      </w:pPr>
      <w:del w:id="1393"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1394" w:author="Matthew T. Munson" w:date="2021-04-18T23:24:00Z"/>
          <w:rStyle w:val="CodeBold"/>
        </w:rPr>
      </w:pPr>
      <w:del w:id="139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1396" w:author="Matthew T. Munson" w:date="2021-04-18T23:24:00Z"/>
          <w:rStyle w:val="CodeBold"/>
        </w:rPr>
      </w:pPr>
      <w:del w:id="139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1398" w:author="Matthew T. Munson" w:date="2021-04-18T23:24:00Z"/>
          <w:rStyle w:val="CodeBold"/>
        </w:rPr>
      </w:pPr>
      <w:del w:id="139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1400" w:author="Matthew T. Munson" w:date="2021-04-18T23:24:00Z"/>
          <w:rStyle w:val="CodeBold"/>
        </w:rPr>
      </w:pPr>
      <w:del w:id="140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1402" w:author="Matthew T. Munson" w:date="2021-04-18T23:24:00Z"/>
          <w:rStyle w:val="CodeBold"/>
        </w:rPr>
      </w:pPr>
      <w:del w:id="1403"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1404" w:author="Matthew T. Munson" w:date="2021-04-18T23:24:00Z"/>
          <w:rStyle w:val="CodeBold"/>
        </w:rPr>
      </w:pPr>
      <w:del w:id="140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1406" w:author="Matthew T. Munson" w:date="2021-04-18T23:24:00Z"/>
          <w:rStyle w:val="CodeBold"/>
        </w:rPr>
      </w:pPr>
      <w:del w:id="140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1408" w:author="Matthew T. Munson" w:date="2021-04-18T23:24:00Z"/>
          <w:rStyle w:val="CodeBold"/>
        </w:rPr>
      </w:pPr>
      <w:del w:id="140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1410" w:author="Matthew T. Munson" w:date="2021-04-18T23:24:00Z"/>
          <w:rStyle w:val="CodeBold"/>
        </w:rPr>
      </w:pPr>
      <w:del w:id="141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1412" w:author="Matthew T. Munson" w:date="2021-04-18T23:24:00Z"/>
        </w:rPr>
      </w:pPr>
      <w:del w:id="1413"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1414" w:author="Matthew T. Munson" w:date="2021-04-18T23:24:00Z"/>
        </w:rPr>
      </w:pPr>
      <w:del w:id="1415"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1416" w:author="Matthew T. Munson" w:date="2021-04-18T23:24:00Z"/>
          <w:rStyle w:val="CodeBold"/>
        </w:rPr>
      </w:pPr>
      <w:del w:id="1417"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1418" w:author="Matthew T. Munson" w:date="2021-04-18T23:24:00Z"/>
        </w:rPr>
      </w:pPr>
      <w:del w:id="1419"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1420" w:author="Matthew T. Munson" w:date="2021-04-18T23:24:00Z"/>
        </w:rPr>
      </w:pPr>
      <w:del w:id="1421"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1422" w:author="Matthew T. Munson" w:date="2021-04-18T23:24:00Z"/>
        </w:rPr>
      </w:pPr>
      <w:del w:id="1423"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0109A6DB" w:rsidR="002075DA" w:rsidRPr="00913925" w:rsidRDefault="006D40CB" w:rsidP="002075DA">
      <w:pPr>
        <w:pStyle w:val="Code"/>
      </w:pPr>
      <w:del w:id="1424" w:author="Matthew T. Munson" w:date="2021-04-18T23:24:00Z">
        <w:r w:rsidRPr="00913925" w:rsidDel="002075DA">
          <w:delText>};</w:delText>
        </w:r>
      </w:del>
    </w:p>
    <w:p w14:paraId="623B3ED6" w14:textId="77777777" w:rsidR="006D40CB" w:rsidRDefault="006D40CB" w:rsidP="006D40CB">
      <w:pPr>
        <w:pStyle w:val="BodyTextCont"/>
      </w:pPr>
      <w:r>
        <w:t xml:space="preserve">Remember that the texture </w:t>
      </w:r>
      <w:r w:rsidRPr="00514901">
        <w:t xml:space="preserve">file path is used </w:t>
      </w:r>
      <w:r>
        <w:t xml:space="preserve">as the unique identifier in the </w:t>
      </w:r>
      <w:proofErr w:type="spellStart"/>
      <w:r>
        <w:rPr>
          <w:rStyle w:val="CodeInline"/>
        </w:rPr>
        <w:t>ResourceMap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the previous code, all three functions refer to the same constants defined in the constructor.</w:t>
      </w:r>
    </w:p>
    <w:p w14:paraId="15E676E7" w14:textId="5C0106AA" w:rsidR="006D40CB" w:rsidRDefault="006D40CB" w:rsidP="006D40CB">
      <w:pPr>
        <w:pStyle w:val="NumList"/>
        <w:numPr>
          <w:ilvl w:val="0"/>
          <w:numId w:val="14"/>
        </w:numPr>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ins w:id="1425" w:author="Matthew T. Munson" w:date="2021-04-18T23:24:00Z">
        <w:r w:rsidR="002075DA">
          <w:rPr>
            <w:rStyle w:val="CodeInline"/>
          </w:rPr>
          <w:t>m</w:t>
        </w:r>
      </w:ins>
      <w:del w:id="1426" w:author="Matthew T. Munson" w:date="2021-04-18T23:24:00Z">
        <w:r w:rsidRPr="00082158" w:rsidDel="002075DA">
          <w:rPr>
            <w:rStyle w:val="CodeInline"/>
          </w:rPr>
          <w:delText>M</w:delText>
        </w:r>
      </w:del>
      <w:r w:rsidRPr="00082158">
        <w:rPr>
          <w:rStyle w:val="CodeInline"/>
        </w:rPr>
        <w:t>y</w:t>
      </w:r>
      <w:ins w:id="1427" w:author="Matthew T. Munson" w:date="2021-04-18T23:24:00Z">
        <w:r w:rsidR="002075DA">
          <w:rPr>
            <w:rStyle w:val="CodeInline"/>
          </w:rPr>
          <w:t>_g</w:t>
        </w:r>
      </w:ins>
      <w:del w:id="1428" w:author="Matthew T. Munson" w:date="2021-04-18T23:24:00Z">
        <w:r w:rsidRPr="00082158" w:rsidDel="002075DA">
          <w:rPr>
            <w:rStyle w:val="CodeInline"/>
          </w:rPr>
          <w:delText>G</w:delText>
        </w:r>
      </w:del>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ins w:id="1429" w:author="Matthew T. Munson" w:date="2021-04-18T23:24:00Z">
        <w:r w:rsidR="002075DA">
          <w:rPr>
            <w:rStyle w:val="CodeInline"/>
          </w:rPr>
          <w:t>m</w:t>
        </w:r>
      </w:ins>
      <w:del w:id="1430" w:author="Matthew T. Munson" w:date="2021-04-18T23:24:00Z">
        <w:r w:rsidRPr="00082158" w:rsidDel="002075DA">
          <w:rPr>
            <w:rStyle w:val="CodeInline"/>
          </w:rPr>
          <w:delText>M</w:delText>
        </w:r>
      </w:del>
      <w:r w:rsidRPr="00082158">
        <w:rPr>
          <w:rStyle w:val="CodeInline"/>
        </w:rPr>
        <w:t>y</w:t>
      </w:r>
      <w:ins w:id="1431" w:author="Matthew T. Munson" w:date="2021-04-18T23:24:00Z">
        <w:r w:rsidR="002075DA">
          <w:rPr>
            <w:rStyle w:val="CodeInline"/>
          </w:rPr>
          <w:t>_g</w:t>
        </w:r>
      </w:ins>
      <w:del w:id="1432" w:author="Matthew T. Munson" w:date="2021-04-18T23:24:00Z">
        <w:r w:rsidRPr="00082158" w:rsidDel="002075DA">
          <w:rPr>
            <w:rStyle w:val="CodeInline"/>
          </w:rPr>
          <w:delText>G</w:delText>
        </w:r>
      </w:del>
      <w:r w:rsidRPr="00082158">
        <w:rPr>
          <w:rStyle w:val="CodeInline"/>
        </w:rPr>
        <w:t>ame</w:t>
      </w:r>
      <w:proofErr w:type="spellEnd"/>
      <w:r>
        <w:t xml:space="preserve"> folder for details.</w:t>
      </w:r>
    </w:p>
    <w:p w14:paraId="456C499E" w14:textId="2FB69268" w:rsidR="006D40CB" w:rsidRDefault="006D40CB" w:rsidP="006D40CB">
      <w:pPr>
        <w:pStyle w:val="BodyTextCont"/>
      </w:pPr>
      <w:r>
        <w:lastRenderedPageBreak/>
        <w:t xml:space="preserve">When running the example for this project in the </w:t>
      </w:r>
      <w:ins w:id="1433" w:author="Matthew T. Munson" w:date="2021-04-18T23:25:00Z">
        <w:r w:rsidR="002075DA">
          <w:rPr>
            <w:rStyle w:val="CodeInline"/>
          </w:rPr>
          <w:t>c</w:t>
        </w:r>
      </w:ins>
      <w:del w:id="1434" w:author="Matthew T. Munson" w:date="2021-04-18T23:25:00Z">
        <w:r w:rsidRPr="00E12488" w:rsidDel="002075DA">
          <w:rPr>
            <w:rStyle w:val="CodeInline"/>
          </w:rPr>
          <w:delText>C</w:delText>
        </w:r>
      </w:del>
      <w:r w:rsidRPr="00E12488">
        <w:rPr>
          <w:rStyle w:val="CodeInline"/>
        </w:rPr>
        <w:t>hapter5/5.1.</w:t>
      </w:r>
      <w:ins w:id="1435" w:author="Matthew T. Munson" w:date="2021-04-18T23:25:00Z">
        <w:r w:rsidR="002075DA">
          <w:rPr>
            <w:rStyle w:val="CodeInline"/>
          </w:rPr>
          <w:t>t</w:t>
        </w:r>
      </w:ins>
      <w:del w:id="1436" w:author="Matthew T. Munson" w:date="2021-04-18T23:25:00Z">
        <w:r w:rsidRPr="00E12488" w:rsidDel="002075DA">
          <w:rPr>
            <w:rStyle w:val="CodeInline"/>
          </w:rPr>
          <w:delText>T</w:delText>
        </w:r>
      </w:del>
      <w:r w:rsidRPr="00E12488">
        <w:rPr>
          <w:rStyle w:val="CodeInline"/>
        </w:rPr>
        <w:t>exture</w:t>
      </w:r>
      <w:ins w:id="1437" w:author="Matthew T. Munson" w:date="2021-04-18T23:25:00Z">
        <w:r w:rsidR="002075DA">
          <w:rPr>
            <w:rStyle w:val="CodeInline"/>
          </w:rPr>
          <w:t>_s</w:t>
        </w:r>
      </w:ins>
      <w:del w:id="1438" w:author="Matthew T. Munson" w:date="2021-04-18T23:25:00Z">
        <w:r w:rsidRPr="00E12488" w:rsidDel="002075DA">
          <w:rPr>
            <w:rStyle w:val="CodeInline"/>
          </w:rPr>
          <w:delText>S</w:delText>
        </w:r>
      </w:del>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s supporting the alpha channel.</w:t>
      </w:r>
    </w:p>
    <w:p w14:paraId="79E46005" w14:textId="77777777" w:rsidR="006D40CB" w:rsidRDefault="006D40CB" w:rsidP="006D40CB">
      <w:pPr>
        <w:pStyle w:val="Heading3"/>
      </w:pPr>
      <w:r>
        <w:t>Observations</w:t>
      </w:r>
    </w:p>
    <w:p w14:paraId="494499F3" w14:textId="77777777"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t>
      </w:r>
    </w:p>
    <w:p w14:paraId="67D2DC1D" w14:textId="77777777"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commentRangeStart w:id="1439"/>
      <w:r>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439"/>
      <w:r w:rsidR="002075DA">
        <w:rPr>
          <w:rStyle w:val="CommentReference"/>
          <w:rFonts w:asciiTheme="minorHAnsi" w:eastAsiaTheme="minorHAnsi" w:hAnsiTheme="minorHAnsi" w:cstheme="minorBidi"/>
        </w:rPr>
        <w:commentReference w:id="1439"/>
      </w:r>
    </w:p>
    <w:p w14:paraId="1F532066" w14:textId="77777777" w:rsidR="006D40CB" w:rsidRDefault="006D40CB" w:rsidP="006D40CB">
      <w:pPr>
        <w:pStyle w:val="FigureCaption"/>
      </w:pPr>
      <w:r>
        <w:t>Figure 5-6. Overview of the states of an image file and the corresponding WebGL texture</w:t>
      </w:r>
    </w:p>
    <w:p w14:paraId="530EB70E" w14:textId="70C57366" w:rsidR="006D40CB" w:rsidRPr="000062AF" w:rsidRDefault="006D40CB" w:rsidP="006D40CB">
      <w:pPr>
        <w:pStyle w:val="BodyTextCon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t>
      </w:r>
      <w:r w:rsidRPr="000062AF">
        <w:rPr>
          <w:rStyle w:val="CodeInline"/>
        </w:rPr>
        <w:t>load</w:t>
      </w:r>
      <w:del w:id="1440" w:author="Matthew T. Munson" w:date="2021-04-18T23:26:00Z">
        <w:r w:rsidRPr="000062AF" w:rsidDel="002075DA">
          <w:rPr>
            <w:rStyle w:val="CodeInline"/>
          </w:rPr>
          <w:delText>Scene</w:delText>
        </w:r>
      </w:del>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commentRangeStart w:id="1441"/>
      <w:del w:id="1442" w:author="Matthew T. Munson" w:date="2021-04-18T23:27:00Z">
        <w:r w:rsidRPr="0096308F" w:rsidDel="002075DA">
          <w:rPr>
            <w:rStyle w:val="CodeInline"/>
          </w:rPr>
          <w:delText>gEn</w:delText>
        </w:r>
        <w:r w:rsidDel="002075DA">
          <w:rPr>
            <w:rStyle w:val="CodeInline"/>
          </w:rPr>
          <w:delText>gine_</w:delText>
        </w:r>
      </w:del>
      <w:ins w:id="1443" w:author="Matthew T. Munson" w:date="2021-04-18T23:27:00Z">
        <w:r w:rsidR="002075DA">
          <w:rPr>
            <w:rStyle w:val="CodeInline"/>
          </w:rPr>
          <w:t>engine/resources/</w:t>
        </w:r>
        <w:proofErr w:type="spellStart"/>
        <w:r w:rsidR="002075DA">
          <w:rPr>
            <w:rStyle w:val="CodeInline"/>
          </w:rPr>
          <w:t>t</w:t>
        </w:r>
      </w:ins>
      <w:del w:id="1444" w:author="Matthew T. Munson" w:date="2021-04-18T23:27:00Z">
        <w:r w:rsidRPr="0096308F" w:rsidDel="002075DA">
          <w:rPr>
            <w:rStyle w:val="CodeInline"/>
          </w:rPr>
          <w:delText>T</w:delText>
        </w:r>
      </w:del>
      <w:r w:rsidRPr="0096308F">
        <w:rPr>
          <w:rStyle w:val="CodeInline"/>
        </w:rPr>
        <w:t>exture.load</w:t>
      </w:r>
      <w:proofErr w:type="spellEnd"/>
      <w:del w:id="1445" w:author="Matthew T. Munson" w:date="2021-04-18T23:27:00Z">
        <w:r w:rsidRPr="0096308F" w:rsidDel="002075DA">
          <w:rPr>
            <w:rStyle w:val="CodeInline"/>
          </w:rPr>
          <w:delText>Texture</w:delText>
        </w:r>
      </w:del>
      <w:r w:rsidRPr="0096308F">
        <w:rPr>
          <w:rStyle w:val="CodeInline"/>
        </w:rPr>
        <w:t>()</w:t>
      </w:r>
      <w:r>
        <w:rPr>
          <w:rStyle w:val="CodeInline"/>
        </w:rPr>
        <w:t xml:space="preserve"> </w:t>
      </w:r>
      <w:commentRangeEnd w:id="1441"/>
      <w:r w:rsidR="002075DA">
        <w:rPr>
          <w:rStyle w:val="CommentReference"/>
          <w:rFonts w:asciiTheme="minorHAnsi" w:hAnsiTheme="minorHAnsi"/>
        </w:rPr>
        <w:commentReference w:id="1441"/>
      </w:r>
      <w:r>
        <w:t xml:space="preserve">function to load the image and process it with the </w:t>
      </w:r>
      <w:del w:id="1446" w:author="Matthew T. Munson" w:date="2021-04-18T23:28:00Z">
        <w:r w:rsidRPr="0096308F" w:rsidDel="002075DA">
          <w:rPr>
            <w:rStyle w:val="CodeInline"/>
          </w:rPr>
          <w:delText>gEn</w:delText>
        </w:r>
        <w:r w:rsidDel="002075DA">
          <w:rPr>
            <w:rStyle w:val="CodeInline"/>
          </w:rPr>
          <w:delText>gine_</w:delText>
        </w:r>
      </w:del>
      <w:ins w:id="1447" w:author="Matthew T. Munson" w:date="2021-04-18T23:28:00Z">
        <w:r w:rsidR="002075DA">
          <w:rPr>
            <w:rStyle w:val="CodeInline"/>
          </w:rPr>
          <w:t>engine/resources/</w:t>
        </w:r>
        <w:proofErr w:type="spellStart"/>
        <w:r w:rsidR="002075DA">
          <w:rPr>
            <w:rStyle w:val="CodeInline"/>
          </w:rPr>
          <w:t>t</w:t>
        </w:r>
      </w:ins>
      <w:del w:id="1448" w:author="Matthew T. Munson" w:date="2021-04-18T23:28:00Z">
        <w:r w:rsidRPr="0096308F" w:rsidDel="002075DA">
          <w:rPr>
            <w:rStyle w:val="CodeInline"/>
          </w:rPr>
          <w:delText>T</w:delText>
        </w:r>
      </w:del>
      <w:r w:rsidRPr="0096308F">
        <w:rPr>
          <w:rStyle w:val="CodeInline"/>
        </w:rPr>
        <w:t>exture.</w:t>
      </w:r>
      <w:del w:id="1449" w:author="Matthew T. Munson" w:date="2021-04-18T23:28:00Z">
        <w:r w:rsidRPr="0096308F" w:rsidDel="002075DA">
          <w:rPr>
            <w:rStyle w:val="CodeInline"/>
          </w:rPr>
          <w:delText>_</w:delText>
        </w:r>
      </w:del>
      <w:r w:rsidRPr="0096308F">
        <w:rPr>
          <w:rStyle w:val="CodeInline"/>
        </w:rPr>
        <w:t>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WebGL texture and store it in a WebGL context. During the game </w:t>
      </w:r>
      <w:r>
        <w:lastRenderedPageBreak/>
        <w:t xml:space="preserve">loop cycles,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ins w:id="1450" w:author="Matthew T. Munson" w:date="2021-04-18T23:29:00Z">
        <w:r w:rsidR="002075DA">
          <w:rPr>
            <w:rStyle w:val="CodeInline"/>
          </w:rPr>
          <w:t>engine/resources/</w:t>
        </w:r>
      </w:ins>
      <w:proofErr w:type="spellStart"/>
      <w:del w:id="1451" w:author="Matthew T. Munson" w:date="2021-04-18T23:29:00Z">
        <w:r w:rsidRPr="00770464" w:rsidDel="002075DA">
          <w:rPr>
            <w:rStyle w:val="CodeInline"/>
          </w:rPr>
          <w:delText>gE</w:delText>
        </w:r>
      </w:del>
      <w:del w:id="1452" w:author="Matthew T. Munson" w:date="2021-04-18T23:28:00Z">
        <w:r w:rsidRPr="00770464" w:rsidDel="002075DA">
          <w:rPr>
            <w:rStyle w:val="CodeInline"/>
          </w:rPr>
          <w:delText>ngine_</w:delText>
        </w:r>
      </w:del>
      <w:ins w:id="1453" w:author="Matthew T. Munson" w:date="2021-04-18T23:29:00Z">
        <w:r w:rsidR="002075DA">
          <w:rPr>
            <w:rStyle w:val="CodeInline"/>
          </w:rPr>
          <w:t>t</w:t>
        </w:r>
      </w:ins>
      <w:del w:id="1454" w:author="Matthew T. Munson" w:date="2021-04-18T23:29:00Z">
        <w:r w:rsidRPr="00770464" w:rsidDel="002075DA">
          <w:rPr>
            <w:rStyle w:val="CodeInline"/>
          </w:rPr>
          <w:delText>T</w:delText>
        </w:r>
      </w:del>
      <w:r w:rsidRPr="00770464">
        <w:rPr>
          <w:rStyle w:val="CodeInline"/>
        </w:rPr>
        <w:t>exture.activate</w:t>
      </w:r>
      <w:proofErr w:type="spellEnd"/>
      <w:del w:id="1455" w:author="Matthew T. Munson" w:date="2021-04-18T23:29:00Z">
        <w:r w:rsidRPr="00770464" w:rsidDel="002075DA">
          <w:rPr>
            <w:rStyle w:val="CodeInline"/>
          </w:rPr>
          <w:delText>Texture</w:delText>
        </w:r>
      </w:del>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 </w:t>
      </w:r>
      <w:del w:id="1456" w:author="Matthew T. Munson" w:date="2021-04-18T23:29:00Z">
        <w:r w:rsidRPr="00E71F9B" w:rsidDel="002075DA">
          <w:rPr>
            <w:rStyle w:val="CodeInline"/>
          </w:rPr>
          <w:delText>gEngineTexture_</w:delText>
        </w:r>
      </w:del>
      <w:ins w:id="1457" w:author="Matthew T. Munson" w:date="2021-04-18T23:29:00Z">
        <w:r w:rsidR="002075DA">
          <w:rPr>
            <w:rStyle w:val="CodeInline"/>
          </w:rPr>
          <w:t>engine/resources/texture/</w:t>
        </w:r>
      </w:ins>
      <w:r w:rsidRPr="00E71F9B">
        <w:rPr>
          <w:rStyle w:val="CodeInline"/>
        </w:rPr>
        <w:t>unloa</w:t>
      </w:r>
      <w:ins w:id="1458" w:author="Matthew T. Munson" w:date="2021-04-18T23:29:00Z">
        <w:r w:rsidR="002075DA">
          <w:rPr>
            <w:rStyle w:val="CodeInline"/>
          </w:rPr>
          <w:t>d</w:t>
        </w:r>
      </w:ins>
      <w:del w:id="1459" w:author="Matthew T. Munson" w:date="2021-04-18T23:29:00Z">
        <w:r w:rsidRPr="00E71F9B" w:rsidDel="002075DA">
          <w:rPr>
            <w:rStyle w:val="CodeInline"/>
          </w:rPr>
          <w:delText>dTexture</w:delText>
        </w:r>
      </w:del>
      <w:r w:rsidRPr="00E71F9B">
        <w:rPr>
          <w:rStyle w:val="CodeInline"/>
        </w:rPr>
        <w:t>()</w:t>
      </w:r>
      <w:r>
        <w:t xml:space="preserve"> call will remove its existence from the system.</w:t>
      </w:r>
    </w:p>
    <w:p w14:paraId="7691714B" w14:textId="77777777" w:rsidR="006D40CB" w:rsidRPr="006A27C6" w:rsidRDefault="006D40CB" w:rsidP="006D40CB">
      <w:pPr>
        <w:pStyle w:val="Heading1"/>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77777777" w:rsidR="006D40CB" w:rsidRDefault="006D40CB" w:rsidP="006D40CB">
      <w:pPr>
        <w:pStyle w:val="BodyTextCont"/>
      </w:pPr>
      <w:r>
        <w:t>S</w:t>
      </w:r>
      <w:r w:rsidRPr="006A27C6">
        <w:t xml:space="preserve">prite </w:t>
      </w:r>
      <w:r>
        <w:t>sheets are defined to optimize both memory and processing requirements. For example, recall that WebGL supports</w:t>
      </w:r>
      <w:r w:rsidRPr="00346EA3">
        <w:t xml:space="preserve"> </w:t>
      </w:r>
      <w:r>
        <w:t xml:space="preserve">only 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means a 256x128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 image would be required in order to create a WebGL texture for the Dye character</w:t>
      </w:r>
      <w:r>
        <w:fldChar w:fldCharType="begin"/>
      </w:r>
      <w:r>
        <w:instrText xml:space="preserve"> XE "</w:instrText>
      </w:r>
      <w:r w:rsidRPr="00C66FEF">
        <w:instrText>Sprite sheets:dye character</w:instrText>
      </w:r>
      <w:r>
        <w:instrText xml:space="preserve">" </w:instrText>
      </w:r>
      <w:r>
        <w:fldChar w:fldCharType="end"/>
      </w:r>
      <w:r>
        <w:t>. In addition, if the 13 elements of Figure 5-7 were stored as separate images, 13 slow file system accesses would be required to load all the images, instead of one single system access to load the sprite sheet.</w:t>
      </w:r>
    </w:p>
    <w:p w14:paraId="1014D869" w14:textId="77777777" w:rsidR="006D40CB" w:rsidRDefault="006D40CB" w:rsidP="006D40CB">
      <w:pPr>
        <w:pStyle w:val="BodyTextCont"/>
      </w:pPr>
      <w:r>
        <w:lastRenderedPageBreak/>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third row’s rightmost element. The top, center, and bottom rows of Figure 5-8 show coordinate values of the portal element.</w:t>
      </w:r>
    </w:p>
    <w:p w14:paraId="0ABEF2B7" w14:textId="77777777" w:rsidR="006D40CB" w:rsidRDefault="006D40CB" w:rsidP="006D40CB">
      <w:pPr>
        <w:pStyle w:val="Bullet"/>
      </w:pPr>
      <w:r w:rsidRPr="001B387E">
        <w:rPr>
          <w:i/>
        </w:rPr>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lastRenderedPageBreak/>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460" w:author="Matthew T. Munson" w:date="2021-04-18T23:58:00Z">
        <w:r w:rsidR="00442C42">
          <w:rPr>
            <w:rStyle w:val="CodeInline"/>
          </w:rPr>
          <w:t>c</w:t>
        </w:r>
      </w:ins>
      <w:del w:id="1461" w:author="Matthew T. Munson" w:date="2021-04-18T23:58:00Z">
        <w:r w:rsidRPr="00EE0655" w:rsidDel="00442C42">
          <w:rPr>
            <w:rStyle w:val="CodeInline"/>
          </w:rPr>
          <w:delText>C</w:delText>
        </w:r>
      </w:del>
      <w:r>
        <w:rPr>
          <w:rStyle w:val="CodeInline"/>
        </w:rPr>
        <w:t>hapter5/5.2</w:t>
      </w:r>
      <w:r w:rsidRPr="00EE0655">
        <w:rPr>
          <w:rStyle w:val="CodeInline"/>
        </w:rPr>
        <w:t>.</w:t>
      </w:r>
      <w:ins w:id="1462" w:author="Matthew T. Munson" w:date="2021-04-18T23:58:00Z">
        <w:r w:rsidR="00442C42">
          <w:rPr>
            <w:rStyle w:val="CodeInline"/>
          </w:rPr>
          <w:t>s</w:t>
        </w:r>
      </w:ins>
      <w:del w:id="1463" w:author="Matthew T. Munson" w:date="2021-04-18T23:58:00Z">
        <w:r w:rsidDel="00442C42">
          <w:rPr>
            <w:rStyle w:val="CodeInline"/>
          </w:rPr>
          <w:delText>S</w:delText>
        </w:r>
      </w:del>
      <w:r>
        <w:rPr>
          <w:rStyle w:val="CodeInline"/>
        </w:rPr>
        <w:t>prite</w:t>
      </w:r>
      <w:ins w:id="1464" w:author="Matthew T. Munson" w:date="2021-04-18T23:59:00Z">
        <w:r w:rsidR="00442C42">
          <w:rPr>
            <w:rStyle w:val="CodeInline"/>
          </w:rPr>
          <w:t>_s</w:t>
        </w:r>
      </w:ins>
      <w:del w:id="1465"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6D40CB">
      <w:pPr>
        <w:pStyle w:val="BodyText"/>
      </w:pPr>
      <w:commentRangeStart w:id="1466"/>
      <w:r w:rsidRPr="006A27C6">
        <w:t xml:space="preserve">The </w:t>
      </w:r>
      <w:r>
        <w:t xml:space="preserve">controls of the </w:t>
      </w:r>
      <w:r w:rsidRPr="006D40CB">
        <w:t>project</w:t>
      </w:r>
      <w:r>
        <w:t xml:space="preserve"> </w:t>
      </w:r>
      <w:r w:rsidRPr="006A27C6">
        <w:t>are as follows:</w:t>
      </w:r>
      <w:commentRangeEnd w:id="1466"/>
      <w:r>
        <w:rPr>
          <w:rStyle w:val="CommentReference"/>
        </w:rPr>
        <w:commentReference w:id="1466"/>
      </w:r>
    </w:p>
    <w:p w14:paraId="1C49EFDF" w14:textId="4AD6D4FA" w:rsidR="006D40CB" w:rsidRPr="006A27C6" w:rsidRDefault="006D40CB" w:rsidP="006D40CB">
      <w:pPr>
        <w:pStyle w:val="Bullet"/>
      </w:pPr>
      <w:r w:rsidRPr="001B387E">
        <w:rPr>
          <w:rStyle w:val="Strong"/>
          <w:i/>
        </w:rPr>
        <w:t>Right</w:t>
      </w:r>
      <w:ins w:id="1467" w:author="Matthew T. Munson" w:date="2021-04-18T23:59:00Z">
        <w:r w:rsidR="00442C42">
          <w:rPr>
            <w:rStyle w:val="Strong"/>
            <w:i/>
          </w:rPr>
          <w:t>-</w:t>
        </w:r>
      </w:ins>
      <w:del w:id="1468"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1B387E">
        <w:rPr>
          <w:rStyle w:val="Strong"/>
          <w:i/>
        </w:rPr>
        <w:t>Left</w:t>
      </w:r>
      <w:ins w:id="1469" w:author="Matthew T. Munson" w:date="2021-04-18T23:59:00Z">
        <w:r w:rsidR="00442C42">
          <w:rPr>
            <w:rStyle w:val="Strong"/>
            <w:i/>
          </w:rPr>
          <w:t>-</w:t>
        </w:r>
      </w:ins>
      <w:del w:id="1470"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6D40CB">
      <w:pPr>
        <w:pStyle w:val="BodyText"/>
      </w:pPr>
      <w:r w:rsidRPr="006A27C6">
        <w:t>The goals of the project are as follows:</w:t>
      </w:r>
    </w:p>
    <w:p w14:paraId="741F1AEB" w14:textId="63C31FE9" w:rsidR="006D40CB" w:rsidRPr="006D40CB" w:rsidRDefault="006D40CB" w:rsidP="006D40CB">
      <w:pPr>
        <w:pStyle w:val="Bullet"/>
      </w:pPr>
      <w:r w:rsidRPr="006D40CB">
        <w:t>To gain a deeper understanding for texture coordinate</w:t>
      </w:r>
      <w:ins w:id="1471" w:author="Matthew T. Munson" w:date="2021-04-18T23:59:00Z">
        <w:r w:rsidR="00442C42">
          <w:t>s</w:t>
        </w:r>
      </w:ins>
    </w:p>
    <w:p w14:paraId="6858B02A" w14:textId="77777777" w:rsidR="006D40CB" w:rsidRPr="006D40CB" w:rsidRDefault="006D40CB" w:rsidP="006D40CB">
      <w:pPr>
        <w:pStyle w:val="Bullet"/>
      </w:pPr>
      <w:r w:rsidRPr="006D40CB">
        <w:lastRenderedPageBreak/>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6B0A269" w:rsidR="006D40CB" w:rsidRPr="006A27C6" w:rsidRDefault="006D40CB" w:rsidP="006D40CB">
      <w:pPr>
        <w:pStyle w:val="BodyTextCont"/>
      </w:pPr>
      <w:r w:rsidRPr="00935B8D">
        <w:t xml:space="preserve">You can find the following </w:t>
      </w:r>
      <w:r>
        <w:t xml:space="preserve">external resource </w:t>
      </w:r>
      <w:r w:rsidRPr="00935B8D">
        <w:t xml:space="preserve">files in the </w:t>
      </w:r>
      <w:r w:rsidRPr="00935B8D">
        <w:rPr>
          <w:rStyle w:val="CodeInline"/>
        </w:rPr>
        <w:t>assets</w:t>
      </w:r>
      <w:r w:rsidRPr="00935B8D">
        <w:t xml:space="preserve"> folder:</w:t>
      </w:r>
      <w:r>
        <w:t xml:space="preserve"> </w:t>
      </w:r>
      <w:ins w:id="1472" w:author="Matthew T. Munson" w:date="2021-04-19T00:04:00Z">
        <w:r w:rsidR="00442C42">
          <w:rPr>
            <w:rStyle w:val="CodeInline"/>
          </w:rPr>
          <w:t>c</w:t>
        </w:r>
      </w:ins>
      <w:del w:id="1473"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B673D63" w14:textId="0F622B94"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1474" w:author="Matthew T. Munson" w:date="2021-04-19T00:14:00Z">
        <w:r w:rsidRPr="00BB2D12" w:rsidDel="00CF001F">
          <w:rPr>
            <w:rStyle w:val="CodeInline"/>
          </w:rPr>
          <w:delText>getGLTexCoordRef</w:delText>
        </w:r>
      </w:del>
      <w:proofErr w:type="spellStart"/>
      <w:ins w:id="1475" w:author="Matthew T. Munson" w:date="2021-04-19T00:14:00Z">
        <w:r w:rsidR="00CF001F" w:rsidRPr="00BB2D12">
          <w:rPr>
            <w:rStyle w:val="CodeInline"/>
          </w:rPr>
          <w:t>get</w:t>
        </w:r>
        <w:r w:rsidR="00CF001F">
          <w:rPr>
            <w:rStyle w:val="CodeInline"/>
          </w:rPr>
          <w:t>TexCoord</w:t>
        </w:r>
      </w:ins>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sidRPr="00B822CB">
        <w:rPr>
          <w:rStyle w:val="CodeInline"/>
        </w:rPr>
        <w:t>Engine_VertexBuffer.js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77777777" w:rsidR="006D40CB" w:rsidRDefault="006D40CB" w:rsidP="006D40CB">
      <w:pPr>
        <w:pStyle w:val="Figure"/>
      </w:pPr>
      <w:r>
        <w:t xml:space="preserve"> </w:t>
      </w:r>
      <w:commentRangeStart w:id="1476"/>
      <w:r>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1476"/>
      <w:r w:rsidR="00CF001F">
        <w:rPr>
          <w:rStyle w:val="CommentReference"/>
          <w:rFonts w:asciiTheme="minorHAnsi" w:eastAsiaTheme="minorHAnsi" w:hAnsiTheme="minorHAnsi" w:cstheme="minorBidi"/>
        </w:rPr>
        <w:commentReference w:id="1476"/>
      </w:r>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6D40CB">
      <w:pPr>
        <w:pStyle w:val="Heading4"/>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77777777" w:rsidR="006D40CB" w:rsidRDefault="006D40CB" w:rsidP="006D40CB">
      <w:pPr>
        <w:pStyle w:val="BodyTextFirst"/>
      </w:pPr>
      <w:r>
        <w:t xml:space="preserve">Shaders supporting texture mapping with sprite sheet elements must be able to identify different unique subregions of an image. To support this </w:t>
      </w:r>
      <w:r>
        <w:lastRenderedPageBreak/>
        <w:t xml:space="preserve">functionality, you will implement the </w:t>
      </w:r>
      <w:proofErr w:type="spellStart"/>
      <w:r w:rsidRPr="007F2269">
        <w:rPr>
          <w:rStyle w:val="CodeInline"/>
        </w:rPr>
        <w:t>SpriteShader</w:t>
      </w:r>
      <w:proofErr w:type="spellEnd"/>
      <w:r>
        <w:t xml:space="preserve"> to define its own texture coordinates. Since this new shader extends the functionality of </w:t>
      </w:r>
      <w:proofErr w:type="spellStart"/>
      <w:r w:rsidRPr="00BD720C">
        <w:rPr>
          <w:rStyle w:val="CodeInline"/>
        </w:rPr>
        <w:t>TextureShader</w:t>
      </w:r>
      <w:proofErr w:type="spellEnd"/>
      <w:r>
        <w:t>, it is convenient to implement it as a subclass.</w:t>
      </w:r>
    </w:p>
    <w:p w14:paraId="64949916" w14:textId="040C947D" w:rsidR="006D40CB" w:rsidRPr="006A27C6" w:rsidRDefault="006D40CB" w:rsidP="006D40CB">
      <w:pPr>
        <w:pStyle w:val="NumList"/>
        <w:numPr>
          <w:ilvl w:val="0"/>
          <w:numId w:val="60"/>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ins w:id="1477" w:author="Matthew T. Munson" w:date="2021-04-19T00:20:00Z">
        <w:r w:rsidR="00CF001F">
          <w:rPr>
            <w:rStyle w:val="CodeInline"/>
          </w:rPr>
          <w:t>e</w:t>
        </w:r>
      </w:ins>
      <w:del w:id="1478" w:author="Matthew T. Munson" w:date="2021-04-19T00:20:00Z">
        <w:r w:rsidRPr="006A27C6" w:rsidDel="00CF001F">
          <w:rPr>
            <w:rStyle w:val="CodeInline"/>
          </w:rPr>
          <w:delText>E</w:delText>
        </w:r>
      </w:del>
      <w:r w:rsidRPr="006A27C6">
        <w:rPr>
          <w:rStyle w:val="CodeInline"/>
        </w:rPr>
        <w:t>ngine/</w:t>
      </w:r>
      <w:ins w:id="1479" w:author="Matthew T. Munson" w:date="2021-04-19T00:20:00Z">
        <w:r w:rsidR="00CF001F">
          <w:rPr>
            <w:rStyle w:val="CodeInline"/>
          </w:rPr>
          <w:t>s</w:t>
        </w:r>
      </w:ins>
      <w:del w:id="1480" w:author="Matthew T. Munson" w:date="2021-04-19T00:20:00Z">
        <w:r w:rsidRPr="006A27C6" w:rsidDel="00CF001F">
          <w:rPr>
            <w:rStyle w:val="CodeInline"/>
          </w:rPr>
          <w:delText>S</w:delText>
        </w:r>
      </w:del>
      <w:r w:rsidRPr="006A27C6">
        <w:rPr>
          <w:rStyle w:val="CodeInline"/>
        </w:rPr>
        <w:t>haders</w:t>
      </w:r>
      <w:r w:rsidRPr="006A27C6">
        <w:t xml:space="preserve"> folder and name it </w:t>
      </w:r>
      <w:ins w:id="1481" w:author="Matthew T. Munson" w:date="2021-04-19T00:20:00Z">
        <w:r w:rsidR="00CF001F">
          <w:rPr>
            <w:rStyle w:val="CodeInline"/>
          </w:rPr>
          <w:t>s</w:t>
        </w:r>
      </w:ins>
      <w:del w:id="1482" w:author="Matthew T. Munson" w:date="2021-04-19T00:20:00Z">
        <w:r w:rsidRPr="006A27C6" w:rsidDel="00CF001F">
          <w:rPr>
            <w:rStyle w:val="CodeInline"/>
          </w:rPr>
          <w:delText>S</w:delText>
        </w:r>
      </w:del>
      <w:r w:rsidRPr="006A27C6">
        <w:rPr>
          <w:rStyle w:val="CodeInline"/>
        </w:rPr>
        <w:t>prite</w:t>
      </w:r>
      <w:ins w:id="1483" w:author="Matthew T. Munson" w:date="2021-04-19T00:20:00Z">
        <w:r w:rsidR="00CF001F">
          <w:rPr>
            <w:rStyle w:val="CodeInline"/>
          </w:rPr>
          <w:t>_s</w:t>
        </w:r>
      </w:ins>
      <w:del w:id="1484" w:author="Matthew T. Munson" w:date="2021-04-19T00:20:00Z">
        <w:r w:rsidRPr="006A27C6" w:rsidDel="00CF001F">
          <w:rPr>
            <w:rStyle w:val="CodeInline"/>
          </w:rPr>
          <w:delText>S</w:delText>
        </w:r>
      </w:del>
      <w:r w:rsidRPr="006A27C6">
        <w:rPr>
          <w:rStyle w:val="CodeInline"/>
        </w:rPr>
        <w:t>hader.js</w:t>
      </w:r>
      <w:r w:rsidRPr="006A27C6">
        <w:t>.</w:t>
      </w:r>
    </w:p>
    <w:p w14:paraId="33C1C625" w14:textId="77777777" w:rsidR="006D40CB" w:rsidRPr="006A27C6" w:rsidRDefault="006D40CB" w:rsidP="006D40CB">
      <w:pPr>
        <w:pStyle w:val="NumList"/>
        <w:numPr>
          <w:ilvl w:val="0"/>
          <w:numId w:val="14"/>
        </w:numPr>
      </w:pPr>
      <w:r w:rsidRPr="006D40CB">
        <w:t>Define</w:t>
      </w:r>
      <w:r w:rsidRPr="006A27C6">
        <w:t xml:space="preserve"> the </w:t>
      </w:r>
      <w:proofErr w:type="spellStart"/>
      <w:r w:rsidRPr="006A27C6">
        <w:rPr>
          <w:rStyle w:val="CodeInline"/>
        </w:rPr>
        <w:t>SpriteShader</w:t>
      </w:r>
      <w:proofErr w:type="spellEnd"/>
      <w:r w:rsidRPr="006A27C6">
        <w:t xml:space="preserve"> constructor </w:t>
      </w:r>
      <w:r>
        <w:t xml:space="preserve">to derive it </w:t>
      </w:r>
      <w:r w:rsidRPr="006A27C6">
        <w:t xml:space="preserve">from </w:t>
      </w:r>
      <w:proofErr w:type="spellStart"/>
      <w:r w:rsidRPr="006A27C6">
        <w:rPr>
          <w:rStyle w:val="CodeInline"/>
        </w:rPr>
        <w:t>TextureShader</w:t>
      </w:r>
      <w:proofErr w:type="spellEnd"/>
      <w:r>
        <w:t>.</w:t>
      </w:r>
    </w:p>
    <w:p w14:paraId="204EFF00" w14:textId="5CD68D6A" w:rsidR="00CF001F" w:rsidRDefault="006D40CB" w:rsidP="00CF001F">
      <w:pPr>
        <w:pStyle w:val="Code"/>
        <w:rPr>
          <w:ins w:id="1485" w:author="Matthew T. Munson" w:date="2021-04-19T00:21:00Z"/>
        </w:rPr>
      </w:pPr>
      <w:del w:id="1486" w:author="Matthew T. Munson" w:date="2021-04-19T00:21:00Z">
        <w:r w:rsidRPr="006A27C6" w:rsidDel="00CF001F">
          <w:delText xml:space="preserve">function </w:delText>
        </w:r>
      </w:del>
      <w:ins w:id="1487" w:author="Matthew T. Munson" w:date="2021-04-19T00:21:00Z">
        <w:r w:rsidR="00CF001F">
          <w:t>class SpriteShader extends TextureShader {</w:t>
        </w:r>
      </w:ins>
    </w:p>
    <w:p w14:paraId="1199574E" w14:textId="77777777" w:rsidR="00CF001F" w:rsidRDefault="00CF001F" w:rsidP="00CF001F">
      <w:pPr>
        <w:pStyle w:val="Code"/>
        <w:rPr>
          <w:ins w:id="1488" w:author="Matthew T. Munson" w:date="2021-04-19T00:21:00Z"/>
        </w:rPr>
      </w:pPr>
      <w:ins w:id="1489" w:author="Matthew T. Munson" w:date="2021-04-19T00:21:00Z">
        <w:r>
          <w:t xml:space="preserve">    constructor(vertexShaderPath, fragmentShaderPath) {</w:t>
        </w:r>
      </w:ins>
    </w:p>
    <w:p w14:paraId="42B6F692" w14:textId="77777777" w:rsidR="00CF001F" w:rsidRDefault="00CF001F" w:rsidP="00CF001F">
      <w:pPr>
        <w:pStyle w:val="Code"/>
        <w:rPr>
          <w:ins w:id="1490" w:author="Matthew T. Munson" w:date="2021-04-19T00:21:00Z"/>
        </w:rPr>
      </w:pPr>
      <w:ins w:id="1491" w:author="Matthew T. Munson" w:date="2021-04-19T00:21:00Z">
        <w:r>
          <w:t xml:space="preserve">        // Call super class constructor</w:t>
        </w:r>
      </w:ins>
    </w:p>
    <w:p w14:paraId="001E1177" w14:textId="77777777" w:rsidR="00CF001F" w:rsidRDefault="00CF001F" w:rsidP="00CF001F">
      <w:pPr>
        <w:pStyle w:val="Code"/>
        <w:rPr>
          <w:ins w:id="1492" w:author="Matthew T. Munson" w:date="2021-04-19T00:21:00Z"/>
        </w:rPr>
      </w:pPr>
      <w:ins w:id="1493"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1494" w:author="Matthew T. Munson" w:date="2021-04-19T00:21:00Z"/>
        </w:rPr>
      </w:pPr>
    </w:p>
    <w:p w14:paraId="75783F5B" w14:textId="77777777" w:rsidR="00CF001F" w:rsidRDefault="00CF001F" w:rsidP="00CF001F">
      <w:pPr>
        <w:pStyle w:val="Code"/>
        <w:rPr>
          <w:ins w:id="1495" w:author="Matthew T. Munson" w:date="2021-04-19T00:21:00Z"/>
        </w:rPr>
      </w:pPr>
      <w:ins w:id="1496" w:author="Matthew T. Munson" w:date="2021-04-19T00:21:00Z">
        <w:r>
          <w:t xml:space="preserve">        this.mTexCoordBuffer = null; // this is the reference to gl buffer that contains the actual texture coordinate</w:t>
        </w:r>
      </w:ins>
    </w:p>
    <w:p w14:paraId="21238A4F" w14:textId="77777777" w:rsidR="00CF001F" w:rsidRDefault="00CF001F" w:rsidP="00CF001F">
      <w:pPr>
        <w:pStyle w:val="Code"/>
        <w:rPr>
          <w:ins w:id="1497" w:author="Matthew T. Munson" w:date="2021-04-19T00:21:00Z"/>
        </w:rPr>
      </w:pPr>
    </w:p>
    <w:p w14:paraId="6B7DC31A" w14:textId="77777777" w:rsidR="00CF001F" w:rsidRDefault="00CF001F" w:rsidP="00CF001F">
      <w:pPr>
        <w:pStyle w:val="Code"/>
        <w:rPr>
          <w:ins w:id="1498" w:author="Matthew T. Munson" w:date="2021-04-19T00:21:00Z"/>
        </w:rPr>
      </w:pPr>
      <w:ins w:id="1499" w:author="Matthew T. Munson" w:date="2021-04-19T00:21:00Z">
        <w:r>
          <w:t xml:space="preserve">        let initTexCoord = [</w:t>
        </w:r>
      </w:ins>
    </w:p>
    <w:p w14:paraId="52B2A472" w14:textId="77777777" w:rsidR="00CF001F" w:rsidRDefault="00CF001F" w:rsidP="00CF001F">
      <w:pPr>
        <w:pStyle w:val="Code"/>
        <w:rPr>
          <w:ins w:id="1500" w:author="Matthew T. Munson" w:date="2021-04-19T00:21:00Z"/>
        </w:rPr>
      </w:pPr>
      <w:ins w:id="1501" w:author="Matthew T. Munson" w:date="2021-04-19T00:21:00Z">
        <w:r>
          <w:t xml:space="preserve">            1.0, 1.0,</w:t>
        </w:r>
      </w:ins>
    </w:p>
    <w:p w14:paraId="2A5B87C0" w14:textId="77777777" w:rsidR="00CF001F" w:rsidRDefault="00CF001F" w:rsidP="00CF001F">
      <w:pPr>
        <w:pStyle w:val="Code"/>
        <w:rPr>
          <w:ins w:id="1502" w:author="Matthew T. Munson" w:date="2021-04-19T00:21:00Z"/>
        </w:rPr>
      </w:pPr>
      <w:ins w:id="1503" w:author="Matthew T. Munson" w:date="2021-04-19T00:21:00Z">
        <w:r>
          <w:t xml:space="preserve">            0.0, 1.0,</w:t>
        </w:r>
      </w:ins>
    </w:p>
    <w:p w14:paraId="14739E87" w14:textId="77777777" w:rsidR="00CF001F" w:rsidRDefault="00CF001F" w:rsidP="00CF001F">
      <w:pPr>
        <w:pStyle w:val="Code"/>
        <w:rPr>
          <w:ins w:id="1504" w:author="Matthew T. Munson" w:date="2021-04-19T00:21:00Z"/>
        </w:rPr>
      </w:pPr>
      <w:ins w:id="1505" w:author="Matthew T. Munson" w:date="2021-04-19T00:21:00Z">
        <w:r>
          <w:t xml:space="preserve">            1.0, 0.0,</w:t>
        </w:r>
      </w:ins>
    </w:p>
    <w:p w14:paraId="3295695A" w14:textId="77777777" w:rsidR="00CF001F" w:rsidRDefault="00CF001F" w:rsidP="00CF001F">
      <w:pPr>
        <w:pStyle w:val="Code"/>
        <w:rPr>
          <w:ins w:id="1506" w:author="Matthew T. Munson" w:date="2021-04-19T00:21:00Z"/>
        </w:rPr>
      </w:pPr>
      <w:ins w:id="1507" w:author="Matthew T. Munson" w:date="2021-04-19T00:21:00Z">
        <w:r>
          <w:t xml:space="preserve">            0.0, 0.0</w:t>
        </w:r>
      </w:ins>
    </w:p>
    <w:p w14:paraId="28F7600A" w14:textId="77777777" w:rsidR="00CF001F" w:rsidRDefault="00CF001F" w:rsidP="00CF001F">
      <w:pPr>
        <w:pStyle w:val="Code"/>
        <w:rPr>
          <w:ins w:id="1508" w:author="Matthew T. Munson" w:date="2021-04-19T00:21:00Z"/>
        </w:rPr>
      </w:pPr>
      <w:ins w:id="1509" w:author="Matthew T. Munson" w:date="2021-04-19T00:21:00Z">
        <w:r>
          <w:t xml:space="preserve">        ];</w:t>
        </w:r>
      </w:ins>
    </w:p>
    <w:p w14:paraId="352C17E8" w14:textId="77777777" w:rsidR="00CF001F" w:rsidRDefault="00CF001F" w:rsidP="00CF001F">
      <w:pPr>
        <w:pStyle w:val="Code"/>
        <w:rPr>
          <w:ins w:id="1510" w:author="Matthew T. Munson" w:date="2021-04-19T00:21:00Z"/>
        </w:rPr>
      </w:pPr>
    </w:p>
    <w:p w14:paraId="779DE290" w14:textId="77777777" w:rsidR="00CF001F" w:rsidRDefault="00CF001F" w:rsidP="00CF001F">
      <w:pPr>
        <w:pStyle w:val="Code"/>
        <w:rPr>
          <w:ins w:id="1511" w:author="Matthew T. Munson" w:date="2021-04-19T00:21:00Z"/>
        </w:rPr>
      </w:pPr>
      <w:ins w:id="1512" w:author="Matthew T. Munson" w:date="2021-04-19T00:21:00Z">
        <w:r>
          <w:t xml:space="preserve">        let gl = glSys.get();</w:t>
        </w:r>
      </w:ins>
    </w:p>
    <w:p w14:paraId="7F09B2DB" w14:textId="77777777" w:rsidR="00CF001F" w:rsidRDefault="00CF001F" w:rsidP="00CF001F">
      <w:pPr>
        <w:pStyle w:val="Code"/>
        <w:rPr>
          <w:ins w:id="1513" w:author="Matthew T. Munson" w:date="2021-04-19T00:21:00Z"/>
        </w:rPr>
      </w:pPr>
      <w:ins w:id="1514" w:author="Matthew T. Munson" w:date="2021-04-19T00:21:00Z">
        <w:r>
          <w:t xml:space="preserve">        this.mTexCoordBuffer = gl.createBuffer();</w:t>
        </w:r>
      </w:ins>
    </w:p>
    <w:p w14:paraId="321F8833" w14:textId="77777777" w:rsidR="00CF001F" w:rsidRDefault="00CF001F" w:rsidP="00CF001F">
      <w:pPr>
        <w:pStyle w:val="Code"/>
        <w:rPr>
          <w:ins w:id="1515" w:author="Matthew T. Munson" w:date="2021-04-19T00:21:00Z"/>
        </w:rPr>
      </w:pPr>
    </w:p>
    <w:p w14:paraId="7EB8E41D" w14:textId="77777777" w:rsidR="00CF001F" w:rsidRDefault="00CF001F" w:rsidP="00CF001F">
      <w:pPr>
        <w:pStyle w:val="Code"/>
        <w:rPr>
          <w:ins w:id="1516" w:author="Matthew T. Munson" w:date="2021-04-19T00:21:00Z"/>
        </w:rPr>
      </w:pPr>
      <w:ins w:id="1517" w:author="Matthew T. Munson" w:date="2021-04-19T00:21:00Z">
        <w:r>
          <w:t xml:space="preserve">        gl.bindBuffer(gl.ARRAY_BUFFER, this.mTexCoordBuffer);</w:t>
        </w:r>
      </w:ins>
    </w:p>
    <w:p w14:paraId="161439B4" w14:textId="77777777" w:rsidR="00CF001F" w:rsidRDefault="00CF001F" w:rsidP="00CF001F">
      <w:pPr>
        <w:pStyle w:val="Code"/>
        <w:rPr>
          <w:ins w:id="1518" w:author="Matthew T. Munson" w:date="2021-04-19T00:21:00Z"/>
        </w:rPr>
      </w:pPr>
      <w:ins w:id="1519"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1520" w:author="Matthew T. Munson" w:date="2021-04-19T00:21:00Z"/>
        </w:rPr>
      </w:pPr>
      <w:ins w:id="1521" w:author="Matthew T. Munson" w:date="2021-04-19T00:21:00Z">
        <w:r>
          <w:t xml:space="preserve">                // DYNAMIC_DRAW: says buffer content may change!</w:t>
        </w:r>
      </w:ins>
    </w:p>
    <w:p w14:paraId="2BDB5B86" w14:textId="6FC53D6E" w:rsidR="006D40CB" w:rsidDel="00CF001F" w:rsidRDefault="00CF001F" w:rsidP="00CF001F">
      <w:pPr>
        <w:pStyle w:val="Code"/>
        <w:rPr>
          <w:del w:id="1522" w:author="Matthew T. Munson" w:date="2021-04-19T00:21:00Z"/>
        </w:rPr>
      </w:pPr>
      <w:ins w:id="1523" w:author="Matthew T. Munson" w:date="2021-04-19T00:21:00Z">
        <w:r>
          <w:t xml:space="preserve">    }</w:t>
        </w:r>
      </w:ins>
      <w:del w:id="1524"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1525" w:author="Matthew T. Munson" w:date="2021-04-19T00:21:00Z"/>
        </w:rPr>
      </w:pPr>
    </w:p>
    <w:p w14:paraId="6723E47C" w14:textId="05AF5A88" w:rsidR="00CF001F" w:rsidRPr="006A27C6" w:rsidRDefault="00CF001F" w:rsidP="00CF001F">
      <w:pPr>
        <w:pStyle w:val="Code"/>
        <w:rPr>
          <w:ins w:id="1526" w:author="Matthew T. Munson" w:date="2021-04-19T00:21:00Z"/>
        </w:rPr>
      </w:pPr>
      <w:ins w:id="1527" w:author="Matthew T. Munson" w:date="2021-04-19T00:21:00Z">
        <w:r>
          <w:t>…</w:t>
        </w:r>
      </w:ins>
    </w:p>
    <w:p w14:paraId="1952F49B" w14:textId="5F2FFC27" w:rsidR="006D40CB" w:rsidRPr="006A27C6" w:rsidDel="00CF001F" w:rsidRDefault="006D40CB" w:rsidP="00CF001F">
      <w:pPr>
        <w:pStyle w:val="Code"/>
        <w:rPr>
          <w:del w:id="1528" w:author="Matthew T. Munson" w:date="2021-04-19T00:21:00Z"/>
        </w:rPr>
      </w:pPr>
      <w:del w:id="1529"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1530" w:author="Matthew T. Munson" w:date="2021-04-19T00:21:00Z"/>
        </w:rPr>
      </w:pPr>
      <w:del w:id="1531"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1532" w:author="Matthew T. Munson" w:date="2021-04-19T00:21:00Z"/>
        </w:rPr>
      </w:pPr>
      <w:del w:id="1533"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1534" w:author="Matthew T. Munson" w:date="2021-04-19T00:21:00Z"/>
        </w:rPr>
      </w:pPr>
      <w:del w:id="1535"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1536" w:author="Matthew T. Munson" w:date="2021-04-19T00:21:00Z"/>
        </w:rPr>
      </w:pPr>
      <w:del w:id="1537"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1538" w:author="Matthew T. Munson" w:date="2021-04-19T00:21:00Z"/>
        </w:rPr>
      </w:pPr>
      <w:del w:id="1539"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1540" w:author="Matthew T. Munson" w:date="2021-04-19T00:21:00Z"/>
        </w:rPr>
      </w:pPr>
      <w:del w:id="1541"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1542" w:author="Matthew T. Munson" w:date="2021-04-19T00:21:00Z"/>
        </w:rPr>
      </w:pPr>
      <w:del w:id="1543"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1544" w:author="Matthew T. Munson" w:date="2021-04-19T00:21:00Z"/>
        </w:rPr>
      </w:pPr>
      <w:del w:id="1545"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1546" w:author="Matthew T. Munson" w:date="2021-04-19T00:21:00Z"/>
        </w:rPr>
      </w:pPr>
      <w:del w:id="1547"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1548" w:author="Matthew T. Munson" w:date="2021-04-19T00:21:00Z"/>
        </w:rPr>
      </w:pPr>
      <w:del w:id="1549"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1550" w:author="Matthew T. Munson" w:date="2021-04-19T00:21:00Z"/>
        </w:rPr>
      </w:pPr>
      <w:del w:id="1551"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1552" w:author="Matthew T. Munson" w:date="2021-04-19T00:21:00Z"/>
        </w:rPr>
      </w:pPr>
      <w:del w:id="1553"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1554" w:author="Matthew T. Munson" w:date="2021-04-19T00:21:00Z"/>
        </w:rPr>
      </w:pPr>
      <w:del w:id="1555"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1556" w:author="Matthew T. Munson" w:date="2021-04-19T00:21:00Z"/>
        </w:rPr>
      </w:pPr>
      <w:del w:id="1557"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1558" w:author="Matthew T. Munson" w:date="2021-04-19T00:21:00Z"/>
        </w:rPr>
      </w:pPr>
      <w:del w:id="1559" w:author="Matthew T. Munson" w:date="2021-04-19T00:21:00Z">
        <w:r w:rsidRPr="006A27C6" w:rsidDel="00CF001F">
          <w:delText>}</w:delText>
        </w:r>
      </w:del>
    </w:p>
    <w:p w14:paraId="12FA2283" w14:textId="17F22891" w:rsidR="006D40CB" w:rsidRPr="006A27C6" w:rsidDel="00CF001F" w:rsidRDefault="006D40CB" w:rsidP="00CF001F">
      <w:pPr>
        <w:pStyle w:val="Code"/>
        <w:rPr>
          <w:del w:id="1560" w:author="Matthew T. Munson" w:date="2021-04-19T00:21:00Z"/>
        </w:rPr>
      </w:pPr>
      <w:del w:id="1561"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1562"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70AF5480" w:rsidR="006D40CB" w:rsidRPr="006A27C6" w:rsidRDefault="006D40CB" w:rsidP="006D40CB">
      <w:pPr>
        <w:pStyle w:val="BodyTextCont"/>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in the previous code </w:t>
      </w:r>
      <w:commentRangeStart w:id="1563"/>
      <w:r>
        <w:t xml:space="preserve">when creating this buffer in the </w:t>
      </w:r>
      <w:proofErr w:type="spellStart"/>
      <w:r w:rsidRPr="00641138">
        <w:rPr>
          <w:rStyle w:val="CodeInline"/>
        </w:rPr>
        <w:t>gl.bufferData</w:t>
      </w:r>
      <w:proofErr w:type="spellEnd"/>
      <w:r w:rsidRPr="00641138">
        <w:rPr>
          <w:rStyle w:val="CodeInline"/>
        </w:rPr>
        <w:t>()</w:t>
      </w:r>
      <w:r>
        <w:t xml:space="preserve"> </w:t>
      </w:r>
      <w:commentRangeEnd w:id="1563"/>
      <w:r w:rsidR="006B3BB7">
        <w:rPr>
          <w:rStyle w:val="CommentReference"/>
          <w:rFonts w:asciiTheme="minorHAnsi" w:hAnsiTheme="minorHAnsi"/>
        </w:rPr>
        <w:commentReference w:id="1563"/>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1564" w:author="Matthew T. Munson" w:date="2021-04-19T00:28:00Z">
        <w:r w:rsidRPr="00AA4B49" w:rsidDel="006B3BB7">
          <w:rPr>
            <w:rStyle w:val="CodeInline"/>
          </w:rPr>
          <w:delText>Engine_</w:delText>
        </w:r>
      </w:del>
      <w:ins w:id="1565" w:author="Matthew T. Munson" w:date="2021-04-19T00:28:00Z">
        <w:r w:rsidR="006B3BB7">
          <w:rPr>
            <w:rStyle w:val="CodeInline"/>
          </w:rPr>
          <w:t>v</w:t>
        </w:r>
      </w:ins>
      <w:del w:id="1566" w:author="Matthew T. Munson" w:date="2021-04-19T00:28:00Z">
        <w:r w:rsidRPr="00AA4B49" w:rsidDel="006B3BB7">
          <w:rPr>
            <w:rStyle w:val="CodeInline"/>
          </w:rPr>
          <w:delText>V</w:delText>
        </w:r>
      </w:del>
      <w:r w:rsidRPr="00AA4B49">
        <w:rPr>
          <w:rStyle w:val="CodeInline"/>
        </w:rPr>
        <w:t>ertex</w:t>
      </w:r>
      <w:ins w:id="1567" w:author="Matthew T. Munson" w:date="2021-04-19T00:28:00Z">
        <w:r w:rsidR="006B3BB7">
          <w:rPr>
            <w:rStyle w:val="CodeInline"/>
          </w:rPr>
          <w:t>_b</w:t>
        </w:r>
      </w:ins>
      <w:del w:id="1568"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In this case, the dynamic option informs the WebGL graphics system that the content to this buffer will be subject to changes.</w:t>
      </w:r>
    </w:p>
    <w:p w14:paraId="10E36A18" w14:textId="77777777" w:rsidR="006D40CB" w:rsidRPr="006A27C6" w:rsidRDefault="006D40CB" w:rsidP="006D40CB">
      <w:pPr>
        <w:pStyle w:val="NumList"/>
        <w:numPr>
          <w:ilvl w:val="0"/>
          <w:numId w:val="14"/>
        </w:numPr>
      </w:pPr>
      <w:r w:rsidRPr="006D40CB">
        <w:lastRenderedPageBreak/>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6347F447" w14:textId="13EF7969" w:rsidR="00545C01" w:rsidRDefault="006D40CB" w:rsidP="00545C01">
      <w:pPr>
        <w:pStyle w:val="Code"/>
        <w:rPr>
          <w:ins w:id="1569" w:author="Matthew T. Munson" w:date="2021-04-20T15:13:00Z"/>
        </w:rPr>
      </w:pPr>
      <w:del w:id="1570" w:author="Matthew T. Munson" w:date="2021-04-20T15:13:00Z">
        <w:r w:rsidRPr="006A27C6" w:rsidDel="00545C01">
          <w:delText>SpriteShader</w:delText>
        </w:r>
      </w:del>
      <w:ins w:id="1571" w:author="Matthew T. Munson" w:date="2021-04-20T15:13:00Z">
        <w:r w:rsidR="00545C01">
          <w:t>setTextureCoordinate(texCoord) {</w:t>
        </w:r>
      </w:ins>
    </w:p>
    <w:p w14:paraId="5A7325AD" w14:textId="77777777" w:rsidR="00545C01" w:rsidRDefault="00545C01" w:rsidP="00545C01">
      <w:pPr>
        <w:pStyle w:val="Code"/>
        <w:rPr>
          <w:ins w:id="1572" w:author="Matthew T. Munson" w:date="2021-04-20T15:13:00Z"/>
        </w:rPr>
      </w:pPr>
      <w:ins w:id="1573" w:author="Matthew T. Munson" w:date="2021-04-20T15:13:00Z">
        <w:r>
          <w:t xml:space="preserve">        let gl = glSys.get();</w:t>
        </w:r>
      </w:ins>
    </w:p>
    <w:p w14:paraId="0E794E8B" w14:textId="77777777" w:rsidR="00545C01" w:rsidRDefault="00545C01" w:rsidP="00545C01">
      <w:pPr>
        <w:pStyle w:val="Code"/>
        <w:rPr>
          <w:ins w:id="1574" w:author="Matthew T. Munson" w:date="2021-04-20T15:13:00Z"/>
        </w:rPr>
      </w:pPr>
      <w:ins w:id="1575" w:author="Matthew T. Munson" w:date="2021-04-20T15:13:00Z">
        <w:r>
          <w:t xml:space="preserve">        gl.bindBuffer(gl.ARRAY_BUFFER, this.mTexCoordBuffer);</w:t>
        </w:r>
      </w:ins>
    </w:p>
    <w:p w14:paraId="5EC6E52A" w14:textId="77777777" w:rsidR="00545C01" w:rsidRDefault="00545C01" w:rsidP="00545C01">
      <w:pPr>
        <w:pStyle w:val="Code"/>
        <w:rPr>
          <w:ins w:id="1576" w:author="Matthew T. Munson" w:date="2021-04-20T15:13:00Z"/>
        </w:rPr>
      </w:pPr>
      <w:ins w:id="1577" w:author="Matthew T. Munson" w:date="2021-04-20T15:13:00Z">
        <w:r>
          <w:t xml:space="preserve">        gl.bufferSubData(gl.ARRAY_BUFFER, 0, new Float32Array(texCoord));</w:t>
        </w:r>
      </w:ins>
    </w:p>
    <w:p w14:paraId="7F69CF64" w14:textId="0F525EB8" w:rsidR="006D40CB" w:rsidRPr="006A27C6" w:rsidDel="00545C01" w:rsidRDefault="00545C01" w:rsidP="00545C01">
      <w:pPr>
        <w:pStyle w:val="Code"/>
        <w:rPr>
          <w:del w:id="1578" w:author="Matthew T. Munson" w:date="2021-04-20T15:13:00Z"/>
        </w:rPr>
      </w:pPr>
      <w:ins w:id="1579" w:author="Matthew T. Munson" w:date="2021-04-20T15:13:00Z">
        <w:r>
          <w:t xml:space="preserve">    }</w:t>
        </w:r>
      </w:ins>
      <w:del w:id="1580" w:author="Matthew T. Munson" w:date="2021-04-20T15:13:00Z">
        <w:r w:rsidR="006D40CB" w:rsidRPr="006A27C6" w:rsidDel="00545C01">
          <w:delText>.prototype.</w:delText>
        </w:r>
        <w:r w:rsidR="006D40CB" w:rsidDel="00545C01">
          <w:delText>set</w:delText>
        </w:r>
        <w:r w:rsidR="006D40CB" w:rsidRPr="006A27C6" w:rsidDel="00545C01">
          <w:delText>TextureCoordinate = function(texCoord)</w:delText>
        </w:r>
        <w:r w:rsidR="006D40CB" w:rsidDel="00545C01">
          <w:delText xml:space="preserve"> </w:delText>
        </w:r>
        <w:r w:rsidR="006D40CB" w:rsidRPr="006A27C6" w:rsidDel="00545C01">
          <w:delText>{</w:delText>
        </w:r>
      </w:del>
    </w:p>
    <w:p w14:paraId="194623C5" w14:textId="71758650" w:rsidR="006D40CB" w:rsidRPr="006A27C6" w:rsidDel="00545C01" w:rsidRDefault="006D40CB" w:rsidP="00545C01">
      <w:pPr>
        <w:pStyle w:val="Code"/>
        <w:rPr>
          <w:del w:id="1581" w:author="Matthew T. Munson" w:date="2021-04-20T15:13:00Z"/>
        </w:rPr>
      </w:pPr>
      <w:del w:id="1582" w:author="Matthew T. Munson" w:date="2021-04-20T15:13:00Z">
        <w:r w:rsidRPr="006A27C6" w:rsidDel="00545C01">
          <w:delText xml:space="preserve">    var gl = gEngine.Core.</w:delText>
        </w:r>
        <w:r w:rsidDel="00545C01">
          <w:delText>get</w:delText>
        </w:r>
        <w:r w:rsidRPr="006A27C6" w:rsidDel="00545C01">
          <w:delText>GL();</w:delText>
        </w:r>
      </w:del>
    </w:p>
    <w:p w14:paraId="32D6FA89" w14:textId="77471644" w:rsidR="006D40CB" w:rsidRPr="006A27C6" w:rsidDel="00545C01" w:rsidRDefault="006D40CB" w:rsidP="00545C01">
      <w:pPr>
        <w:pStyle w:val="Code"/>
        <w:rPr>
          <w:del w:id="1583" w:author="Matthew T. Munson" w:date="2021-04-20T15:13:00Z"/>
        </w:rPr>
      </w:pPr>
      <w:del w:id="1584" w:author="Matthew T. Munson" w:date="2021-04-20T15:13:00Z">
        <w:r w:rsidRPr="006A27C6" w:rsidDel="00545C01">
          <w:delText xml:space="preserve">    gl.bindBuffer(gl.ARRAY_BUFFER, this.</w:delText>
        </w:r>
        <w:r w:rsidDel="00545C01">
          <w:delText>m</w:delText>
        </w:r>
        <w:r w:rsidRPr="006A27C6" w:rsidDel="00545C01">
          <w:delText>TexCoordBuffer);</w:delText>
        </w:r>
      </w:del>
    </w:p>
    <w:p w14:paraId="7C56158F" w14:textId="6BA87B9E" w:rsidR="006D40CB" w:rsidRPr="006A27C6" w:rsidDel="00545C01" w:rsidRDefault="006D40CB" w:rsidP="00545C01">
      <w:pPr>
        <w:pStyle w:val="Code"/>
        <w:rPr>
          <w:del w:id="1585" w:author="Matthew T. Munson" w:date="2021-04-20T15:13:00Z"/>
        </w:rPr>
      </w:pPr>
      <w:del w:id="1586" w:author="Matthew T. Munson" w:date="2021-04-20T15:13:00Z">
        <w:r w:rsidRPr="006A27C6" w:rsidDel="00545C01">
          <w:delText xml:space="preserve">    gl.bufferSubData(gl.ARRAY_BUFFER, 0, new Float32Array(texCoord));</w:delText>
        </w:r>
      </w:del>
    </w:p>
    <w:p w14:paraId="5D168B7F" w14:textId="1687655A" w:rsidR="00545C01" w:rsidRPr="006A27C6" w:rsidRDefault="006D40CB" w:rsidP="00545C01">
      <w:pPr>
        <w:pStyle w:val="Code"/>
      </w:pPr>
      <w:del w:id="1587" w:author="Matthew T. Munson" w:date="2021-04-20T15:13:00Z">
        <w:r w:rsidRPr="006A27C6" w:rsidDel="00545C01">
          <w:delText>};</w:delText>
        </w:r>
      </w:del>
    </w:p>
    <w:p w14:paraId="6AB56046" w14:textId="77777777" w:rsidR="006D40CB" w:rsidRPr="005471C1" w:rsidRDefault="006D40CB" w:rsidP="006D40CB">
      <w:pPr>
        <w:pStyle w:val="BodyTextCont"/>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is an array of eight floating-point numbers that specifies texture coordinate locations to the WebGL context. The format and content of this array are defined by the WebGL interface. </w:t>
      </w:r>
      <w:proofErr w:type="spellStart"/>
      <w:r w:rsidRPr="00130B7F">
        <w:rPr>
          <w:rStyle w:val="CodeInline"/>
        </w:rPr>
        <w:t>texCoord</w:t>
      </w:r>
      <w:proofErr w:type="spellEnd"/>
      <w:r>
        <w:rPr>
          <w:rStyle w:val="CodeInline"/>
        </w:rPr>
        <w:t xml:space="preserve"> </w:t>
      </w:r>
      <w:r>
        <w:t xml:space="preserve">must be a float array with eight floating-point numbers that identify four corners of a subregion in a Texture Space: top-right, top-left, bottom-right, and bottom-left corners. In your case, these should be the four corners of a sprite sheet element. </w:t>
      </w:r>
    </w:p>
    <w:p w14:paraId="4B3B5C35" w14:textId="77777777" w:rsidR="006D40CB" w:rsidRPr="006A27C6" w:rsidRDefault="006D40CB" w:rsidP="006D40CB">
      <w:pPr>
        <w:pStyle w:val="NumList"/>
        <w:numPr>
          <w:ilvl w:val="0"/>
          <w:numId w:val="14"/>
        </w:numPr>
      </w:pPr>
      <w:commentRangeStart w:id="1588"/>
      <w:r w:rsidRPr="006A27C6">
        <w:t xml:space="preserve">Override the </w:t>
      </w:r>
      <w:r>
        <w:t xml:space="preserve">shader </w:t>
      </w:r>
      <w:r w:rsidRPr="006A27C6">
        <w:t xml:space="preserve">activation </w:t>
      </w:r>
      <w:r>
        <w:t xml:space="preserve">function to enable the custom </w:t>
      </w:r>
      <w:r w:rsidRPr="006D40CB">
        <w:t>texture</w:t>
      </w:r>
      <w:r>
        <w:t xml:space="preserve"> coordinate buffer for rendering.</w:t>
      </w:r>
    </w:p>
    <w:p w14:paraId="3F4D43FB" w14:textId="77777777" w:rsidR="006D40CB" w:rsidRPr="006A27C6" w:rsidRDefault="006D40CB" w:rsidP="006D40CB">
      <w:pPr>
        <w:pStyle w:val="Code"/>
      </w:pPr>
      <w:r w:rsidRPr="006A27C6">
        <w:t>SpriteShader.prototype.</w:t>
      </w:r>
      <w:r>
        <w:t>activateShader</w:t>
      </w:r>
      <w:r w:rsidRPr="006A27C6">
        <w:t xml:space="preserve"> = function(pixelColor, vpMatrix) {</w:t>
      </w:r>
    </w:p>
    <w:p w14:paraId="1235CF26" w14:textId="77777777" w:rsidR="006D40CB" w:rsidRPr="006A27C6" w:rsidRDefault="006D40CB" w:rsidP="006D40CB">
      <w:pPr>
        <w:pStyle w:val="Code"/>
      </w:pPr>
      <w:r w:rsidRPr="006A27C6">
        <w:t xml:space="preserve">    // fi</w:t>
      </w:r>
      <w:r>
        <w:t>r</w:t>
      </w:r>
      <w:r w:rsidRPr="006A27C6">
        <w:t>st call the super class's activate</w:t>
      </w:r>
    </w:p>
    <w:p w14:paraId="3558ABEA" w14:textId="77777777" w:rsidR="006D40CB" w:rsidRPr="006A27C6" w:rsidRDefault="006D40CB" w:rsidP="006D40CB">
      <w:pPr>
        <w:pStyle w:val="Code"/>
      </w:pPr>
      <w:r w:rsidRPr="006A27C6">
        <w:t xml:space="preserve">    SimpleShader.prototype.</w:t>
      </w:r>
      <w:r>
        <w:t>activateShader</w:t>
      </w:r>
      <w:r w:rsidRPr="006A27C6">
        <w:t>.call(this, pixelColor, vpMatrix);</w:t>
      </w:r>
    </w:p>
    <w:p w14:paraId="25C7F1F2" w14:textId="77777777" w:rsidR="006D40CB" w:rsidRPr="006A27C6" w:rsidRDefault="006D40CB" w:rsidP="006D40CB">
      <w:pPr>
        <w:pStyle w:val="Code"/>
      </w:pPr>
      <w:r w:rsidRPr="006A27C6">
        <w:t xml:space="preserve">    </w:t>
      </w:r>
    </w:p>
    <w:p w14:paraId="0299A4C3" w14:textId="77777777" w:rsidR="006D40CB" w:rsidRPr="006A27C6" w:rsidRDefault="006D40CB" w:rsidP="006D40CB">
      <w:pPr>
        <w:pStyle w:val="Code"/>
      </w:pPr>
      <w:r w:rsidRPr="006A27C6">
        <w:t xml:space="preserve">    // now binds the proper texture coordinate buffer</w:t>
      </w:r>
    </w:p>
    <w:p w14:paraId="5B528A21" w14:textId="77777777" w:rsidR="006D40CB" w:rsidRPr="006A27C6" w:rsidRDefault="006D40CB" w:rsidP="006D40CB">
      <w:pPr>
        <w:pStyle w:val="Code"/>
      </w:pPr>
      <w:r w:rsidRPr="006A27C6">
        <w:t xml:space="preserve">    var gl = gEngine.Core.</w:t>
      </w:r>
      <w:r>
        <w:t>get</w:t>
      </w:r>
      <w:r w:rsidRPr="006A27C6">
        <w:t>GL();</w:t>
      </w:r>
    </w:p>
    <w:p w14:paraId="088A0429" w14:textId="77777777" w:rsidR="006D40CB" w:rsidRPr="006A27C6" w:rsidRDefault="006D40CB" w:rsidP="006D40CB">
      <w:pPr>
        <w:pStyle w:val="Code"/>
      </w:pPr>
      <w:r w:rsidRPr="006A27C6">
        <w:t xml:space="preserve">    gl.bindBuffer(gl.ARRAY_BUFFER, this.</w:t>
      </w:r>
      <w:r>
        <w:t>m</w:t>
      </w:r>
      <w:r w:rsidRPr="006A27C6">
        <w:t>TexCoordBuffer);</w:t>
      </w:r>
    </w:p>
    <w:p w14:paraId="31CE6027" w14:textId="77777777" w:rsidR="006D40CB" w:rsidRPr="006A27C6" w:rsidRDefault="006D40CB" w:rsidP="006D40CB">
      <w:pPr>
        <w:pStyle w:val="Code"/>
      </w:pPr>
      <w:r w:rsidRPr="006A27C6">
        <w:t xml:space="preserve">    gl.vertexAttribPointer(this.</w:t>
      </w:r>
      <w:r>
        <w:t>m</w:t>
      </w:r>
      <w:r w:rsidRPr="006A27C6">
        <w:t xml:space="preserve">ShaderTextureCoordAttribute, </w:t>
      </w:r>
      <w:r>
        <w:t xml:space="preserve">2, </w:t>
      </w:r>
      <w:r w:rsidRPr="006A27C6">
        <w:t>gl.FLOAT, false, 0</w:t>
      </w:r>
      <w:r>
        <w:t>, 0);</w:t>
      </w:r>
      <w:r w:rsidRPr="006A27C6">
        <w:t xml:space="preserve"> </w:t>
      </w:r>
    </w:p>
    <w:p w14:paraId="554B880A" w14:textId="77777777" w:rsidR="006D40CB" w:rsidRPr="006A27C6" w:rsidRDefault="006D40CB" w:rsidP="006D40CB">
      <w:pPr>
        <w:pStyle w:val="Code"/>
      </w:pPr>
      <w:r w:rsidRPr="006A27C6">
        <w:t xml:space="preserve">    gl.enableVertexAttribArray(this.</w:t>
      </w:r>
      <w:r>
        <w:t>m</w:t>
      </w:r>
      <w:r w:rsidRPr="006A27C6">
        <w:t>ShaderTextureCoordAttribute);</w:t>
      </w:r>
    </w:p>
    <w:p w14:paraId="4DAED999" w14:textId="77777777" w:rsidR="006D40CB" w:rsidRPr="006A27C6" w:rsidRDefault="006D40CB" w:rsidP="006D40CB">
      <w:pPr>
        <w:pStyle w:val="Code"/>
      </w:pPr>
      <w:r w:rsidRPr="006A27C6">
        <w:t>};</w:t>
      </w:r>
    </w:p>
    <w:p w14:paraId="47DEA6FC" w14:textId="77777777" w:rsidR="006D40CB" w:rsidRPr="006A27C6" w:rsidRDefault="006D40CB" w:rsidP="006D40CB">
      <w:pPr>
        <w:pStyle w:val="BodyTextCont"/>
      </w:pPr>
      <w:r>
        <w:t xml:space="preserve">Notice that the superclass </w:t>
      </w:r>
      <w:proofErr w:type="spellStart"/>
      <w:r>
        <w:rPr>
          <w:rStyle w:val="CodeInline"/>
        </w:rPr>
        <w:t>activateShader</w:t>
      </w:r>
      <w:proofErr w:type="spellEnd"/>
      <w:r>
        <w:rPr>
          <w:rStyle w:val="CodeInline"/>
        </w:rPr>
        <w:t>()</w:t>
      </w:r>
      <w:r w:rsidRPr="006A27C6">
        <w:t xml:space="preserve"> function</w:t>
      </w:r>
      <w:r>
        <w:fldChar w:fldCharType="begin"/>
      </w:r>
      <w:r>
        <w:instrText xml:space="preserve"> XE "</w:instrText>
      </w:r>
      <w:r w:rsidRPr="00A73BBA">
        <w:rPr>
          <w:rStyle w:val="CodeInline"/>
        </w:rPr>
        <w:instrText>Sprite sheets:activateShader()</w:instrText>
      </w:r>
      <w:r w:rsidRPr="00A73BBA">
        <w:instrText xml:space="preserve"> function</w:instrText>
      </w:r>
      <w:r>
        <w:instrText xml:space="preserve">" </w:instrText>
      </w:r>
      <w:r>
        <w:fldChar w:fldCharType="end"/>
      </w:r>
      <w:r w:rsidRPr="006A27C6">
        <w:t xml:space="preserve"> </w:t>
      </w:r>
      <w:r>
        <w:t xml:space="preserve">is called to </w:t>
      </w:r>
      <w:proofErr w:type="spellStart"/>
      <w:r w:rsidRPr="00174AAF">
        <w:rPr>
          <w:rStyle w:val="CodeInline"/>
        </w:rPr>
        <w:t>SimpleShader</w:t>
      </w:r>
      <w:proofErr w:type="spellEnd"/>
      <w:r>
        <w:t xml:space="preserve"> instead of </w:t>
      </w:r>
      <w:proofErr w:type="spellStart"/>
      <w:r w:rsidRPr="00174AAF">
        <w:rPr>
          <w:rStyle w:val="CodeInline"/>
        </w:rPr>
        <w:t>TextureShader</w:t>
      </w:r>
      <w:proofErr w:type="spellEnd"/>
      <w:r>
        <w:t xml:space="preserve">. This is to avoid </w:t>
      </w:r>
      <w:proofErr w:type="spellStart"/>
      <w:r w:rsidRPr="00174AAF">
        <w:rPr>
          <w:rStyle w:val="CodeInline"/>
        </w:rPr>
        <w:t>TextureShader</w:t>
      </w:r>
      <w:proofErr w:type="spellEnd"/>
      <w:r>
        <w:t xml:space="preserve"> activating the system default texture coordinate buffer for rendering.</w:t>
      </w:r>
      <w:commentRangeEnd w:id="1588"/>
      <w:r w:rsidR="00545C01">
        <w:rPr>
          <w:rStyle w:val="CommentReference"/>
          <w:rFonts w:asciiTheme="minorHAnsi" w:hAnsiTheme="minorHAnsi"/>
        </w:rPr>
        <w:commentReference w:id="1588"/>
      </w:r>
    </w:p>
    <w:p w14:paraId="43B8FAAC" w14:textId="77777777" w:rsidR="006D40CB" w:rsidRPr="006A27C6" w:rsidRDefault="006D40CB" w:rsidP="006D40CB">
      <w:pPr>
        <w:pStyle w:val="Heading4"/>
      </w:pPr>
      <w:proofErr w:type="spellStart"/>
      <w:r w:rsidRPr="006A27C6">
        <w:t>SpriteRenderable</w:t>
      </w:r>
      <w:proofErr w:type="spellEnd"/>
      <w:r>
        <w:t xml:space="preserve"> Object</w:t>
      </w:r>
    </w:p>
    <w:p w14:paraId="2A756C41" w14:textId="77777777" w:rsidR="006D40CB" w:rsidRPr="006A27C6" w:rsidRDefault="006D40CB" w:rsidP="006D40CB">
      <w:pPr>
        <w:pStyle w:val="BodyTextFirst"/>
      </w:pPr>
      <w:r>
        <w:t xml:space="preserve">Similar to </w:t>
      </w:r>
      <w:proofErr w:type="spellStart"/>
      <w:r w:rsidRPr="00AC7441">
        <w:rPr>
          <w:rStyle w:val="CodeInline"/>
        </w:rPr>
        <w:t>Renderable</w:t>
      </w:r>
      <w:proofErr w:type="spellEnd"/>
      <w:r>
        <w:t xml:space="preserve"> objects (which are shaded with </w:t>
      </w:r>
      <w:proofErr w:type="spellStart"/>
      <w:r w:rsidRPr="00AC7441">
        <w:rPr>
          <w:rStyle w:val="CodeInline"/>
        </w:rPr>
        <w:t>SimpleShader</w:t>
      </w:r>
      <w:proofErr w:type="spellEnd"/>
      <w:r>
        <w:t xml:space="preserve">) and </w:t>
      </w:r>
      <w:proofErr w:type="spellStart"/>
      <w:r w:rsidRPr="00AC7441">
        <w:rPr>
          <w:rStyle w:val="CodeInline"/>
        </w:rPr>
        <w:t>TextureRenderable</w:t>
      </w:r>
      <w:proofErr w:type="spellEnd"/>
      <w:r>
        <w:t xml:space="preserve"> objects (which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object</w:t>
      </w:r>
      <w:r>
        <w:fldChar w:fldCharType="begin"/>
      </w:r>
      <w:r>
        <w:instrText xml:space="preserve"> XE "</w:instrText>
      </w:r>
      <w:r w:rsidRPr="00DE0C37">
        <w:rPr>
          <w:rStyle w:val="CodeInline"/>
        </w:rPr>
        <w:instrText>Sprite sheets:SpriteRenderable</w:instrText>
      </w:r>
      <w:r w:rsidRPr="00DE0C37">
        <w:instrText xml:space="preserve"> object</w:instrText>
      </w:r>
      <w:r>
        <w:instrText xml:space="preserve">s" </w:instrText>
      </w:r>
      <w:r>
        <w:fldChar w:fldCharType="end"/>
      </w:r>
      <w:r>
        <w:t xml:space="preserve">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5BE27E12"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w:t>
      </w:r>
      <w:ins w:id="1589" w:author="Matthew T. Munson" w:date="2021-04-21T16:26:00Z">
        <w:r w:rsidR="00C336FF">
          <w:rPr>
            <w:rStyle w:val="CodeInline"/>
          </w:rPr>
          <w:t>e</w:t>
        </w:r>
      </w:ins>
      <w:del w:id="1590" w:author="Matthew T. Munson" w:date="2021-04-21T16:26:00Z">
        <w:r w:rsidRPr="006A27C6" w:rsidDel="00C336FF">
          <w:rPr>
            <w:rStyle w:val="CodeInline"/>
          </w:rPr>
          <w:delText>E</w:delText>
        </w:r>
      </w:del>
      <w:r w:rsidRPr="006A27C6">
        <w:rPr>
          <w:rStyle w:val="CodeInline"/>
        </w:rPr>
        <w:t>ngine/</w:t>
      </w:r>
      <w:proofErr w:type="spellStart"/>
      <w:ins w:id="1591" w:author="Matthew T. Munson" w:date="2021-04-21T16:26:00Z">
        <w:r w:rsidR="00C336FF">
          <w:rPr>
            <w:rStyle w:val="CodeInline"/>
          </w:rPr>
          <w:t>r</w:t>
        </w:r>
      </w:ins>
      <w:del w:id="1592" w:author="Matthew T. Munson" w:date="2021-04-21T16:26:00Z">
        <w:r w:rsidRPr="006A27C6" w:rsidDel="00C336FF">
          <w:rPr>
            <w:rStyle w:val="CodeInline"/>
          </w:rPr>
          <w:delText>R</w:delText>
        </w:r>
      </w:del>
      <w:r w:rsidRPr="006A27C6">
        <w:rPr>
          <w:rStyle w:val="CodeInline"/>
        </w:rPr>
        <w:t>enderables</w:t>
      </w:r>
      <w:proofErr w:type="spellEnd"/>
      <w:r w:rsidRPr="006A27C6">
        <w:t xml:space="preserve"> folder and name it </w:t>
      </w:r>
      <w:ins w:id="1593" w:author="Matthew T. Munson" w:date="2021-04-21T16:26:00Z">
        <w:r w:rsidR="00C336FF">
          <w:rPr>
            <w:rStyle w:val="CodeInline"/>
          </w:rPr>
          <w:t>s</w:t>
        </w:r>
      </w:ins>
      <w:del w:id="1594" w:author="Matthew T. Munson" w:date="2021-04-21T16:26:00Z">
        <w:r w:rsidRPr="006A27C6" w:rsidDel="00C336FF">
          <w:rPr>
            <w:rStyle w:val="CodeInline"/>
          </w:rPr>
          <w:delText>S</w:delText>
        </w:r>
      </w:del>
      <w:r w:rsidRPr="006A27C6">
        <w:rPr>
          <w:rStyle w:val="CodeInline"/>
        </w:rPr>
        <w:t>prite</w:t>
      </w:r>
      <w:ins w:id="1595" w:author="Matthew T. Munson" w:date="2021-04-21T16:26:00Z">
        <w:r w:rsidR="00C336FF">
          <w:rPr>
            <w:rStyle w:val="CodeInline"/>
          </w:rPr>
          <w:t>_r</w:t>
        </w:r>
      </w:ins>
      <w:del w:id="1596" w:author="Matthew T. Munson" w:date="2021-04-21T16:26:00Z">
        <w:r w:rsidRPr="006A27C6" w:rsidDel="00C336FF">
          <w:rPr>
            <w:rStyle w:val="CodeInline"/>
          </w:rPr>
          <w:delText>R</w:delText>
        </w:r>
      </w:del>
      <w:r w:rsidRPr="006A27C6">
        <w:rPr>
          <w:rStyle w:val="CodeInline"/>
        </w:rPr>
        <w:t>enderable.js</w:t>
      </w:r>
      <w:r w:rsidRPr="006A27C6">
        <w:t>.</w:t>
      </w:r>
    </w:p>
    <w:p w14:paraId="681815E5" w14:textId="77777777" w:rsidR="006D40CB" w:rsidRPr="006A27C6" w:rsidRDefault="006D40CB" w:rsidP="006D40CB">
      <w:pPr>
        <w:pStyle w:val="NumList"/>
        <w:numPr>
          <w:ilvl w:val="0"/>
          <w:numId w:val="14"/>
        </w:numPr>
      </w:pPr>
      <w:r>
        <w:lastRenderedPageBreak/>
        <w:t xml:space="preserve">Define </w:t>
      </w:r>
      <w:r w:rsidRPr="006A27C6">
        <w:t xml:space="preserve">the </w:t>
      </w:r>
      <w:proofErr w:type="spellStart"/>
      <w:r w:rsidRPr="006A27C6">
        <w:rPr>
          <w:rStyle w:val="CodeInline"/>
        </w:rPr>
        <w:t>SpriteRenderable</w:t>
      </w:r>
      <w:proofErr w:type="spellEnd"/>
      <w:r w:rsidRPr="006A27C6">
        <w:t xml:space="preserve"> constructor </w:t>
      </w:r>
      <w:r>
        <w:t xml:space="preserve">to derive it from </w:t>
      </w:r>
      <w:proofErr w:type="spellStart"/>
      <w:r w:rsidRPr="006A27C6">
        <w:rPr>
          <w:rStyle w:val="CodeInline"/>
        </w:rPr>
        <w:t>TextureRenderable</w:t>
      </w:r>
      <w:proofErr w:type="spellEnd"/>
      <w:r>
        <w:t>.</w:t>
      </w:r>
    </w:p>
    <w:p w14:paraId="660B53BD" w14:textId="08694D65" w:rsidR="00C336FF" w:rsidRDefault="006D40CB" w:rsidP="00C336FF">
      <w:pPr>
        <w:pStyle w:val="Code"/>
        <w:rPr>
          <w:ins w:id="1597" w:author="Matthew T. Munson" w:date="2021-04-21T16:27:00Z"/>
        </w:rPr>
      </w:pPr>
      <w:del w:id="1598" w:author="Matthew T. Munson" w:date="2021-04-21T16:27:00Z">
        <w:r w:rsidRPr="006A27C6" w:rsidDel="00C336FF">
          <w:delText xml:space="preserve">function </w:delText>
        </w:r>
      </w:del>
      <w:ins w:id="1599" w:author="Matthew T. Munson" w:date="2021-04-21T16:27:00Z">
        <w:r w:rsidR="00C336FF">
          <w:t>class SpriteRenderable extends TextureRenderable {</w:t>
        </w:r>
      </w:ins>
    </w:p>
    <w:p w14:paraId="5B9853DF" w14:textId="77777777" w:rsidR="00C336FF" w:rsidRDefault="00C336FF" w:rsidP="00C336FF">
      <w:pPr>
        <w:pStyle w:val="Code"/>
        <w:rPr>
          <w:ins w:id="1600" w:author="Matthew T. Munson" w:date="2021-04-21T16:27:00Z"/>
        </w:rPr>
      </w:pPr>
      <w:ins w:id="1601" w:author="Matthew T. Munson" w:date="2021-04-21T16:27:00Z">
        <w:r>
          <w:t xml:space="preserve">    constructor(myTexture) {</w:t>
        </w:r>
      </w:ins>
    </w:p>
    <w:p w14:paraId="7DD68686" w14:textId="77777777" w:rsidR="00C336FF" w:rsidRDefault="00C336FF" w:rsidP="00C336FF">
      <w:pPr>
        <w:pStyle w:val="Code"/>
        <w:rPr>
          <w:ins w:id="1602" w:author="Matthew T. Munson" w:date="2021-04-21T16:27:00Z"/>
        </w:rPr>
      </w:pPr>
      <w:ins w:id="1603" w:author="Matthew T. Munson" w:date="2021-04-21T16:27:00Z">
        <w:r>
          <w:t xml:space="preserve">        super(myTexture);</w:t>
        </w:r>
      </w:ins>
    </w:p>
    <w:p w14:paraId="29F3ADD4" w14:textId="77777777" w:rsidR="00C336FF" w:rsidRDefault="00C336FF" w:rsidP="00C336FF">
      <w:pPr>
        <w:pStyle w:val="Code"/>
        <w:rPr>
          <w:ins w:id="1604" w:author="Matthew T. Munson" w:date="2021-04-21T16:27:00Z"/>
        </w:rPr>
      </w:pPr>
      <w:ins w:id="1605" w:author="Matthew T. Munson" w:date="2021-04-21T16:27:00Z">
        <w:r>
          <w:t xml:space="preserve">        super._setShader(shaderResources.getSpriteShader());</w:t>
        </w:r>
      </w:ins>
    </w:p>
    <w:p w14:paraId="04606E45" w14:textId="77777777" w:rsidR="00C336FF" w:rsidRDefault="00C336FF" w:rsidP="00C336FF">
      <w:pPr>
        <w:pStyle w:val="Code"/>
        <w:rPr>
          <w:ins w:id="1606" w:author="Matthew T. Munson" w:date="2021-04-21T16:27:00Z"/>
        </w:rPr>
      </w:pPr>
      <w:ins w:id="1607" w:author="Matthew T. Munson" w:date="2021-04-21T16:27:00Z">
        <w:r>
          <w:t xml:space="preserve">        // sprite coordinate</w:t>
        </w:r>
      </w:ins>
    </w:p>
    <w:p w14:paraId="0272EECA" w14:textId="77777777" w:rsidR="00C336FF" w:rsidRDefault="00C336FF" w:rsidP="00C336FF">
      <w:pPr>
        <w:pStyle w:val="Code"/>
        <w:rPr>
          <w:ins w:id="1608" w:author="Matthew T. Munson" w:date="2021-04-21T16:27:00Z"/>
        </w:rPr>
      </w:pPr>
      <w:ins w:id="1609" w:author="Matthew T. Munson" w:date="2021-04-21T16:27:00Z">
        <w:r>
          <w:t xml:space="preserve">        this.mElmLeft = 0.0;   // bounds of texture coordinate (0 is left, 1 is right)</w:t>
        </w:r>
      </w:ins>
    </w:p>
    <w:p w14:paraId="0E3F64D2" w14:textId="77777777" w:rsidR="00C336FF" w:rsidRDefault="00C336FF" w:rsidP="00C336FF">
      <w:pPr>
        <w:pStyle w:val="Code"/>
        <w:rPr>
          <w:ins w:id="1610" w:author="Matthew T. Munson" w:date="2021-04-21T16:27:00Z"/>
        </w:rPr>
      </w:pPr>
      <w:ins w:id="1611" w:author="Matthew T. Munson" w:date="2021-04-21T16:27:00Z">
        <w:r>
          <w:t xml:space="preserve">        this.mElmRight = 1.0;  // </w:t>
        </w:r>
      </w:ins>
    </w:p>
    <w:p w14:paraId="310B90ED" w14:textId="77777777" w:rsidR="00C336FF" w:rsidRDefault="00C336FF" w:rsidP="00C336FF">
      <w:pPr>
        <w:pStyle w:val="Code"/>
        <w:rPr>
          <w:ins w:id="1612" w:author="Matthew T. Munson" w:date="2021-04-21T16:27:00Z"/>
        </w:rPr>
      </w:pPr>
      <w:ins w:id="1613" w:author="Matthew T. Munson" w:date="2021-04-21T16:27:00Z">
        <w:r>
          <w:t xml:space="preserve">        this.mElmTop = 1.0;    //   1 is top and 0 is bottom of image</w:t>
        </w:r>
      </w:ins>
    </w:p>
    <w:p w14:paraId="23C3AD44" w14:textId="77777777" w:rsidR="00C336FF" w:rsidRDefault="00C336FF" w:rsidP="00C336FF">
      <w:pPr>
        <w:pStyle w:val="Code"/>
        <w:rPr>
          <w:ins w:id="1614" w:author="Matthew T. Munson" w:date="2021-04-21T16:27:00Z"/>
        </w:rPr>
      </w:pPr>
      <w:ins w:id="1615" w:author="Matthew T. Munson" w:date="2021-04-21T16:27:00Z">
        <w:r>
          <w:t xml:space="preserve">        this.mElmBottom = 0.0; // </w:t>
        </w:r>
      </w:ins>
    </w:p>
    <w:p w14:paraId="7F0CEECB" w14:textId="287731C0" w:rsidR="006D40CB" w:rsidDel="00C336FF" w:rsidRDefault="00C336FF" w:rsidP="00C336FF">
      <w:pPr>
        <w:pStyle w:val="Code"/>
        <w:rPr>
          <w:del w:id="1616" w:author="Matthew T. Munson" w:date="2021-04-21T16:27:00Z"/>
        </w:rPr>
      </w:pPr>
      <w:ins w:id="1617" w:author="Matthew T. Munson" w:date="2021-04-21T16:27:00Z">
        <w:r>
          <w:t xml:space="preserve">    }</w:t>
        </w:r>
      </w:ins>
      <w:del w:id="1618" w:author="Matthew T. Munson" w:date="2021-04-21T16:27:00Z">
        <w:r w:rsidR="006D40CB" w:rsidRPr="006A27C6" w:rsidDel="00C336FF">
          <w:delText>SpriteRenderable(myTexture)</w:delText>
        </w:r>
        <w:r w:rsidR="006D40CB" w:rsidDel="00C336FF">
          <w:delText xml:space="preserve"> </w:delText>
        </w:r>
        <w:r w:rsidR="006D40CB" w:rsidRPr="006A27C6" w:rsidDel="00C336FF">
          <w:delText>{</w:delText>
        </w:r>
      </w:del>
    </w:p>
    <w:p w14:paraId="7FBC4B9E" w14:textId="77777777" w:rsidR="00C336FF" w:rsidRDefault="00C336FF" w:rsidP="00C336FF">
      <w:pPr>
        <w:pStyle w:val="Code"/>
        <w:rPr>
          <w:ins w:id="1619" w:author="Matthew T. Munson" w:date="2021-04-21T16:27:00Z"/>
        </w:rPr>
      </w:pPr>
    </w:p>
    <w:p w14:paraId="5F7DAD2F" w14:textId="7C38C1FE" w:rsidR="00C336FF" w:rsidRPr="006A27C6" w:rsidRDefault="00C336FF" w:rsidP="00C336FF">
      <w:pPr>
        <w:pStyle w:val="Code"/>
        <w:rPr>
          <w:ins w:id="1620" w:author="Matthew T. Munson" w:date="2021-04-21T16:27:00Z"/>
        </w:rPr>
      </w:pPr>
      <w:ins w:id="1621" w:author="Matthew T. Munson" w:date="2021-04-21T16:27:00Z">
        <w:r>
          <w:t>…</w:t>
        </w:r>
      </w:ins>
    </w:p>
    <w:p w14:paraId="2E31E493" w14:textId="5B2509D7" w:rsidR="006D40CB" w:rsidRPr="006A27C6" w:rsidDel="00C336FF" w:rsidRDefault="006D40CB" w:rsidP="00C336FF">
      <w:pPr>
        <w:pStyle w:val="Code"/>
        <w:rPr>
          <w:del w:id="1622" w:author="Matthew T. Munson" w:date="2021-04-21T16:27:00Z"/>
        </w:rPr>
      </w:pPr>
      <w:del w:id="1623" w:author="Matthew T. Munson" w:date="2021-04-21T16:27:00Z">
        <w:r w:rsidRPr="006A27C6" w:rsidDel="00C336FF">
          <w:delText xml:space="preserve">    TextureRenderable.call(this, myTexture);</w:delText>
        </w:r>
      </w:del>
    </w:p>
    <w:p w14:paraId="4B1A9493" w14:textId="415602FF" w:rsidR="006D40CB" w:rsidRPr="006A27C6" w:rsidDel="00C336FF" w:rsidRDefault="006D40CB" w:rsidP="00C336FF">
      <w:pPr>
        <w:pStyle w:val="Code"/>
        <w:rPr>
          <w:del w:id="1624" w:author="Matthew T. Munson" w:date="2021-04-21T16:27:00Z"/>
        </w:rPr>
      </w:pPr>
      <w:del w:id="1625" w:author="Matthew T. Munson" w:date="2021-04-21T16:27:00Z">
        <w:r w:rsidRPr="006A27C6" w:rsidDel="00C336FF">
          <w:delText xml:space="preserve">    Renderable.prototype._</w:delText>
        </w:r>
        <w:r w:rsidDel="00C336FF">
          <w:delText>set</w:delText>
        </w:r>
        <w:r w:rsidRPr="006A27C6" w:rsidDel="00C336FF">
          <w:delText>Shader.call(this,</w:delText>
        </w:r>
        <w:r w:rsidDel="00C336FF">
          <w:delText xml:space="preserve"> </w:delText>
        </w:r>
        <w:r w:rsidRPr="006A27C6" w:rsidDel="00C336FF">
          <w:delText>gEngine.DefaultResources.</w:delText>
        </w:r>
        <w:r w:rsidDel="00C336FF">
          <w:delText>get</w:delText>
        </w:r>
        <w:r w:rsidRPr="006A27C6" w:rsidDel="00C336FF">
          <w:delText>SpriteShader());</w:delText>
        </w:r>
      </w:del>
    </w:p>
    <w:p w14:paraId="55C29595" w14:textId="1BBDDAAA" w:rsidR="006D40CB" w:rsidRPr="006A27C6" w:rsidDel="00C336FF" w:rsidRDefault="006D40CB" w:rsidP="00C336FF">
      <w:pPr>
        <w:pStyle w:val="Code"/>
        <w:rPr>
          <w:del w:id="1626" w:author="Matthew T. Munson" w:date="2021-04-21T16:27:00Z"/>
        </w:rPr>
      </w:pPr>
    </w:p>
    <w:p w14:paraId="24F1483A" w14:textId="1BF673BE" w:rsidR="006D40CB" w:rsidRPr="006A27C6" w:rsidDel="00C336FF" w:rsidRDefault="006D40CB" w:rsidP="00C336FF">
      <w:pPr>
        <w:pStyle w:val="Code"/>
        <w:rPr>
          <w:del w:id="1627" w:author="Matthew T. Munson" w:date="2021-04-21T16:27:00Z"/>
        </w:rPr>
      </w:pPr>
      <w:del w:id="1628" w:author="Matthew T. Munson" w:date="2021-04-21T16:27:00Z">
        <w:r w:rsidRPr="006A27C6" w:rsidDel="00C336FF">
          <w:delText xml:space="preserve">    this.</w:delText>
        </w:r>
        <w:r w:rsidDel="00C336FF">
          <w:delText>m</w:delText>
        </w:r>
        <w:r w:rsidRPr="006A27C6" w:rsidDel="00C336FF">
          <w:delText>TexLeft = 0.0;   // bounds of texture coord (0 is left, 1 is right)</w:delText>
        </w:r>
      </w:del>
    </w:p>
    <w:p w14:paraId="576C9D67" w14:textId="643528EF" w:rsidR="006D40CB" w:rsidRPr="006A27C6" w:rsidDel="00C336FF" w:rsidRDefault="006D40CB" w:rsidP="00C336FF">
      <w:pPr>
        <w:pStyle w:val="Code"/>
        <w:rPr>
          <w:del w:id="1629" w:author="Matthew T. Munson" w:date="2021-04-21T16:27:00Z"/>
        </w:rPr>
      </w:pPr>
      <w:del w:id="1630" w:author="Matthew T. Munson" w:date="2021-04-21T16:27:00Z">
        <w:r w:rsidRPr="006A27C6" w:rsidDel="00C336FF">
          <w:delText xml:space="preserve">    this.</w:delText>
        </w:r>
        <w:r w:rsidDel="00C336FF">
          <w:delText>m</w:delText>
        </w:r>
        <w:r w:rsidRPr="006A27C6" w:rsidDel="00C336FF">
          <w:delText xml:space="preserve">TexRight = 1.0;  // </w:delText>
        </w:r>
      </w:del>
    </w:p>
    <w:p w14:paraId="7CDF6B6E" w14:textId="2E0C02EA" w:rsidR="006D40CB" w:rsidRPr="006A27C6" w:rsidDel="00C336FF" w:rsidRDefault="006D40CB" w:rsidP="00C336FF">
      <w:pPr>
        <w:pStyle w:val="Code"/>
        <w:rPr>
          <w:del w:id="1631" w:author="Matthew T. Munson" w:date="2021-04-21T16:27:00Z"/>
        </w:rPr>
      </w:pPr>
      <w:del w:id="1632" w:author="Matthew T. Munson" w:date="2021-04-21T16:27:00Z">
        <w:r w:rsidRPr="006A27C6" w:rsidDel="00C336FF">
          <w:delText xml:space="preserve">    this.</w:delText>
        </w:r>
        <w:r w:rsidDel="00C336FF">
          <w:delText>m</w:delText>
        </w:r>
        <w:r w:rsidRPr="006A27C6" w:rsidDel="00C336FF">
          <w:delText xml:space="preserve">TexTop = 1.0;  </w:delText>
        </w:r>
        <w:r w:rsidDel="00C336FF">
          <w:delText xml:space="preserve"> </w:delText>
        </w:r>
        <w:r w:rsidRPr="006A27C6" w:rsidDel="00C336FF">
          <w:delText xml:space="preserve"> // 1 is top and 0 is bottom of image</w:delText>
        </w:r>
      </w:del>
    </w:p>
    <w:p w14:paraId="22295432" w14:textId="62437FCD" w:rsidR="006D40CB" w:rsidRPr="006A27C6" w:rsidDel="00C336FF" w:rsidRDefault="006D40CB" w:rsidP="00C336FF">
      <w:pPr>
        <w:pStyle w:val="Code"/>
        <w:rPr>
          <w:del w:id="1633" w:author="Matthew T. Munson" w:date="2021-04-21T16:27:00Z"/>
        </w:rPr>
      </w:pPr>
      <w:del w:id="1634" w:author="Matthew T. Munson" w:date="2021-04-21T16:27:00Z">
        <w:r w:rsidRPr="006A27C6" w:rsidDel="00C336FF">
          <w:delText xml:space="preserve">    this.</w:delText>
        </w:r>
        <w:r w:rsidDel="00C336FF">
          <w:delText>m</w:delText>
        </w:r>
        <w:r w:rsidRPr="006A27C6" w:rsidDel="00C336FF">
          <w:delText xml:space="preserve">TexBottom = 0.0; // </w:delText>
        </w:r>
      </w:del>
    </w:p>
    <w:p w14:paraId="268FD81C" w14:textId="2EADEBFC" w:rsidR="006D40CB" w:rsidRPr="006A27C6" w:rsidDel="00C336FF" w:rsidRDefault="006D40CB" w:rsidP="00C336FF">
      <w:pPr>
        <w:pStyle w:val="Code"/>
        <w:rPr>
          <w:del w:id="1635" w:author="Matthew T. Munson" w:date="2021-04-21T16:27:00Z"/>
        </w:rPr>
      </w:pPr>
      <w:del w:id="1636" w:author="Matthew T. Munson" w:date="2021-04-21T16:27:00Z">
        <w:r w:rsidRPr="006A27C6" w:rsidDel="00C336FF">
          <w:delText>}</w:delText>
        </w:r>
      </w:del>
    </w:p>
    <w:p w14:paraId="20FBD005" w14:textId="52998189" w:rsidR="00C336FF" w:rsidRPr="006A27C6" w:rsidRDefault="006D40CB" w:rsidP="00C336FF">
      <w:pPr>
        <w:pStyle w:val="Code"/>
      </w:pPr>
      <w:del w:id="1637" w:author="Matthew T. Munson" w:date="2021-04-21T16:27:00Z">
        <w:r w:rsidRPr="006A27C6" w:rsidDel="00C336FF">
          <w:delText>gEngine.Core.</w:delText>
        </w:r>
        <w:r w:rsidDel="00C336FF">
          <w:delText>inheritPrototype</w:delText>
        </w:r>
        <w:r w:rsidRPr="006A27C6" w:rsidDel="00C336FF">
          <w:delText>(SpriteRenderable, TextureRenderable);</w:delText>
        </w:r>
      </w:del>
    </w:p>
    <w:p w14:paraId="15A68459" w14:textId="77777777" w:rsidR="006D40CB" w:rsidRPr="006A27C6" w:rsidRDefault="006D40CB" w:rsidP="006D40CB">
      <w:pPr>
        <w:pStyle w:val="BodyTextCont"/>
      </w:pPr>
      <w:r>
        <w:t xml:space="preserve">A </w:t>
      </w:r>
      <w:proofErr w:type="spellStart"/>
      <w:r w:rsidRPr="006A27C6">
        <w:rPr>
          <w:rStyle w:val="CodeInline"/>
        </w:rPr>
        <w:t>SpriteRenderable</w:t>
      </w:r>
      <w:proofErr w:type="spellEnd"/>
      <w:r w:rsidRPr="006A27C6">
        <w:t xml:space="preserve"> </w:t>
      </w:r>
      <w:r>
        <w:t xml:space="preserve">object extends the </w:t>
      </w:r>
      <w:proofErr w:type="spellStart"/>
      <w:r w:rsidRPr="006A27C6">
        <w:rPr>
          <w:rStyle w:val="CodeInline"/>
        </w:rPr>
        <w:t>TextureRenderable</w:t>
      </w:r>
      <w:proofErr w:type="spellEnd"/>
      <w:r>
        <w:t xml:space="preserve"> object</w:t>
      </w:r>
      <w:r>
        <w:fldChar w:fldCharType="begin"/>
      </w:r>
      <w:r>
        <w:instrText xml:space="preserve"> XE "</w:instrText>
      </w:r>
      <w:r w:rsidRPr="002103E4">
        <w:rPr>
          <w:rStyle w:val="CodeInline"/>
        </w:rPr>
        <w:instrText>Sprite sheets:TextureRenderable</w:instrText>
      </w:r>
      <w:r w:rsidRPr="002103E4">
        <w:instrText xml:space="preserve"> object</w:instrText>
      </w:r>
      <w:r>
        <w:instrText xml:space="preserve">s" </w:instrText>
      </w:r>
      <w:r>
        <w:fldChar w:fldCharType="end"/>
      </w:r>
      <w:r>
        <w:t xml:space="preserve"> by defining the </w:t>
      </w:r>
      <w:r w:rsidRPr="006A27C6">
        <w:t xml:space="preserve">set of variables </w:t>
      </w:r>
      <w:r>
        <w:t>that identifies the texture coordinate bounds</w:t>
      </w:r>
      <w:r w:rsidRPr="006A27C6">
        <w:t xml:space="preserve"> of a </w:t>
      </w:r>
      <w:r>
        <w:t xml:space="preserve">subregion </w:t>
      </w:r>
      <w:r w:rsidRPr="006A27C6">
        <w:t xml:space="preserve">within </w:t>
      </w:r>
      <w:r>
        <w:t>the Texture Space, the bounds of a sprite sheet element.</w:t>
      </w:r>
    </w:p>
    <w:p w14:paraId="30300527" w14:textId="77777777" w:rsidR="006D40CB" w:rsidRPr="006A27C6" w:rsidRDefault="006D40CB" w:rsidP="006D40CB">
      <w:pPr>
        <w:pStyle w:val="NumList"/>
        <w:numPr>
          <w:ilvl w:val="0"/>
          <w:numId w:val="14"/>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FB4D2CB" w14:textId="52F710C4" w:rsidR="00C336FF" w:rsidRDefault="006D40CB" w:rsidP="00C336FF">
      <w:pPr>
        <w:pStyle w:val="Code"/>
        <w:rPr>
          <w:ins w:id="1638" w:author="Matthew T. Munson" w:date="2021-04-21T16:28:00Z"/>
        </w:rPr>
      </w:pPr>
      <w:del w:id="1639" w:author="Matthew T. Munson" w:date="2021-04-21T16:28:00Z">
        <w:r w:rsidRPr="006A27C6" w:rsidDel="00C336FF">
          <w:delText xml:space="preserve">// </w:delText>
        </w:r>
      </w:del>
      <w:ins w:id="1640" w:author="Matthew T. Munson" w:date="2021-04-21T16:28:00Z">
        <w:r w:rsidR="00C336FF">
          <w:t>//// the expected texture coordinate array is an array of 8 floats where elements:</w:t>
        </w:r>
      </w:ins>
    </w:p>
    <w:p w14:paraId="77077AD4" w14:textId="77777777" w:rsidR="00C336FF" w:rsidRDefault="00C336FF" w:rsidP="00C336FF">
      <w:pPr>
        <w:pStyle w:val="Code"/>
        <w:rPr>
          <w:ins w:id="1641" w:author="Matthew T. Munson" w:date="2021-04-21T16:28:00Z"/>
        </w:rPr>
      </w:pPr>
      <w:ins w:id="1642" w:author="Matthew T. Munson" w:date="2021-04-21T16:28:00Z">
        <w:r>
          <w:t xml:space="preserve">//  [0] [1]: is u/v coordinate of Top-Right </w:t>
        </w:r>
      </w:ins>
    </w:p>
    <w:p w14:paraId="750002FC" w14:textId="77777777" w:rsidR="00C336FF" w:rsidRDefault="00C336FF" w:rsidP="00C336FF">
      <w:pPr>
        <w:pStyle w:val="Code"/>
        <w:rPr>
          <w:ins w:id="1643" w:author="Matthew T. Munson" w:date="2021-04-21T16:28:00Z"/>
        </w:rPr>
      </w:pPr>
      <w:ins w:id="1644" w:author="Matthew T. Munson" w:date="2021-04-21T16:28:00Z">
        <w:r>
          <w:t>//  [2] [3]: is u/v coordinate of Top-Left</w:t>
        </w:r>
      </w:ins>
    </w:p>
    <w:p w14:paraId="1C7F7403" w14:textId="77777777" w:rsidR="00C336FF" w:rsidRDefault="00C336FF" w:rsidP="00C336FF">
      <w:pPr>
        <w:pStyle w:val="Code"/>
        <w:rPr>
          <w:ins w:id="1645" w:author="Matthew T. Munson" w:date="2021-04-21T16:28:00Z"/>
        </w:rPr>
      </w:pPr>
      <w:ins w:id="1646" w:author="Matthew T. Munson" w:date="2021-04-21T16:28:00Z">
        <w:r>
          <w:t>//  [4] [5]: is u/v coordinate of Bottom-Right</w:t>
        </w:r>
      </w:ins>
    </w:p>
    <w:p w14:paraId="6092514F" w14:textId="77777777" w:rsidR="00C336FF" w:rsidRDefault="00C336FF" w:rsidP="00C336FF">
      <w:pPr>
        <w:pStyle w:val="Code"/>
        <w:rPr>
          <w:ins w:id="1647" w:author="Matthew T. Munson" w:date="2021-04-21T16:28:00Z"/>
        </w:rPr>
      </w:pPr>
      <w:ins w:id="1648" w:author="Matthew T. Munson" w:date="2021-04-21T16:28:00Z">
        <w:r>
          <w:t>//  [6] [7]: is u/v coordinate of Bottom-Left</w:t>
        </w:r>
      </w:ins>
    </w:p>
    <w:p w14:paraId="65AE5FE1" w14:textId="77777777" w:rsidR="00C336FF" w:rsidRDefault="00C336FF" w:rsidP="00C336FF">
      <w:pPr>
        <w:pStyle w:val="Code"/>
        <w:rPr>
          <w:ins w:id="1649" w:author="Matthew T. Munson" w:date="2021-04-21T16:28:00Z"/>
        </w:rPr>
      </w:pPr>
      <w:ins w:id="1650" w:author="Matthew T. Munson" w:date="2021-04-21T16:28:00Z">
        <w:r>
          <w:t>const eTexCoordArrayIndex = Object.freeze({</w:t>
        </w:r>
      </w:ins>
    </w:p>
    <w:p w14:paraId="6DA12AAE" w14:textId="77777777" w:rsidR="00C336FF" w:rsidRDefault="00C336FF" w:rsidP="00C336FF">
      <w:pPr>
        <w:pStyle w:val="Code"/>
        <w:rPr>
          <w:ins w:id="1651" w:author="Matthew T. Munson" w:date="2021-04-21T16:28:00Z"/>
        </w:rPr>
      </w:pPr>
      <w:ins w:id="1652" w:author="Matthew T. Munson" w:date="2021-04-21T16:28:00Z">
        <w:r>
          <w:t xml:space="preserve">    eLeft: 2,</w:t>
        </w:r>
      </w:ins>
    </w:p>
    <w:p w14:paraId="5AEF3D49" w14:textId="77777777" w:rsidR="00C336FF" w:rsidRDefault="00C336FF" w:rsidP="00C336FF">
      <w:pPr>
        <w:pStyle w:val="Code"/>
        <w:rPr>
          <w:ins w:id="1653" w:author="Matthew T. Munson" w:date="2021-04-21T16:28:00Z"/>
        </w:rPr>
      </w:pPr>
      <w:ins w:id="1654" w:author="Matthew T. Munson" w:date="2021-04-21T16:28:00Z">
        <w:r>
          <w:t xml:space="preserve">    eRight: 0,</w:t>
        </w:r>
      </w:ins>
    </w:p>
    <w:p w14:paraId="270EFEE6" w14:textId="77777777" w:rsidR="00C336FF" w:rsidRDefault="00C336FF" w:rsidP="00C336FF">
      <w:pPr>
        <w:pStyle w:val="Code"/>
        <w:rPr>
          <w:ins w:id="1655" w:author="Matthew T. Munson" w:date="2021-04-21T16:28:00Z"/>
        </w:rPr>
      </w:pPr>
      <w:ins w:id="1656" w:author="Matthew T. Munson" w:date="2021-04-21T16:28:00Z">
        <w:r>
          <w:t xml:space="preserve">    eTop: 1,</w:t>
        </w:r>
      </w:ins>
    </w:p>
    <w:p w14:paraId="05558E2E" w14:textId="77777777" w:rsidR="00C336FF" w:rsidRDefault="00C336FF" w:rsidP="00C336FF">
      <w:pPr>
        <w:pStyle w:val="Code"/>
        <w:rPr>
          <w:ins w:id="1657" w:author="Matthew T. Munson" w:date="2021-04-21T16:28:00Z"/>
        </w:rPr>
      </w:pPr>
      <w:ins w:id="1658" w:author="Matthew T. Munson" w:date="2021-04-21T16:28:00Z">
        <w:r>
          <w:t xml:space="preserve">    eBottom: 5</w:t>
        </w:r>
      </w:ins>
    </w:p>
    <w:p w14:paraId="3D427333" w14:textId="3E3C3F45" w:rsidR="006D40CB" w:rsidRPr="006A27C6" w:rsidDel="00C336FF" w:rsidRDefault="00C336FF" w:rsidP="00C336FF">
      <w:pPr>
        <w:pStyle w:val="Code"/>
        <w:rPr>
          <w:del w:id="1659" w:author="Matthew T. Munson" w:date="2021-04-21T16:28:00Z"/>
        </w:rPr>
      </w:pPr>
      <w:ins w:id="1660" w:author="Matthew T. Munson" w:date="2021-04-21T16:28:00Z">
        <w:r>
          <w:t>});</w:t>
        </w:r>
      </w:ins>
      <w:del w:id="1661" w:author="Matthew T. Munson" w:date="2021-04-21T16:28:00Z">
        <w:r w:rsidR="006D40CB" w:rsidRPr="006A27C6" w:rsidDel="00C336FF">
          <w:delText>the expected texture cooridnate array is an array of 8 floats where:</w:delText>
        </w:r>
      </w:del>
    </w:p>
    <w:p w14:paraId="394A30B0" w14:textId="2A8D76D9" w:rsidR="006D40CB" w:rsidRPr="006A27C6" w:rsidDel="00C336FF" w:rsidRDefault="006D40CB" w:rsidP="00C336FF">
      <w:pPr>
        <w:pStyle w:val="Code"/>
        <w:rPr>
          <w:del w:id="1662" w:author="Matthew T. Munson" w:date="2021-04-21T16:28:00Z"/>
        </w:rPr>
      </w:pPr>
      <w:del w:id="1663" w:author="Matthew T. Munson" w:date="2021-04-21T16:28:00Z">
        <w:r w:rsidDel="00C336FF">
          <w:delText>//  [0] [1]: is u/v</w:delText>
        </w:r>
        <w:r w:rsidRPr="006A27C6" w:rsidDel="00C336FF">
          <w:delText xml:space="preserve"> cooridnate of Top-Right </w:delText>
        </w:r>
      </w:del>
    </w:p>
    <w:p w14:paraId="6E3A9C83" w14:textId="53278B70" w:rsidR="006D40CB" w:rsidRPr="006A27C6" w:rsidDel="00C336FF" w:rsidRDefault="006D40CB" w:rsidP="00C336FF">
      <w:pPr>
        <w:pStyle w:val="Code"/>
        <w:rPr>
          <w:del w:id="1664" w:author="Matthew T. Munson" w:date="2021-04-21T16:28:00Z"/>
        </w:rPr>
      </w:pPr>
      <w:del w:id="1665" w:author="Matthew T. Munson" w:date="2021-04-21T16:28:00Z">
        <w:r w:rsidDel="00C336FF">
          <w:delText>//  [2] [3]: is u/v</w:delText>
        </w:r>
        <w:r w:rsidRPr="006A27C6" w:rsidDel="00C336FF">
          <w:delText xml:space="preserve"> coordinate of Top-Left</w:delText>
        </w:r>
      </w:del>
    </w:p>
    <w:p w14:paraId="59933FDB" w14:textId="337F6B7A" w:rsidR="006D40CB" w:rsidRPr="006A27C6" w:rsidDel="00C336FF" w:rsidRDefault="006D40CB" w:rsidP="00C336FF">
      <w:pPr>
        <w:pStyle w:val="Code"/>
        <w:rPr>
          <w:del w:id="1666" w:author="Matthew T. Munson" w:date="2021-04-21T16:28:00Z"/>
        </w:rPr>
      </w:pPr>
      <w:del w:id="1667" w:author="Matthew T. Munson" w:date="2021-04-21T16:28:00Z">
        <w:r w:rsidDel="00C336FF">
          <w:delText>//  [4] [5]: is u/v</w:delText>
        </w:r>
        <w:r w:rsidRPr="006A27C6" w:rsidDel="00C336FF">
          <w:delText xml:space="preserve"> coordinate of Bottom-Right</w:delText>
        </w:r>
      </w:del>
    </w:p>
    <w:p w14:paraId="01058E8D" w14:textId="4D2F2F72" w:rsidR="006D40CB" w:rsidRPr="006A27C6" w:rsidDel="00C336FF" w:rsidRDefault="006D40CB" w:rsidP="00C336FF">
      <w:pPr>
        <w:pStyle w:val="Code"/>
        <w:rPr>
          <w:del w:id="1668" w:author="Matthew T. Munson" w:date="2021-04-21T16:28:00Z"/>
        </w:rPr>
      </w:pPr>
      <w:del w:id="1669" w:author="Matthew T. Munson" w:date="2021-04-21T16:28:00Z">
        <w:r w:rsidDel="00C336FF">
          <w:delText>//  [6] [7]: is u/v</w:delText>
        </w:r>
        <w:r w:rsidRPr="006A27C6" w:rsidDel="00C336FF">
          <w:delText xml:space="preserve"> coordinate of Bottom-Left</w:delText>
        </w:r>
      </w:del>
    </w:p>
    <w:p w14:paraId="4D3A7078" w14:textId="6962C6F0" w:rsidR="006D40CB" w:rsidRPr="006A27C6" w:rsidDel="00C336FF" w:rsidRDefault="006D40CB" w:rsidP="00C336FF">
      <w:pPr>
        <w:pStyle w:val="Code"/>
        <w:rPr>
          <w:del w:id="1670" w:author="Matthew T. Munson" w:date="2021-04-21T16:28:00Z"/>
        </w:rPr>
      </w:pPr>
      <w:del w:id="1671" w:author="Matthew T. Munson" w:date="2021-04-21T16:28:00Z">
        <w:r w:rsidRPr="006A27C6" w:rsidDel="00C336FF">
          <w:delText>SpriteRenderable.eTexCoordArray = Object.freeze({</w:delText>
        </w:r>
      </w:del>
    </w:p>
    <w:p w14:paraId="55F97CBE" w14:textId="238D730C" w:rsidR="006D40CB" w:rsidRPr="006A27C6" w:rsidDel="00C336FF" w:rsidRDefault="006D40CB" w:rsidP="00C336FF">
      <w:pPr>
        <w:pStyle w:val="Code"/>
        <w:rPr>
          <w:del w:id="1672" w:author="Matthew T. Munson" w:date="2021-04-21T16:28:00Z"/>
        </w:rPr>
      </w:pPr>
      <w:del w:id="1673" w:author="Matthew T. Munson" w:date="2021-04-21T16:28:00Z">
        <w:r w:rsidRPr="006A27C6" w:rsidDel="00C336FF">
          <w:delText xml:space="preserve">            eLeft: 2,</w:delText>
        </w:r>
      </w:del>
    </w:p>
    <w:p w14:paraId="5F335F76" w14:textId="3EED4720" w:rsidR="006D40CB" w:rsidRPr="006A27C6" w:rsidDel="00C336FF" w:rsidRDefault="006D40CB" w:rsidP="00C336FF">
      <w:pPr>
        <w:pStyle w:val="Code"/>
        <w:rPr>
          <w:del w:id="1674" w:author="Matthew T. Munson" w:date="2021-04-21T16:28:00Z"/>
        </w:rPr>
      </w:pPr>
      <w:del w:id="1675" w:author="Matthew T. Munson" w:date="2021-04-21T16:28:00Z">
        <w:r w:rsidRPr="006A27C6" w:rsidDel="00C336FF">
          <w:delText xml:space="preserve">            eRight: 0,</w:delText>
        </w:r>
      </w:del>
    </w:p>
    <w:p w14:paraId="50E214EC" w14:textId="1CF14016" w:rsidR="006D40CB" w:rsidRPr="006A27C6" w:rsidDel="00C336FF" w:rsidRDefault="006D40CB" w:rsidP="00C336FF">
      <w:pPr>
        <w:pStyle w:val="Code"/>
        <w:rPr>
          <w:del w:id="1676" w:author="Matthew T. Munson" w:date="2021-04-21T16:28:00Z"/>
        </w:rPr>
      </w:pPr>
      <w:del w:id="1677" w:author="Matthew T. Munson" w:date="2021-04-21T16:28:00Z">
        <w:r w:rsidRPr="006A27C6" w:rsidDel="00C336FF">
          <w:delText xml:space="preserve">            eTop: 1,</w:delText>
        </w:r>
      </w:del>
    </w:p>
    <w:p w14:paraId="0C498086" w14:textId="68FD2787" w:rsidR="006D40CB" w:rsidRPr="006A27C6" w:rsidDel="00C336FF" w:rsidRDefault="006D40CB" w:rsidP="00C336FF">
      <w:pPr>
        <w:pStyle w:val="Code"/>
        <w:rPr>
          <w:del w:id="1678" w:author="Matthew T. Munson" w:date="2021-04-21T16:28:00Z"/>
        </w:rPr>
      </w:pPr>
      <w:del w:id="1679" w:author="Matthew T. Munson" w:date="2021-04-21T16:28:00Z">
        <w:r w:rsidRPr="006A27C6" w:rsidDel="00C336FF">
          <w:delText xml:space="preserve">            eBottom: 5</w:delText>
        </w:r>
      </w:del>
    </w:p>
    <w:p w14:paraId="2B944AB1" w14:textId="4D99C8AF" w:rsidR="00C336FF" w:rsidRPr="006A27C6" w:rsidRDefault="006D40CB" w:rsidP="00C336FF">
      <w:pPr>
        <w:pStyle w:val="Code"/>
      </w:pPr>
      <w:del w:id="1680" w:author="Matthew T. Munson" w:date="2021-04-21T16:28:00Z">
        <w:r w:rsidRPr="006A27C6" w:rsidDel="00C336FF">
          <w:delText>});</w:delText>
        </w:r>
      </w:del>
    </w:p>
    <w:p w14:paraId="3B966713" w14:textId="77777777" w:rsidR="006D40CB" w:rsidRPr="006A27C6" w:rsidRDefault="006D40CB" w:rsidP="006D40CB">
      <w:pPr>
        <w:pStyle w:val="NoteTipCaution"/>
      </w:pPr>
      <w:r w:rsidRPr="00DA3970">
        <w:rPr>
          <w:rStyle w:val="Strong"/>
        </w:rPr>
        <w:t>Note</w:t>
      </w:r>
      <w:r w:rsidRPr="00DA3970">
        <w:rPr>
          <w:rStyle w:val="Strong"/>
        </w:rPr>
        <w:tab/>
      </w:r>
      <w:r w:rsidRPr="006A27C6">
        <w:t xml:space="preserve"> </w:t>
      </w:r>
      <w:proofErr w:type="spellStart"/>
      <w:r w:rsidRPr="001B387E">
        <w:rPr>
          <w:rStyle w:val="CodeInline"/>
        </w:rPr>
        <w:t>e</w:t>
      </w:r>
      <w:r w:rsidRPr="001B387E">
        <w:rPr>
          <w:rStyle w:val="CodeInline"/>
          <w:i/>
        </w:rPr>
        <w:t>Name</w:t>
      </w:r>
      <w:proofErr w:type="spellEnd"/>
      <w:r w:rsidRPr="006A27C6">
        <w:t xml:space="preserve"> is an enumerated data type.</w:t>
      </w:r>
    </w:p>
    <w:p w14:paraId="13FD2AEF" w14:textId="77777777" w:rsidR="006D40CB" w:rsidRPr="006A27C6" w:rsidRDefault="006D40CB" w:rsidP="006D40CB">
      <w:pPr>
        <w:pStyle w:val="NumList"/>
        <w:numPr>
          <w:ilvl w:val="0"/>
          <w:numId w:val="14"/>
        </w:numPr>
      </w:pPr>
      <w:r w:rsidRPr="006A27C6">
        <w:lastRenderedPageBreak/>
        <w:t>Define function</w:t>
      </w:r>
      <w:r>
        <w:t>s</w:t>
      </w:r>
      <w:r w:rsidRPr="006A27C6">
        <w:t xml:space="preserve"> to </w:t>
      </w:r>
      <w:r>
        <w:t xml:space="preserve">allow the specification of a sprite sheet element’s </w:t>
      </w:r>
      <w:proofErr w:type="spellStart"/>
      <w:r>
        <w:t>uv</w:t>
      </w:r>
      <w:proofErr w:type="spellEnd"/>
      <w:r>
        <w:t xml:space="preserve"> values in both texture coordinate space (normalized between 0 to 1) and with pixel positions (which will be converted to </w:t>
      </w:r>
      <w:proofErr w:type="spellStart"/>
      <w:r>
        <w:t>uv</w:t>
      </w:r>
      <w:proofErr w:type="spellEnd"/>
      <w:r>
        <w:t xml:space="preserve"> values).</w:t>
      </w:r>
    </w:p>
    <w:p w14:paraId="7990F73F" w14:textId="22E6037A" w:rsidR="00C336FF" w:rsidRDefault="006D40CB" w:rsidP="00C336FF">
      <w:pPr>
        <w:pStyle w:val="Code"/>
        <w:rPr>
          <w:ins w:id="1681" w:author="Matthew T. Munson" w:date="2021-04-21T16:29:00Z"/>
        </w:rPr>
      </w:pPr>
      <w:del w:id="1682" w:author="Matthew T. Munson" w:date="2021-04-21T16:29:00Z">
        <w:r w:rsidRPr="006A27C6" w:rsidDel="00C336FF">
          <w:delText>SpriteRenderable</w:delText>
        </w:r>
      </w:del>
      <w:ins w:id="1683" w:author="Matthew T. Munson" w:date="2021-04-21T16:29:00Z">
        <w:r w:rsidR="00C336FF">
          <w:t xml:space="preserve">  // specify element region by texture coordinate (between 0 to 1)</w:t>
        </w:r>
      </w:ins>
    </w:p>
    <w:p w14:paraId="496A2545" w14:textId="77777777" w:rsidR="00C336FF" w:rsidRDefault="00C336FF" w:rsidP="00C336FF">
      <w:pPr>
        <w:pStyle w:val="Code"/>
        <w:rPr>
          <w:ins w:id="1684" w:author="Matthew T. Munson" w:date="2021-04-21T16:29:00Z"/>
        </w:rPr>
      </w:pPr>
      <w:ins w:id="1685" w:author="Matthew T. Munson" w:date="2021-04-21T16:29:00Z">
        <w:r>
          <w:t xml:space="preserve">    setElementUVCoordinate(left, right, bottom, top) {</w:t>
        </w:r>
      </w:ins>
    </w:p>
    <w:p w14:paraId="0824ABCD" w14:textId="77777777" w:rsidR="00C336FF" w:rsidRDefault="00C336FF" w:rsidP="00C336FF">
      <w:pPr>
        <w:pStyle w:val="Code"/>
        <w:rPr>
          <w:ins w:id="1686" w:author="Matthew T. Munson" w:date="2021-04-21T16:29:00Z"/>
        </w:rPr>
      </w:pPr>
      <w:ins w:id="1687" w:author="Matthew T. Munson" w:date="2021-04-21T16:29:00Z">
        <w:r>
          <w:t xml:space="preserve">        this.mElmLeft = left;</w:t>
        </w:r>
      </w:ins>
    </w:p>
    <w:p w14:paraId="01DF81E3" w14:textId="77777777" w:rsidR="00C336FF" w:rsidRDefault="00C336FF" w:rsidP="00C336FF">
      <w:pPr>
        <w:pStyle w:val="Code"/>
        <w:rPr>
          <w:ins w:id="1688" w:author="Matthew T. Munson" w:date="2021-04-21T16:29:00Z"/>
        </w:rPr>
      </w:pPr>
      <w:ins w:id="1689" w:author="Matthew T. Munson" w:date="2021-04-21T16:29:00Z">
        <w:r>
          <w:t xml:space="preserve">        this.mElmRight = right;</w:t>
        </w:r>
      </w:ins>
    </w:p>
    <w:p w14:paraId="76868D98" w14:textId="77777777" w:rsidR="00C336FF" w:rsidRDefault="00C336FF" w:rsidP="00C336FF">
      <w:pPr>
        <w:pStyle w:val="Code"/>
        <w:rPr>
          <w:ins w:id="1690" w:author="Matthew T. Munson" w:date="2021-04-21T16:29:00Z"/>
        </w:rPr>
      </w:pPr>
      <w:ins w:id="1691" w:author="Matthew T. Munson" w:date="2021-04-21T16:29:00Z">
        <w:r>
          <w:t xml:space="preserve">        this.mElmBottom = bottom;</w:t>
        </w:r>
      </w:ins>
    </w:p>
    <w:p w14:paraId="22F2FFE7" w14:textId="77777777" w:rsidR="00C336FF" w:rsidRDefault="00C336FF" w:rsidP="00C336FF">
      <w:pPr>
        <w:pStyle w:val="Code"/>
        <w:rPr>
          <w:ins w:id="1692" w:author="Matthew T. Munson" w:date="2021-04-21T16:29:00Z"/>
        </w:rPr>
      </w:pPr>
      <w:ins w:id="1693" w:author="Matthew T. Munson" w:date="2021-04-21T16:29:00Z">
        <w:r>
          <w:t xml:space="preserve">        this.mElmTop = top;</w:t>
        </w:r>
      </w:ins>
    </w:p>
    <w:p w14:paraId="5F4FF8E3" w14:textId="77777777" w:rsidR="00C336FF" w:rsidRDefault="00C336FF" w:rsidP="00C336FF">
      <w:pPr>
        <w:pStyle w:val="Code"/>
        <w:rPr>
          <w:ins w:id="1694" w:author="Matthew T. Munson" w:date="2021-04-21T16:29:00Z"/>
        </w:rPr>
      </w:pPr>
      <w:ins w:id="1695" w:author="Matthew T. Munson" w:date="2021-04-21T16:29:00Z">
        <w:r>
          <w:t xml:space="preserve">    }</w:t>
        </w:r>
      </w:ins>
    </w:p>
    <w:p w14:paraId="1A0C109B" w14:textId="77777777" w:rsidR="00C336FF" w:rsidRDefault="00C336FF" w:rsidP="00C336FF">
      <w:pPr>
        <w:pStyle w:val="Code"/>
        <w:rPr>
          <w:ins w:id="1696" w:author="Matthew T. Munson" w:date="2021-04-21T16:29:00Z"/>
        </w:rPr>
      </w:pPr>
    </w:p>
    <w:p w14:paraId="5BE5D29D" w14:textId="77777777" w:rsidR="00C336FF" w:rsidRDefault="00C336FF" w:rsidP="00C336FF">
      <w:pPr>
        <w:pStyle w:val="Code"/>
        <w:rPr>
          <w:ins w:id="1697" w:author="Matthew T. Munson" w:date="2021-04-21T16:29:00Z"/>
        </w:rPr>
      </w:pPr>
      <w:ins w:id="1698" w:author="Matthew T. Munson" w:date="2021-04-21T16:29:00Z">
        <w:r>
          <w:t xml:space="preserve">    // specify element region by pixel positions (between 0 to image resolutions)</w:t>
        </w:r>
      </w:ins>
    </w:p>
    <w:p w14:paraId="1ACDB5BE" w14:textId="77777777" w:rsidR="00C336FF" w:rsidRDefault="00C336FF" w:rsidP="00C336FF">
      <w:pPr>
        <w:pStyle w:val="Code"/>
        <w:rPr>
          <w:ins w:id="1699" w:author="Matthew T. Munson" w:date="2021-04-21T16:29:00Z"/>
        </w:rPr>
      </w:pPr>
      <w:ins w:id="1700" w:author="Matthew T. Munson" w:date="2021-04-21T16:29:00Z">
        <w:r>
          <w:t xml:space="preserve">    setElementPixelPositions(left, right, bottom, top) {</w:t>
        </w:r>
      </w:ins>
    </w:p>
    <w:p w14:paraId="60C1F24B" w14:textId="77777777" w:rsidR="00C336FF" w:rsidRDefault="00C336FF" w:rsidP="00C336FF">
      <w:pPr>
        <w:pStyle w:val="Code"/>
        <w:rPr>
          <w:ins w:id="1701" w:author="Matthew T. Munson" w:date="2021-04-21T16:29:00Z"/>
        </w:rPr>
      </w:pPr>
      <w:ins w:id="1702" w:author="Matthew T. Munson" w:date="2021-04-21T16:29:00Z">
        <w:r>
          <w:t xml:space="preserve">        let texInfo = texture.get(this.mTexture);</w:t>
        </w:r>
      </w:ins>
    </w:p>
    <w:p w14:paraId="0B7910E6" w14:textId="77777777" w:rsidR="00C336FF" w:rsidRDefault="00C336FF" w:rsidP="00C336FF">
      <w:pPr>
        <w:pStyle w:val="Code"/>
        <w:rPr>
          <w:ins w:id="1703" w:author="Matthew T. Munson" w:date="2021-04-21T16:29:00Z"/>
        </w:rPr>
      </w:pPr>
      <w:ins w:id="1704" w:author="Matthew T. Munson" w:date="2021-04-21T16:29:00Z">
        <w:r>
          <w:t xml:space="preserve">        // entire image width, height</w:t>
        </w:r>
      </w:ins>
    </w:p>
    <w:p w14:paraId="3E89FF60" w14:textId="77777777" w:rsidR="00C336FF" w:rsidRDefault="00C336FF" w:rsidP="00C336FF">
      <w:pPr>
        <w:pStyle w:val="Code"/>
        <w:rPr>
          <w:ins w:id="1705" w:author="Matthew T. Munson" w:date="2021-04-21T16:29:00Z"/>
        </w:rPr>
      </w:pPr>
      <w:ins w:id="1706" w:author="Matthew T. Munson" w:date="2021-04-21T16:29:00Z">
        <w:r>
          <w:t xml:space="preserve">        let imageW = texInfo.mWidth;</w:t>
        </w:r>
      </w:ins>
    </w:p>
    <w:p w14:paraId="4F16EC14" w14:textId="77777777" w:rsidR="00C336FF" w:rsidRDefault="00C336FF" w:rsidP="00C336FF">
      <w:pPr>
        <w:pStyle w:val="Code"/>
        <w:rPr>
          <w:ins w:id="1707" w:author="Matthew T. Munson" w:date="2021-04-21T16:29:00Z"/>
        </w:rPr>
      </w:pPr>
      <w:ins w:id="1708" w:author="Matthew T. Munson" w:date="2021-04-21T16:29:00Z">
        <w:r>
          <w:t xml:space="preserve">        let imageH = texInfo.mHeight;</w:t>
        </w:r>
      </w:ins>
    </w:p>
    <w:p w14:paraId="3D6B8BD0" w14:textId="77777777" w:rsidR="00C336FF" w:rsidRDefault="00C336FF" w:rsidP="00C336FF">
      <w:pPr>
        <w:pStyle w:val="Code"/>
        <w:rPr>
          <w:ins w:id="1709" w:author="Matthew T. Munson" w:date="2021-04-21T16:29:00Z"/>
        </w:rPr>
      </w:pPr>
    </w:p>
    <w:p w14:paraId="61DF8E84" w14:textId="77777777" w:rsidR="00C336FF" w:rsidRDefault="00C336FF" w:rsidP="00C336FF">
      <w:pPr>
        <w:pStyle w:val="Code"/>
        <w:rPr>
          <w:ins w:id="1710" w:author="Matthew T. Munson" w:date="2021-04-21T16:29:00Z"/>
        </w:rPr>
      </w:pPr>
      <w:ins w:id="1711" w:author="Matthew T. Munson" w:date="2021-04-21T16:29:00Z">
        <w:r>
          <w:t xml:space="preserve">        this.mElmLeft = left / imageW;</w:t>
        </w:r>
      </w:ins>
    </w:p>
    <w:p w14:paraId="586B43A1" w14:textId="77777777" w:rsidR="00C336FF" w:rsidRDefault="00C336FF" w:rsidP="00C336FF">
      <w:pPr>
        <w:pStyle w:val="Code"/>
        <w:rPr>
          <w:ins w:id="1712" w:author="Matthew T. Munson" w:date="2021-04-21T16:29:00Z"/>
        </w:rPr>
      </w:pPr>
      <w:ins w:id="1713" w:author="Matthew T. Munson" w:date="2021-04-21T16:29:00Z">
        <w:r>
          <w:t xml:space="preserve">        this.mElmRight = right / imageW;</w:t>
        </w:r>
      </w:ins>
    </w:p>
    <w:p w14:paraId="260E63FD" w14:textId="77777777" w:rsidR="00C336FF" w:rsidRDefault="00C336FF" w:rsidP="00C336FF">
      <w:pPr>
        <w:pStyle w:val="Code"/>
        <w:rPr>
          <w:ins w:id="1714" w:author="Matthew T. Munson" w:date="2021-04-21T16:29:00Z"/>
        </w:rPr>
      </w:pPr>
      <w:ins w:id="1715" w:author="Matthew T. Munson" w:date="2021-04-21T16:29:00Z">
        <w:r>
          <w:t xml:space="preserve">        this.mElmBottom = bottom / imageH;</w:t>
        </w:r>
      </w:ins>
    </w:p>
    <w:p w14:paraId="111E94FD" w14:textId="77777777" w:rsidR="00C336FF" w:rsidRDefault="00C336FF" w:rsidP="00C336FF">
      <w:pPr>
        <w:pStyle w:val="Code"/>
        <w:rPr>
          <w:ins w:id="1716" w:author="Matthew T. Munson" w:date="2021-04-21T16:29:00Z"/>
        </w:rPr>
      </w:pPr>
      <w:ins w:id="1717" w:author="Matthew T. Munson" w:date="2021-04-21T16:29:00Z">
        <w:r>
          <w:t xml:space="preserve">        this.mElmTop = top / imageH;</w:t>
        </w:r>
      </w:ins>
    </w:p>
    <w:p w14:paraId="7264BCEE" w14:textId="5D466A9A" w:rsidR="006D40CB" w:rsidRPr="006A27C6" w:rsidDel="00C336FF" w:rsidRDefault="00C336FF" w:rsidP="00C336FF">
      <w:pPr>
        <w:pStyle w:val="Code"/>
        <w:rPr>
          <w:del w:id="1718" w:author="Matthew T. Munson" w:date="2021-04-21T16:29:00Z"/>
        </w:rPr>
      </w:pPr>
      <w:ins w:id="1719" w:author="Matthew T. Munson" w:date="2021-04-21T16:29:00Z">
        <w:r>
          <w:t xml:space="preserve">    }</w:t>
        </w:r>
      </w:ins>
      <w:del w:id="1720" w:author="Matthew T. Munson" w:date="2021-04-21T16:29:00Z">
        <w:r w:rsidR="006D40CB" w:rsidRPr="006A27C6" w:rsidDel="00C336FF">
          <w:delText>.prototype.</w:delText>
        </w:r>
        <w:r w:rsidR="006D40CB" w:rsidDel="00C336FF">
          <w:delText xml:space="preserve">setElementUVCoordinate </w:delText>
        </w:r>
        <w:r w:rsidR="006D40CB" w:rsidRPr="006A27C6" w:rsidDel="00C336FF">
          <w:delText>= function(left, right, bottom, top)</w:delText>
        </w:r>
        <w:r w:rsidR="006D40CB" w:rsidDel="00C336FF">
          <w:delText xml:space="preserve"> </w:delText>
        </w:r>
        <w:r w:rsidR="006D40CB" w:rsidRPr="006A27C6" w:rsidDel="00C336FF">
          <w:delText>{</w:delText>
        </w:r>
      </w:del>
    </w:p>
    <w:p w14:paraId="1DB0F9D0" w14:textId="711DCF93" w:rsidR="006D40CB" w:rsidRPr="006A27C6" w:rsidDel="00C336FF" w:rsidRDefault="006D40CB" w:rsidP="00C336FF">
      <w:pPr>
        <w:pStyle w:val="Code"/>
        <w:rPr>
          <w:del w:id="1721" w:author="Matthew T. Munson" w:date="2021-04-21T16:29:00Z"/>
        </w:rPr>
      </w:pPr>
      <w:del w:id="1722" w:author="Matthew T. Munson" w:date="2021-04-21T16:29:00Z">
        <w:r w:rsidRPr="006A27C6" w:rsidDel="00C336FF">
          <w:delText xml:space="preserve">    this.</w:delText>
        </w:r>
        <w:r w:rsidDel="00C336FF">
          <w:delText>m</w:delText>
        </w:r>
        <w:r w:rsidRPr="006A27C6" w:rsidDel="00C336FF">
          <w:delText>TexLeft = left;</w:delText>
        </w:r>
      </w:del>
    </w:p>
    <w:p w14:paraId="296C6413" w14:textId="44475DD8" w:rsidR="006D40CB" w:rsidRPr="006A27C6" w:rsidDel="00C336FF" w:rsidRDefault="006D40CB" w:rsidP="00C336FF">
      <w:pPr>
        <w:pStyle w:val="Code"/>
        <w:rPr>
          <w:del w:id="1723" w:author="Matthew T. Munson" w:date="2021-04-21T16:29:00Z"/>
        </w:rPr>
      </w:pPr>
      <w:del w:id="1724" w:author="Matthew T. Munson" w:date="2021-04-21T16:29:00Z">
        <w:r w:rsidRPr="006A27C6" w:rsidDel="00C336FF">
          <w:delText xml:space="preserve">    this.</w:delText>
        </w:r>
        <w:r w:rsidDel="00C336FF">
          <w:delText>m</w:delText>
        </w:r>
        <w:r w:rsidRPr="006A27C6" w:rsidDel="00C336FF">
          <w:delText>TexRight = right;</w:delText>
        </w:r>
      </w:del>
    </w:p>
    <w:p w14:paraId="3E47F9A1" w14:textId="6A70A603" w:rsidR="006D40CB" w:rsidRPr="006A27C6" w:rsidDel="00C336FF" w:rsidRDefault="006D40CB" w:rsidP="00C336FF">
      <w:pPr>
        <w:pStyle w:val="Code"/>
        <w:rPr>
          <w:del w:id="1725" w:author="Matthew T. Munson" w:date="2021-04-21T16:29:00Z"/>
        </w:rPr>
      </w:pPr>
      <w:del w:id="1726" w:author="Matthew T. Munson" w:date="2021-04-21T16:29:00Z">
        <w:r w:rsidRPr="006A27C6" w:rsidDel="00C336FF">
          <w:delText xml:space="preserve">    this.</w:delText>
        </w:r>
        <w:r w:rsidDel="00C336FF">
          <w:delText>m</w:delText>
        </w:r>
        <w:r w:rsidRPr="006A27C6" w:rsidDel="00C336FF">
          <w:delText>TexBottom = bottom;</w:delText>
        </w:r>
      </w:del>
    </w:p>
    <w:p w14:paraId="6A406F53" w14:textId="2AA37CBF" w:rsidR="006D40CB" w:rsidRPr="006A27C6" w:rsidDel="00C336FF" w:rsidRDefault="006D40CB" w:rsidP="00C336FF">
      <w:pPr>
        <w:pStyle w:val="Code"/>
        <w:rPr>
          <w:del w:id="1727" w:author="Matthew T. Munson" w:date="2021-04-21T16:29:00Z"/>
        </w:rPr>
      </w:pPr>
      <w:del w:id="1728" w:author="Matthew T. Munson" w:date="2021-04-21T16:29:00Z">
        <w:r w:rsidRPr="006A27C6" w:rsidDel="00C336FF">
          <w:delText xml:space="preserve">    this.</w:delText>
        </w:r>
        <w:r w:rsidDel="00C336FF">
          <w:delText>m</w:delText>
        </w:r>
        <w:r w:rsidRPr="006A27C6" w:rsidDel="00C336FF">
          <w:delText>TexTop = top;</w:delText>
        </w:r>
      </w:del>
    </w:p>
    <w:p w14:paraId="44FBBB30" w14:textId="4E6CFD20" w:rsidR="006D40CB" w:rsidRPr="006A27C6" w:rsidDel="00C336FF" w:rsidRDefault="006D40CB" w:rsidP="00C336FF">
      <w:pPr>
        <w:pStyle w:val="Code"/>
        <w:rPr>
          <w:del w:id="1729" w:author="Matthew T. Munson" w:date="2021-04-21T16:29:00Z"/>
        </w:rPr>
      </w:pPr>
      <w:del w:id="1730" w:author="Matthew T. Munson" w:date="2021-04-21T16:29:00Z">
        <w:r w:rsidRPr="006A27C6" w:rsidDel="00C336FF">
          <w:delText>};</w:delText>
        </w:r>
      </w:del>
    </w:p>
    <w:p w14:paraId="0848F9D5" w14:textId="46379C67" w:rsidR="006D40CB" w:rsidDel="00C336FF" w:rsidRDefault="006D40CB" w:rsidP="00C336FF">
      <w:pPr>
        <w:pStyle w:val="Code"/>
        <w:rPr>
          <w:del w:id="1731" w:author="Matthew T. Munson" w:date="2021-04-21T16:29:00Z"/>
        </w:rPr>
      </w:pPr>
    </w:p>
    <w:p w14:paraId="72A5083D" w14:textId="6FE75599" w:rsidR="006D40CB" w:rsidRPr="006A27C6" w:rsidDel="00C336FF" w:rsidRDefault="006D40CB" w:rsidP="00C336FF">
      <w:pPr>
        <w:pStyle w:val="Code"/>
        <w:rPr>
          <w:del w:id="1732" w:author="Matthew T. Munson" w:date="2021-04-21T16:29:00Z"/>
        </w:rPr>
      </w:pPr>
      <w:del w:id="1733" w:author="Matthew T. Munson" w:date="2021-04-21T16:29:00Z">
        <w:r w:rsidRPr="006A27C6" w:rsidDel="00C336FF">
          <w:delText>SpriteRenderable.prototype.</w:delText>
        </w:r>
        <w:r w:rsidDel="00C336FF">
          <w:delText>setElementPixelPositions</w:delText>
        </w:r>
        <w:r w:rsidRPr="006A27C6" w:rsidDel="00C336FF">
          <w:delText xml:space="preserve"> = function(left, right, bottom, top)</w:delText>
        </w:r>
        <w:r w:rsidDel="00C336FF">
          <w:delText xml:space="preserve"> </w:delText>
        </w:r>
        <w:r w:rsidRPr="006A27C6" w:rsidDel="00C336FF">
          <w:delText>{</w:delText>
        </w:r>
      </w:del>
    </w:p>
    <w:p w14:paraId="4039FE47" w14:textId="57E07BAB" w:rsidR="006D40CB" w:rsidRPr="006A27C6" w:rsidDel="00C336FF" w:rsidRDefault="006D40CB" w:rsidP="00C336FF">
      <w:pPr>
        <w:pStyle w:val="Code"/>
        <w:rPr>
          <w:del w:id="1734" w:author="Matthew T. Munson" w:date="2021-04-21T16:29:00Z"/>
        </w:rPr>
      </w:pPr>
      <w:del w:id="1735" w:author="Matthew T. Munson" w:date="2021-04-21T16:29:00Z">
        <w:r w:rsidRPr="006A27C6" w:rsidDel="00C336FF">
          <w:delText xml:space="preserve">    var texInfo = gEngine.ResourceMap.</w:delText>
        </w:r>
        <w:r w:rsidDel="00C336FF">
          <w:delText>retrieveAsset</w:delText>
        </w:r>
        <w:r w:rsidRPr="006A27C6" w:rsidDel="00C336FF">
          <w:delText>(this.</w:delText>
        </w:r>
        <w:r w:rsidDel="00C336FF">
          <w:delText>m</w:delText>
        </w:r>
        <w:r w:rsidRPr="006A27C6" w:rsidDel="00C336FF">
          <w:delText>Texture);</w:delText>
        </w:r>
      </w:del>
    </w:p>
    <w:p w14:paraId="0BDCB5D9" w14:textId="59F532A0" w:rsidR="006D40CB" w:rsidRPr="006A27C6" w:rsidDel="00C336FF" w:rsidRDefault="006D40CB" w:rsidP="00C336FF">
      <w:pPr>
        <w:pStyle w:val="Code"/>
        <w:rPr>
          <w:del w:id="1736" w:author="Matthew T. Munson" w:date="2021-04-21T16:29:00Z"/>
        </w:rPr>
      </w:pPr>
    </w:p>
    <w:p w14:paraId="2D390752" w14:textId="6594AFEA" w:rsidR="006D40CB" w:rsidRPr="006A27C6" w:rsidDel="00C336FF" w:rsidRDefault="006D40CB" w:rsidP="00C336FF">
      <w:pPr>
        <w:pStyle w:val="Code"/>
        <w:rPr>
          <w:del w:id="1737" w:author="Matthew T. Munson" w:date="2021-04-21T16:29:00Z"/>
        </w:rPr>
      </w:pPr>
      <w:del w:id="1738" w:author="Matthew T. Munson" w:date="2021-04-21T16:29:00Z">
        <w:r w:rsidRPr="006A27C6" w:rsidDel="00C336FF">
          <w:delText xml:space="preserve">    // entire image width, height</w:delText>
        </w:r>
      </w:del>
    </w:p>
    <w:p w14:paraId="7FDAA52F" w14:textId="35C24023" w:rsidR="006D40CB" w:rsidRPr="006A27C6" w:rsidDel="00C336FF" w:rsidRDefault="006D40CB" w:rsidP="00C336FF">
      <w:pPr>
        <w:pStyle w:val="Code"/>
        <w:rPr>
          <w:del w:id="1739" w:author="Matthew T. Munson" w:date="2021-04-21T16:29:00Z"/>
        </w:rPr>
      </w:pPr>
      <w:del w:id="1740" w:author="Matthew T. Munson" w:date="2021-04-21T16:29:00Z">
        <w:r w:rsidRPr="006A27C6" w:rsidDel="00C336FF">
          <w:delText xml:space="preserve">    var imageW = texInfo.mWidth;</w:delText>
        </w:r>
      </w:del>
    </w:p>
    <w:p w14:paraId="01FFF876" w14:textId="169696D2" w:rsidR="006D40CB" w:rsidRPr="006A27C6" w:rsidDel="00C336FF" w:rsidRDefault="006D40CB" w:rsidP="00C336FF">
      <w:pPr>
        <w:pStyle w:val="Code"/>
        <w:rPr>
          <w:del w:id="1741" w:author="Matthew T. Munson" w:date="2021-04-21T16:29:00Z"/>
        </w:rPr>
      </w:pPr>
      <w:del w:id="1742" w:author="Matthew T. Munson" w:date="2021-04-21T16:29:00Z">
        <w:r w:rsidRPr="006A27C6" w:rsidDel="00C336FF">
          <w:delText xml:space="preserve">    var imageH = texInfo.mHeight;</w:delText>
        </w:r>
      </w:del>
    </w:p>
    <w:p w14:paraId="53EB680F" w14:textId="5A8921C6" w:rsidR="006D40CB" w:rsidRPr="006A27C6" w:rsidDel="00C336FF" w:rsidRDefault="006D40CB" w:rsidP="00C336FF">
      <w:pPr>
        <w:pStyle w:val="Code"/>
        <w:rPr>
          <w:del w:id="1743" w:author="Matthew T. Munson" w:date="2021-04-21T16:29:00Z"/>
        </w:rPr>
      </w:pPr>
      <w:del w:id="1744" w:author="Matthew T. Munson" w:date="2021-04-21T16:29:00Z">
        <w:r w:rsidRPr="006A27C6" w:rsidDel="00C336FF">
          <w:delText xml:space="preserve">    </w:delText>
        </w:r>
      </w:del>
    </w:p>
    <w:p w14:paraId="0903F334" w14:textId="70710410" w:rsidR="006D40CB" w:rsidRPr="006A27C6" w:rsidDel="00C336FF" w:rsidRDefault="006D40CB" w:rsidP="00C336FF">
      <w:pPr>
        <w:pStyle w:val="Code"/>
        <w:rPr>
          <w:del w:id="1745" w:author="Matthew T. Munson" w:date="2021-04-21T16:29:00Z"/>
        </w:rPr>
      </w:pPr>
      <w:del w:id="1746" w:author="Matthew T. Munson" w:date="2021-04-21T16:29:00Z">
        <w:r w:rsidRPr="006A27C6" w:rsidDel="00C336FF">
          <w:delText xml:space="preserve">    this.</w:delText>
        </w:r>
        <w:r w:rsidDel="00C336FF">
          <w:delText>m</w:delText>
        </w:r>
        <w:r w:rsidRPr="006A27C6" w:rsidDel="00C336FF">
          <w:delText>TexLeft = left / imageW;</w:delText>
        </w:r>
      </w:del>
    </w:p>
    <w:p w14:paraId="7795BDA5" w14:textId="54868788" w:rsidR="006D40CB" w:rsidRPr="006A27C6" w:rsidDel="00C336FF" w:rsidRDefault="006D40CB" w:rsidP="00C336FF">
      <w:pPr>
        <w:pStyle w:val="Code"/>
        <w:rPr>
          <w:del w:id="1747" w:author="Matthew T. Munson" w:date="2021-04-21T16:29:00Z"/>
        </w:rPr>
      </w:pPr>
      <w:del w:id="1748" w:author="Matthew T. Munson" w:date="2021-04-21T16:29:00Z">
        <w:r w:rsidRPr="006A27C6" w:rsidDel="00C336FF">
          <w:delText xml:space="preserve">    this.</w:delText>
        </w:r>
        <w:r w:rsidDel="00C336FF">
          <w:delText>m</w:delText>
        </w:r>
        <w:r w:rsidRPr="006A27C6" w:rsidDel="00C336FF">
          <w:delText>TexRight = right / imageW;</w:delText>
        </w:r>
      </w:del>
    </w:p>
    <w:p w14:paraId="46996624" w14:textId="168A520A" w:rsidR="006D40CB" w:rsidRPr="006A27C6" w:rsidDel="00C336FF" w:rsidRDefault="006D40CB" w:rsidP="00C336FF">
      <w:pPr>
        <w:pStyle w:val="Code"/>
        <w:rPr>
          <w:del w:id="1749" w:author="Matthew T. Munson" w:date="2021-04-21T16:29:00Z"/>
        </w:rPr>
      </w:pPr>
      <w:del w:id="1750" w:author="Matthew T. Munson" w:date="2021-04-21T16:29:00Z">
        <w:r w:rsidRPr="006A27C6" w:rsidDel="00C336FF">
          <w:delText xml:space="preserve">    this.</w:delText>
        </w:r>
        <w:r w:rsidDel="00C336FF">
          <w:delText>m</w:delText>
        </w:r>
        <w:r w:rsidRPr="006A27C6" w:rsidDel="00C336FF">
          <w:delText>TexBottom = bottom / imageH;</w:delText>
        </w:r>
      </w:del>
    </w:p>
    <w:p w14:paraId="05F04F05" w14:textId="1E854441" w:rsidR="006D40CB" w:rsidRPr="006A27C6" w:rsidDel="00C336FF" w:rsidRDefault="006D40CB" w:rsidP="00C336FF">
      <w:pPr>
        <w:pStyle w:val="Code"/>
        <w:rPr>
          <w:del w:id="1751" w:author="Matthew T. Munson" w:date="2021-04-21T16:29:00Z"/>
        </w:rPr>
      </w:pPr>
      <w:del w:id="1752" w:author="Matthew T. Munson" w:date="2021-04-21T16:29:00Z">
        <w:r w:rsidRPr="006A27C6" w:rsidDel="00C336FF">
          <w:delText xml:space="preserve">    this.</w:delText>
        </w:r>
        <w:r w:rsidDel="00C336FF">
          <w:delText>m</w:delText>
        </w:r>
        <w:r w:rsidRPr="006A27C6" w:rsidDel="00C336FF">
          <w:delText>TexTop = top / imageH;</w:delText>
        </w:r>
      </w:del>
    </w:p>
    <w:p w14:paraId="3CB18E1C" w14:textId="5F0FBB4A" w:rsidR="00C336FF" w:rsidRPr="006A27C6" w:rsidRDefault="006D40CB" w:rsidP="00C336FF">
      <w:pPr>
        <w:pStyle w:val="Code"/>
      </w:pPr>
      <w:del w:id="1753" w:author="Matthew T. Munson" w:date="2021-04-21T16:29:00Z">
        <w:r w:rsidRPr="006A27C6" w:rsidDel="00C336FF">
          <w:delText>};</w:delText>
        </w:r>
      </w:del>
    </w:p>
    <w:p w14:paraId="72530552" w14:textId="77777777" w:rsidR="006D40CB" w:rsidRDefault="006D40CB" w:rsidP="006D40CB">
      <w:pPr>
        <w:pStyle w:val="BodyTextCont"/>
      </w:pPr>
      <w:r>
        <w:t xml:space="preserve">Note that the </w:t>
      </w:r>
      <w:proofErr w:type="spellStart"/>
      <w:r w:rsidRPr="00333F2C">
        <w:rPr>
          <w:rStyle w:val="CodeInline"/>
        </w:rPr>
        <w:t>setElementPixelPositions</w:t>
      </w:r>
      <w:proofErr w:type="spell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77777777" w:rsidR="006D40CB" w:rsidRPr="006A27C6" w:rsidRDefault="006D40CB" w:rsidP="006D40CB">
      <w:pPr>
        <w:pStyle w:val="NumList"/>
        <w:numPr>
          <w:ilvl w:val="0"/>
          <w:numId w:val="14"/>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the corresponding values to the WebGL context.</w:t>
      </w:r>
    </w:p>
    <w:p w14:paraId="75F81392" w14:textId="46BEF0C5" w:rsidR="00C336FF" w:rsidRDefault="006D40CB" w:rsidP="00C336FF">
      <w:pPr>
        <w:pStyle w:val="Code"/>
        <w:rPr>
          <w:ins w:id="1754" w:author="Matthew T. Munson" w:date="2021-04-21T16:30:00Z"/>
        </w:rPr>
      </w:pPr>
      <w:del w:id="1755" w:author="Matthew T. Munson" w:date="2021-04-21T16:30:00Z">
        <w:r w:rsidRPr="006A27C6" w:rsidDel="00C336FF">
          <w:delText>SpriteRenderable</w:delText>
        </w:r>
      </w:del>
      <w:ins w:id="1756" w:author="Matthew T. Munson" w:date="2021-04-21T16:30:00Z">
        <w:r w:rsidR="00C336FF">
          <w:t>getElementUVCoordinateArray() {</w:t>
        </w:r>
      </w:ins>
    </w:p>
    <w:p w14:paraId="4913D162" w14:textId="77777777" w:rsidR="00C336FF" w:rsidRDefault="00C336FF" w:rsidP="00C336FF">
      <w:pPr>
        <w:pStyle w:val="Code"/>
        <w:rPr>
          <w:ins w:id="1757" w:author="Matthew T. Munson" w:date="2021-04-21T16:30:00Z"/>
        </w:rPr>
      </w:pPr>
      <w:ins w:id="1758" w:author="Matthew T. Munson" w:date="2021-04-21T16:30:00Z">
        <w:r>
          <w:t xml:space="preserve">        return [</w:t>
        </w:r>
      </w:ins>
    </w:p>
    <w:p w14:paraId="18548009" w14:textId="77777777" w:rsidR="00C336FF" w:rsidRDefault="00C336FF" w:rsidP="00C336FF">
      <w:pPr>
        <w:pStyle w:val="Code"/>
        <w:rPr>
          <w:ins w:id="1759" w:author="Matthew T. Munson" w:date="2021-04-21T16:30:00Z"/>
        </w:rPr>
      </w:pPr>
      <w:ins w:id="1760" w:author="Matthew T. Munson" w:date="2021-04-21T16:30:00Z">
        <w:r>
          <w:t xml:space="preserve">            this.mElmRight,  this.mElmTop,          // x,y of top-right</w:t>
        </w:r>
      </w:ins>
    </w:p>
    <w:p w14:paraId="7CC08E2A" w14:textId="77777777" w:rsidR="00C336FF" w:rsidRDefault="00C336FF" w:rsidP="00C336FF">
      <w:pPr>
        <w:pStyle w:val="Code"/>
        <w:rPr>
          <w:ins w:id="1761" w:author="Matthew T. Munson" w:date="2021-04-21T16:30:00Z"/>
        </w:rPr>
      </w:pPr>
      <w:ins w:id="1762" w:author="Matthew T. Munson" w:date="2021-04-21T16:30:00Z">
        <w:r>
          <w:t xml:space="preserve">            this.mElmLeft,   this.mElmTop,</w:t>
        </w:r>
      </w:ins>
    </w:p>
    <w:p w14:paraId="021AEA9B" w14:textId="77777777" w:rsidR="00C336FF" w:rsidRDefault="00C336FF" w:rsidP="00C336FF">
      <w:pPr>
        <w:pStyle w:val="Code"/>
        <w:rPr>
          <w:ins w:id="1763" w:author="Matthew T. Munson" w:date="2021-04-21T16:30:00Z"/>
        </w:rPr>
      </w:pPr>
      <w:ins w:id="1764" w:author="Matthew T. Munson" w:date="2021-04-21T16:30:00Z">
        <w:r>
          <w:t xml:space="preserve">            this.mElmRight,  this.mElmBottom,</w:t>
        </w:r>
      </w:ins>
    </w:p>
    <w:p w14:paraId="5DA6EDD6" w14:textId="77777777" w:rsidR="00C336FF" w:rsidRDefault="00C336FF" w:rsidP="00C336FF">
      <w:pPr>
        <w:pStyle w:val="Code"/>
        <w:rPr>
          <w:ins w:id="1765" w:author="Matthew T. Munson" w:date="2021-04-21T16:30:00Z"/>
        </w:rPr>
      </w:pPr>
      <w:ins w:id="1766" w:author="Matthew T. Munson" w:date="2021-04-21T16:30:00Z">
        <w:r>
          <w:t xml:space="preserve">            this.mElmLeft,   this.mElmBottom</w:t>
        </w:r>
      </w:ins>
    </w:p>
    <w:p w14:paraId="67FF070E" w14:textId="77777777" w:rsidR="00C336FF" w:rsidRDefault="00C336FF" w:rsidP="00C336FF">
      <w:pPr>
        <w:pStyle w:val="Code"/>
        <w:rPr>
          <w:ins w:id="1767" w:author="Matthew T. Munson" w:date="2021-04-21T16:30:00Z"/>
        </w:rPr>
      </w:pPr>
      <w:ins w:id="1768" w:author="Matthew T. Munson" w:date="2021-04-21T16:30:00Z">
        <w:r>
          <w:t xml:space="preserve">        ];</w:t>
        </w:r>
      </w:ins>
    </w:p>
    <w:p w14:paraId="7CF015D4" w14:textId="3DBE8C89" w:rsidR="006D40CB" w:rsidRPr="006A27C6" w:rsidDel="00C336FF" w:rsidRDefault="00C336FF" w:rsidP="00C336FF">
      <w:pPr>
        <w:pStyle w:val="Code"/>
        <w:rPr>
          <w:del w:id="1769" w:author="Matthew T. Munson" w:date="2021-04-21T16:30:00Z"/>
        </w:rPr>
      </w:pPr>
      <w:ins w:id="1770" w:author="Matthew T. Munson" w:date="2021-04-21T16:30:00Z">
        <w:r>
          <w:t xml:space="preserve">    }</w:t>
        </w:r>
      </w:ins>
      <w:del w:id="1771" w:author="Matthew T. Munson" w:date="2021-04-21T16:30:00Z">
        <w:r w:rsidR="006D40CB" w:rsidRPr="006A27C6" w:rsidDel="00C336FF">
          <w:delText>.prototype.</w:delText>
        </w:r>
        <w:r w:rsidR="006D40CB" w:rsidDel="00C336FF">
          <w:delText xml:space="preserve">getElementUVCoordinateArray </w:delText>
        </w:r>
        <w:r w:rsidR="006D40CB" w:rsidRPr="006A27C6" w:rsidDel="00C336FF">
          <w:delText>= function() {</w:delText>
        </w:r>
      </w:del>
    </w:p>
    <w:p w14:paraId="218259C8" w14:textId="619AB65A" w:rsidR="006D40CB" w:rsidRPr="006A27C6" w:rsidDel="00C336FF" w:rsidRDefault="006D40CB" w:rsidP="00C336FF">
      <w:pPr>
        <w:pStyle w:val="Code"/>
        <w:rPr>
          <w:del w:id="1772" w:author="Matthew T. Munson" w:date="2021-04-21T16:30:00Z"/>
        </w:rPr>
      </w:pPr>
      <w:del w:id="1773" w:author="Matthew T. Munson" w:date="2021-04-21T16:30:00Z">
        <w:r w:rsidRPr="006A27C6" w:rsidDel="00C336FF">
          <w:delText xml:space="preserve">    return [</w:delText>
        </w:r>
      </w:del>
    </w:p>
    <w:p w14:paraId="20BB1990" w14:textId="5C5AB825" w:rsidR="006D40CB" w:rsidRPr="006A27C6" w:rsidDel="00C336FF" w:rsidRDefault="006D40CB" w:rsidP="00C336FF">
      <w:pPr>
        <w:pStyle w:val="Code"/>
        <w:rPr>
          <w:del w:id="1774" w:author="Matthew T. Munson" w:date="2021-04-21T16:30:00Z"/>
        </w:rPr>
      </w:pPr>
      <w:del w:id="1775"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TexTop,          // x,y of top-right</w:delText>
        </w:r>
      </w:del>
    </w:p>
    <w:p w14:paraId="44D05CDD" w14:textId="3599E29A" w:rsidR="006D40CB" w:rsidRPr="006A27C6" w:rsidDel="00C336FF" w:rsidRDefault="006D40CB" w:rsidP="00C336FF">
      <w:pPr>
        <w:pStyle w:val="Code"/>
        <w:rPr>
          <w:del w:id="1776" w:author="Matthew T. Munson" w:date="2021-04-21T16:30:00Z"/>
        </w:rPr>
      </w:pPr>
      <w:del w:id="1777"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TexTop,</w:delText>
        </w:r>
      </w:del>
    </w:p>
    <w:p w14:paraId="088762EE" w14:textId="1DCBA117" w:rsidR="006D40CB" w:rsidRPr="006A27C6" w:rsidDel="00C336FF" w:rsidRDefault="006D40CB" w:rsidP="00C336FF">
      <w:pPr>
        <w:pStyle w:val="Code"/>
        <w:rPr>
          <w:del w:id="1778" w:author="Matthew T. Munson" w:date="2021-04-21T16:30:00Z"/>
        </w:rPr>
      </w:pPr>
      <w:del w:id="1779"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TexBottom,</w:delText>
        </w:r>
      </w:del>
    </w:p>
    <w:p w14:paraId="4CEAF35E" w14:textId="01DB59DD" w:rsidR="006D40CB" w:rsidRPr="006A27C6" w:rsidDel="00C336FF" w:rsidRDefault="006D40CB" w:rsidP="00C336FF">
      <w:pPr>
        <w:pStyle w:val="Code"/>
        <w:rPr>
          <w:del w:id="1780" w:author="Matthew T. Munson" w:date="2021-04-21T16:30:00Z"/>
        </w:rPr>
      </w:pPr>
      <w:del w:id="1781"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TexBottom</w:delText>
        </w:r>
      </w:del>
    </w:p>
    <w:p w14:paraId="6C872BBF" w14:textId="135E688E" w:rsidR="006D40CB" w:rsidRPr="006A27C6" w:rsidDel="00C336FF" w:rsidRDefault="006D40CB" w:rsidP="00C336FF">
      <w:pPr>
        <w:pStyle w:val="Code"/>
        <w:rPr>
          <w:del w:id="1782" w:author="Matthew T. Munson" w:date="2021-04-21T16:30:00Z"/>
        </w:rPr>
      </w:pPr>
      <w:del w:id="1783" w:author="Matthew T. Munson" w:date="2021-04-21T16:30:00Z">
        <w:r w:rsidRPr="006A27C6" w:rsidDel="00C336FF">
          <w:delText xml:space="preserve">    ];</w:delText>
        </w:r>
      </w:del>
    </w:p>
    <w:p w14:paraId="0474F727" w14:textId="0109F491" w:rsidR="00C336FF" w:rsidRPr="006A27C6" w:rsidRDefault="006D40CB" w:rsidP="00C336FF">
      <w:pPr>
        <w:pStyle w:val="Code"/>
      </w:pPr>
      <w:del w:id="1784" w:author="Matthew T. Munson" w:date="2021-04-21T16:30:00Z">
        <w:r w:rsidRPr="006A27C6" w:rsidDel="00C336FF">
          <w:delText>};</w:delText>
        </w:r>
      </w:del>
    </w:p>
    <w:p w14:paraId="3A1876EB" w14:textId="77777777" w:rsidR="006D40CB" w:rsidRPr="006A27C6" w:rsidRDefault="006D40CB" w:rsidP="006D40CB">
      <w:pPr>
        <w:pStyle w:val="NumList"/>
        <w:numPr>
          <w:ilvl w:val="0"/>
          <w:numId w:val="14"/>
        </w:numPr>
      </w:pPr>
      <w:r w:rsidRPr="006A27C6">
        <w:lastRenderedPageBreak/>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coordinates values into WebGL context before the actual drawing.</w:t>
      </w:r>
    </w:p>
    <w:p w14:paraId="398B9802" w14:textId="773A4AF7" w:rsidR="00C336FF" w:rsidRDefault="006D40CB" w:rsidP="00C336FF">
      <w:pPr>
        <w:pStyle w:val="Code"/>
        <w:rPr>
          <w:ins w:id="1785" w:author="Matthew T. Munson" w:date="2021-04-21T16:30:00Z"/>
        </w:rPr>
      </w:pPr>
      <w:del w:id="1786" w:author="Matthew T. Munson" w:date="2021-04-21T16:30:00Z">
        <w:r w:rsidRPr="006A27C6" w:rsidDel="00C336FF">
          <w:delText>SpriteRenderable</w:delText>
        </w:r>
      </w:del>
      <w:ins w:id="1787" w:author="Matthew T. Munson" w:date="2021-04-21T16:30:00Z">
        <w:r w:rsidR="00C336FF">
          <w:t>draw(camera) {</w:t>
        </w:r>
      </w:ins>
    </w:p>
    <w:p w14:paraId="3B5365FC" w14:textId="77777777" w:rsidR="00C336FF" w:rsidRDefault="00C336FF" w:rsidP="00C336FF">
      <w:pPr>
        <w:pStyle w:val="Code"/>
        <w:rPr>
          <w:ins w:id="1788" w:author="Matthew T. Munson" w:date="2021-04-21T16:30:00Z"/>
        </w:rPr>
      </w:pPr>
      <w:ins w:id="1789" w:author="Matthew T. Munson" w:date="2021-04-21T16:30:00Z">
        <w:r>
          <w:t xml:space="preserve">        // set the current texture coordinate</w:t>
        </w:r>
      </w:ins>
    </w:p>
    <w:p w14:paraId="097C458C" w14:textId="77777777" w:rsidR="00C336FF" w:rsidRDefault="00C336FF" w:rsidP="00C336FF">
      <w:pPr>
        <w:pStyle w:val="Code"/>
        <w:rPr>
          <w:ins w:id="1790" w:author="Matthew T. Munson" w:date="2021-04-21T16:30:00Z"/>
        </w:rPr>
      </w:pPr>
      <w:ins w:id="1791" w:author="Matthew T. Munson" w:date="2021-04-21T16:30:00Z">
        <w:r>
          <w:t xml:space="preserve">        // </w:t>
        </w:r>
      </w:ins>
    </w:p>
    <w:p w14:paraId="7F84CCE5" w14:textId="77777777" w:rsidR="00C336FF" w:rsidRDefault="00C336FF" w:rsidP="00C336FF">
      <w:pPr>
        <w:pStyle w:val="Code"/>
        <w:rPr>
          <w:ins w:id="1792" w:author="Matthew T. Munson" w:date="2021-04-21T16:30:00Z"/>
        </w:rPr>
      </w:pPr>
      <w:ins w:id="1793" w:author="Matthew T. Munson" w:date="2021-04-21T16:30:00Z">
        <w:r>
          <w:t xml:space="preserve">        // activate the texture</w:t>
        </w:r>
      </w:ins>
    </w:p>
    <w:p w14:paraId="24B56082" w14:textId="77777777" w:rsidR="00C336FF" w:rsidRDefault="00C336FF" w:rsidP="00C336FF">
      <w:pPr>
        <w:pStyle w:val="Code"/>
        <w:rPr>
          <w:ins w:id="1794" w:author="Matthew T. Munson" w:date="2021-04-21T16:30:00Z"/>
        </w:rPr>
      </w:pPr>
      <w:ins w:id="1795" w:author="Matthew T. Munson" w:date="2021-04-21T16:30:00Z">
        <w:r>
          <w:t xml:space="preserve">        this.mShader.setTextureCoordinate(this.getElementUVCoordinateArray());</w:t>
        </w:r>
      </w:ins>
    </w:p>
    <w:p w14:paraId="5D4423AE" w14:textId="77777777" w:rsidR="00C336FF" w:rsidRDefault="00C336FF" w:rsidP="00C336FF">
      <w:pPr>
        <w:pStyle w:val="Code"/>
        <w:rPr>
          <w:ins w:id="1796" w:author="Matthew T. Munson" w:date="2021-04-21T16:30:00Z"/>
        </w:rPr>
      </w:pPr>
      <w:ins w:id="1797" w:author="Matthew T. Munson" w:date="2021-04-21T16:30:00Z">
        <w:r>
          <w:t xml:space="preserve">        super.draw(camera);</w:t>
        </w:r>
      </w:ins>
    </w:p>
    <w:p w14:paraId="5796F820" w14:textId="1A19BCDB" w:rsidR="006D40CB" w:rsidRPr="006A27C6" w:rsidDel="00C336FF" w:rsidRDefault="00C336FF" w:rsidP="00C336FF">
      <w:pPr>
        <w:pStyle w:val="Code"/>
        <w:rPr>
          <w:del w:id="1798" w:author="Matthew T. Munson" w:date="2021-04-21T16:30:00Z"/>
        </w:rPr>
      </w:pPr>
      <w:ins w:id="1799" w:author="Matthew T. Munson" w:date="2021-04-21T16:30:00Z">
        <w:r>
          <w:t xml:space="preserve">    }</w:t>
        </w:r>
      </w:ins>
      <w:del w:id="1800" w:author="Matthew T. Munson" w:date="2021-04-21T16:30:00Z">
        <w:r w:rsidR="006D40CB" w:rsidRPr="006A27C6" w:rsidDel="00C336FF">
          <w:delText>.prototype.</w:delText>
        </w:r>
        <w:r w:rsidR="006D40CB" w:rsidDel="00C336FF">
          <w:delText>draw</w:delText>
        </w:r>
        <w:r w:rsidR="006D40CB" w:rsidRPr="006A27C6" w:rsidDel="00C336FF">
          <w:delText xml:space="preserve"> = function(pixelColor, vpMatrix) {</w:delText>
        </w:r>
      </w:del>
    </w:p>
    <w:p w14:paraId="55B9CCE6" w14:textId="01B93AA5" w:rsidR="006D40CB" w:rsidRPr="006A27C6" w:rsidDel="00C336FF" w:rsidRDefault="006D40CB" w:rsidP="00C336FF">
      <w:pPr>
        <w:pStyle w:val="Code"/>
        <w:rPr>
          <w:del w:id="1801" w:author="Matthew T. Munson" w:date="2021-04-21T16:30:00Z"/>
        </w:rPr>
      </w:pPr>
      <w:del w:id="1802" w:author="Matthew T. Munson" w:date="2021-04-21T16:30:00Z">
        <w:r w:rsidRPr="006A27C6" w:rsidDel="00C336FF">
          <w:delText xml:space="preserve">    // set the current texture coordinate</w:delText>
        </w:r>
      </w:del>
    </w:p>
    <w:p w14:paraId="53F67543" w14:textId="3D3D553A" w:rsidR="006D40CB" w:rsidRPr="006A27C6" w:rsidDel="00C336FF" w:rsidRDefault="006D40CB" w:rsidP="00C336FF">
      <w:pPr>
        <w:pStyle w:val="Code"/>
        <w:rPr>
          <w:del w:id="1803" w:author="Matthew T. Munson" w:date="2021-04-21T16:30:00Z"/>
        </w:rPr>
      </w:pPr>
      <w:del w:id="1804" w:author="Matthew T. Munson" w:date="2021-04-21T16:30:00Z">
        <w:r w:rsidRPr="006A27C6" w:rsidDel="00C336FF">
          <w:delText xml:space="preserve">    this.</w:delText>
        </w:r>
        <w:r w:rsidDel="00C336FF">
          <w:delText>m</w:delText>
        </w:r>
        <w:r w:rsidRPr="006A27C6" w:rsidDel="00C336FF">
          <w:delText>Shader.</w:delText>
        </w:r>
        <w:r w:rsidDel="00C336FF">
          <w:delText>set</w:delText>
        </w:r>
        <w:r w:rsidRPr="006A27C6" w:rsidDel="00C336FF">
          <w:delText>TextureCoordinate(this.</w:delText>
        </w:r>
        <w:r w:rsidRPr="00117E51" w:rsidDel="00C336FF">
          <w:delText>getElementUVCoordinateArray</w:delText>
        </w:r>
        <w:r w:rsidDel="00C336FF">
          <w:delText>(</w:delText>
        </w:r>
        <w:r w:rsidRPr="006A27C6" w:rsidDel="00C336FF">
          <w:delText>));</w:delText>
        </w:r>
      </w:del>
    </w:p>
    <w:p w14:paraId="30FD5FC9" w14:textId="55AE7D18" w:rsidR="006D40CB" w:rsidRPr="006A27C6" w:rsidDel="00C336FF" w:rsidRDefault="006D40CB" w:rsidP="00C336FF">
      <w:pPr>
        <w:pStyle w:val="Code"/>
        <w:rPr>
          <w:del w:id="1805" w:author="Matthew T. Munson" w:date="2021-04-21T16:30:00Z"/>
        </w:rPr>
      </w:pPr>
      <w:del w:id="1806" w:author="Matthew T. Munson" w:date="2021-04-21T16:30:00Z">
        <w:r w:rsidRPr="006A27C6" w:rsidDel="00C336FF">
          <w:delText xml:space="preserve">    TextureRenderable.prototype.</w:delText>
        </w:r>
        <w:r w:rsidDel="00C336FF">
          <w:delText>draw</w:delText>
        </w:r>
        <w:r w:rsidRPr="006A27C6" w:rsidDel="00C336FF">
          <w:delText>.call(this, pixelColor, vpMatrix);</w:delText>
        </w:r>
      </w:del>
    </w:p>
    <w:p w14:paraId="552B8C2B" w14:textId="4055E053" w:rsidR="00C336FF" w:rsidRPr="006A27C6" w:rsidRDefault="006D40CB" w:rsidP="00C336FF">
      <w:pPr>
        <w:pStyle w:val="Code"/>
      </w:pPr>
      <w:del w:id="1807" w:author="Matthew T. Munson" w:date="2021-04-21T16:30:00Z">
        <w:r w:rsidRPr="006A27C6" w:rsidDel="00C336FF">
          <w:delText xml:space="preserve">}; </w:delText>
        </w:r>
      </w:del>
    </w:p>
    <w:p w14:paraId="40002BDD" w14:textId="77777777" w:rsidR="006D40CB" w:rsidRPr="006A27C6" w:rsidRDefault="006D40CB" w:rsidP="006D40CB">
      <w:pPr>
        <w:pStyle w:val="Heading4"/>
      </w:pPr>
      <w:proofErr w:type="spellStart"/>
      <w:r>
        <w:t>SpriteShader</w:t>
      </w:r>
      <w:proofErr w:type="spellEnd"/>
      <w:r>
        <w:t xml:space="preserve"> as a </w:t>
      </w:r>
      <w:commentRangeStart w:id="1808"/>
      <w:r>
        <w:t>Default R</w:t>
      </w:r>
      <w:r w:rsidRPr="006A27C6">
        <w:t>esource</w:t>
      </w:r>
      <w:commentRangeEnd w:id="1808"/>
      <w:r w:rsidR="00C336FF">
        <w:rPr>
          <w:rStyle w:val="CommentReference"/>
          <w:rFonts w:asciiTheme="minorHAnsi" w:eastAsiaTheme="minorHAnsi" w:hAnsiTheme="minorHAnsi" w:cstheme="minorBidi"/>
          <w:i w:val="0"/>
          <w:iCs w:val="0"/>
          <w:color w:val="auto"/>
        </w:rPr>
        <w:commentReference w:id="1808"/>
      </w:r>
    </w:p>
    <w:p w14:paraId="619F96E6" w14:textId="472BF3F5" w:rsidR="006D40CB" w:rsidRPr="006A27C6" w:rsidRDefault="006D40CB" w:rsidP="006D40CB">
      <w:pPr>
        <w:pStyle w:val="BodyTextFirst"/>
      </w:pPr>
      <w:r>
        <w:t xml:space="preserve">Similar to </w:t>
      </w:r>
      <w:proofErr w:type="spellStart"/>
      <w:r w:rsidRPr="003126E7">
        <w:rPr>
          <w:rStyle w:val="CodeInline"/>
        </w:rPr>
        <w:t>SimpleShader</w:t>
      </w:r>
      <w:proofErr w:type="spellEnd"/>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del w:id="1809" w:author="Matthew T. Munson" w:date="2021-04-21T16:31:00Z">
        <w:r w:rsidRPr="006A27C6" w:rsidDel="00C336FF">
          <w:rPr>
            <w:rStyle w:val="CodeInline"/>
          </w:rPr>
          <w:delText>DefaultResources</w:delText>
        </w:r>
      </w:del>
      <w:ins w:id="1810" w:author="Matthew T. Munson" w:date="2021-04-21T16:31:00Z">
        <w:r w:rsidR="00C336FF">
          <w:rPr>
            <w:rStyle w:val="CodeInline"/>
          </w:rPr>
          <w:t>Shader Resources</w:t>
        </w:r>
      </w:ins>
      <w:r w:rsidRPr="006A27C6">
        <w:t>.</w:t>
      </w:r>
    </w:p>
    <w:p w14:paraId="426CEFB0" w14:textId="7E4F05F5" w:rsidR="006D40CB" w:rsidRPr="006A27C6" w:rsidRDefault="006D40CB" w:rsidP="006D40CB">
      <w:pPr>
        <w:pStyle w:val="NumList"/>
        <w:numPr>
          <w:ilvl w:val="0"/>
          <w:numId w:val="62"/>
        </w:numPr>
      </w:pPr>
      <w:r w:rsidRPr="006A27C6">
        <w:t>In</w:t>
      </w:r>
      <w:r>
        <w:t xml:space="preserve"> </w:t>
      </w:r>
      <w:r w:rsidRPr="006D40CB">
        <w:t>the</w:t>
      </w:r>
      <w:r>
        <w:t xml:space="preserve"> </w:t>
      </w:r>
      <w:del w:id="1811" w:author="Matthew T. Munson" w:date="2021-04-21T16:31:00Z">
        <w:r w:rsidRPr="00744D98" w:rsidDel="00C336FF">
          <w:rPr>
            <w:rStyle w:val="CodeInline"/>
          </w:rPr>
          <w:delText>Engine_</w:delText>
        </w:r>
        <w:r w:rsidRPr="006A27C6" w:rsidDel="00C336FF">
          <w:rPr>
            <w:rStyle w:val="CodeInline"/>
          </w:rPr>
          <w:delText>DefaultResources</w:delText>
        </w:r>
      </w:del>
      <w:ins w:id="1812" w:author="Matthew T. Munson" w:date="2021-04-21T16:31:00Z">
        <w:r w:rsidR="00C336FF">
          <w:rPr>
            <w:rStyle w:val="CodeInline"/>
          </w:rPr>
          <w:t>engine/core/shader_resources</w:t>
        </w:r>
      </w:ins>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add a variable </w:t>
      </w:r>
      <w:r>
        <w:t xml:space="preserve">for storing a </w:t>
      </w:r>
      <w:proofErr w:type="spellStart"/>
      <w:r w:rsidRPr="006A27C6">
        <w:rPr>
          <w:rStyle w:val="CodeInline"/>
        </w:rPr>
        <w:t>SpriteShader</w:t>
      </w:r>
      <w:proofErr w:type="spellEnd"/>
      <w:r>
        <w:t>.</w:t>
      </w:r>
    </w:p>
    <w:p w14:paraId="68340F9F" w14:textId="045FBB10" w:rsidR="006D40CB" w:rsidRDefault="006D40CB" w:rsidP="006D40CB">
      <w:pPr>
        <w:pStyle w:val="Code"/>
        <w:rPr>
          <w:ins w:id="1813" w:author="Matthew T. Munson" w:date="2021-04-21T16:32:00Z"/>
        </w:rPr>
      </w:pPr>
      <w:del w:id="1814" w:author="Matthew T. Munson" w:date="2021-04-21T16:32:00Z">
        <w:r w:rsidRPr="006A27C6" w:rsidDel="00C336FF">
          <w:delText xml:space="preserve">    var </w:delText>
        </w:r>
      </w:del>
      <w:ins w:id="1815" w:author="Matthew T. Munson" w:date="2021-04-21T16:32:00Z">
        <w:r w:rsidR="00C336FF" w:rsidRPr="00C336FF">
          <w:t>let mSpriteShader = null;</w:t>
        </w:r>
      </w:ins>
      <w:del w:id="1816" w:author="Matthew T. Munson" w:date="2021-04-21T16:32:00Z">
        <w:r w:rsidDel="00C336FF">
          <w:delText>m</w:delText>
        </w:r>
        <w:r w:rsidRPr="006A27C6" w:rsidDel="00C336FF">
          <w:delText>SpriteShader = null;</w:delText>
        </w:r>
      </w:del>
    </w:p>
    <w:p w14:paraId="1943FF70" w14:textId="77777777" w:rsidR="00C336FF" w:rsidRPr="006A27C6" w:rsidRDefault="00C336FF" w:rsidP="006D40CB">
      <w:pPr>
        <w:pStyle w:val="Code"/>
      </w:pPr>
    </w:p>
    <w:p w14:paraId="30483B0D" w14:textId="77777777" w:rsidR="006D40CB" w:rsidRPr="006A27C6" w:rsidRDefault="006D40CB" w:rsidP="006D40CB">
      <w:pPr>
        <w:pStyle w:val="NumList"/>
        <w:numPr>
          <w:ilvl w:val="0"/>
          <w:numId w:val="14"/>
        </w:numPr>
      </w:pPr>
      <w:r w:rsidRPr="006D40CB">
        <w:t>Define</w:t>
      </w:r>
      <w:r w:rsidRPr="006A27C6">
        <w:t xml:space="preserve"> a getter function for the </w:t>
      </w:r>
      <w:proofErr w:type="spellStart"/>
      <w:r w:rsidRPr="006A27C6">
        <w:rPr>
          <w:rStyle w:val="CodeInline"/>
        </w:rPr>
        <w:t>SpriteShader</w:t>
      </w:r>
      <w:proofErr w:type="spellEnd"/>
      <w:r>
        <w:t>.</w:t>
      </w:r>
    </w:p>
    <w:p w14:paraId="5E0E37F7" w14:textId="03C87D83" w:rsidR="006D40CB" w:rsidRDefault="006D40CB" w:rsidP="006D40CB">
      <w:pPr>
        <w:pStyle w:val="Code"/>
        <w:rPr>
          <w:ins w:id="1817" w:author="Matthew T. Munson" w:date="2021-04-21T16:32:00Z"/>
        </w:rPr>
      </w:pPr>
      <w:del w:id="1818" w:author="Matthew T. Munson" w:date="2021-04-21T16:33:00Z">
        <w:r w:rsidRPr="006A27C6" w:rsidDel="00C336FF">
          <w:delText xml:space="preserve">var </w:delText>
        </w:r>
      </w:del>
      <w:ins w:id="1819" w:author="Matthew T. Munson" w:date="2021-04-21T16:32:00Z">
        <w:r w:rsidR="00C336FF" w:rsidRPr="00C336FF">
          <w:t>function getSpriteShader() { return mSpriteShader; }</w:t>
        </w:r>
      </w:ins>
      <w:del w:id="1820" w:author="Matthew T. Munson" w:date="2021-04-21T16:32:00Z">
        <w:r w:rsidDel="00C336FF">
          <w:delText>get</w:delText>
        </w:r>
        <w:r w:rsidRPr="006A27C6" w:rsidDel="00C336FF">
          <w:delText xml:space="preserve">SpriteShader = function() { return </w:delText>
        </w:r>
        <w:r w:rsidDel="00C336FF">
          <w:delText>m</w:delText>
        </w:r>
        <w:r w:rsidRPr="006A27C6" w:rsidDel="00C336FF">
          <w:delText>SpriteShader; };</w:delText>
        </w:r>
      </w:del>
    </w:p>
    <w:p w14:paraId="50827989" w14:textId="77777777" w:rsidR="00C336FF" w:rsidRPr="006A27C6" w:rsidRDefault="00C336FF" w:rsidP="006D40CB">
      <w:pPr>
        <w:pStyle w:val="Code"/>
      </w:pPr>
    </w:p>
    <w:p w14:paraId="6285DB31" w14:textId="77777777" w:rsidR="006D40CB" w:rsidRPr="006A27C6" w:rsidDel="007A7EB5" w:rsidRDefault="006D40CB" w:rsidP="006D40CB">
      <w:pPr>
        <w:pStyle w:val="NumList"/>
        <w:numPr>
          <w:ilvl w:val="0"/>
          <w:numId w:val="14"/>
        </w:numPr>
        <w:rPr>
          <w:del w:id="1821" w:author="Matthew T. Munson" w:date="2021-04-21T16:36:00Z"/>
        </w:rPr>
      </w:pPr>
      <w:r w:rsidRPr="006D40CB">
        <w:t>Modify</w:t>
      </w:r>
      <w:r w:rsidRPr="006A27C6">
        <w:t xml:space="preserve"> the </w:t>
      </w:r>
      <w:del w:id="1822" w:author="Matthew T. Munson" w:date="2021-04-21T16:36:00Z">
        <w:r w:rsidRPr="006A27C6" w:rsidDel="007A7EB5">
          <w:rPr>
            <w:rStyle w:val="CodeInline"/>
          </w:rPr>
          <w:delText>_</w:delText>
        </w:r>
      </w:del>
      <w:proofErr w:type="spellStart"/>
      <w:r>
        <w:rPr>
          <w:rStyle w:val="CodeInline"/>
        </w:rPr>
        <w:t>createShaders</w:t>
      </w:r>
      <w:proofErr w:type="spellEnd"/>
      <w:r w:rsidRPr="006A27C6">
        <w:t xml:space="preserve"> function to also create the </w:t>
      </w:r>
      <w:proofErr w:type="spellStart"/>
      <w:r w:rsidRPr="006A27C6">
        <w:rPr>
          <w:rStyle w:val="CodeInline"/>
        </w:rPr>
        <w:t>SpriteShader</w:t>
      </w:r>
      <w:proofErr w:type="spellEnd"/>
      <w:r>
        <w:t>.</w:t>
      </w:r>
    </w:p>
    <w:p w14:paraId="0AC6E135" w14:textId="06F27C50" w:rsidR="007A7EB5" w:rsidRDefault="006D40CB" w:rsidP="007A7EB5">
      <w:pPr>
        <w:pStyle w:val="NumList"/>
        <w:numPr>
          <w:ilvl w:val="0"/>
          <w:numId w:val="14"/>
        </w:numPr>
        <w:rPr>
          <w:ins w:id="1823" w:author="Matthew T. Munson" w:date="2021-04-21T16:36:00Z"/>
        </w:rPr>
        <w:pPrChange w:id="1824" w:author="Matthew T. Munson" w:date="2021-04-21T16:36:00Z">
          <w:pPr>
            <w:pStyle w:val="Code"/>
          </w:pPr>
        </w:pPrChange>
      </w:pPr>
      <w:del w:id="1825" w:author="Matthew T. Munson" w:date="2021-04-21T16:36:00Z">
        <w:r w:rsidRPr="006A27C6" w:rsidDel="007A7EB5">
          <w:delText xml:space="preserve">    </w:delText>
        </w:r>
        <w:r w:rsidR="007A7EB5" w:rsidRPr="006A27C6" w:rsidDel="007A7EB5">
          <w:delText>V</w:delText>
        </w:r>
        <w:r w:rsidRPr="006A27C6" w:rsidDel="007A7EB5">
          <w:delText>ar</w:delText>
        </w:r>
      </w:del>
      <w:r w:rsidRPr="006A27C6">
        <w:t xml:space="preserve"> </w:t>
      </w:r>
    </w:p>
    <w:p w14:paraId="545364D4" w14:textId="77777777" w:rsidR="007A7EB5" w:rsidRDefault="007A7EB5" w:rsidP="007A7EB5">
      <w:pPr>
        <w:pStyle w:val="Code"/>
        <w:rPr>
          <w:ins w:id="1826" w:author="Matthew T. Munson" w:date="2021-04-21T16:36:00Z"/>
        </w:rPr>
      </w:pPr>
      <w:ins w:id="1827" w:author="Matthew T. Munson" w:date="2021-04-21T16:36:00Z">
        <w:r>
          <w:t>function createShaders() {</w:t>
        </w:r>
      </w:ins>
    </w:p>
    <w:p w14:paraId="1E4FE944" w14:textId="77777777" w:rsidR="007A7EB5" w:rsidRDefault="007A7EB5" w:rsidP="007A7EB5">
      <w:pPr>
        <w:pStyle w:val="Code"/>
        <w:rPr>
          <w:ins w:id="1828" w:author="Matthew T. Munson" w:date="2021-04-21T16:36:00Z"/>
        </w:rPr>
      </w:pPr>
      <w:ins w:id="1829" w:author="Matthew T. Munson" w:date="2021-04-21T16:36:00Z">
        <w:r>
          <w:t xml:space="preserve">    mConstColorShader = new SimpleShader(kSimpleVS, kSimpleFS);</w:t>
        </w:r>
      </w:ins>
    </w:p>
    <w:p w14:paraId="7AB49DC8" w14:textId="77777777" w:rsidR="007A7EB5" w:rsidRDefault="007A7EB5" w:rsidP="007A7EB5">
      <w:pPr>
        <w:pStyle w:val="Code"/>
        <w:rPr>
          <w:ins w:id="1830" w:author="Matthew T. Munson" w:date="2021-04-21T16:36:00Z"/>
        </w:rPr>
      </w:pPr>
      <w:ins w:id="1831" w:author="Matthew T. Munson" w:date="2021-04-21T16:36:00Z">
        <w:r>
          <w:t xml:space="preserve">    mTextureShader = new TextureShader(kTextureVS, kTextureFS);</w:t>
        </w:r>
      </w:ins>
    </w:p>
    <w:p w14:paraId="7E15F7D1" w14:textId="77777777" w:rsidR="007A7EB5" w:rsidRPr="007A7EB5" w:rsidRDefault="007A7EB5" w:rsidP="007A7EB5">
      <w:pPr>
        <w:pStyle w:val="Code"/>
        <w:rPr>
          <w:ins w:id="1832" w:author="Matthew T. Munson" w:date="2021-04-21T16:36:00Z"/>
          <w:rStyle w:val="CodeBold"/>
          <w:rPrChange w:id="1833" w:author="Matthew T. Munson" w:date="2021-04-21T16:37:00Z">
            <w:rPr>
              <w:ins w:id="1834" w:author="Matthew T. Munson" w:date="2021-04-21T16:36:00Z"/>
            </w:rPr>
          </w:rPrChange>
        </w:rPr>
      </w:pPr>
      <w:ins w:id="1835" w:author="Matthew T. Munson" w:date="2021-04-21T16:36:00Z">
        <w:r>
          <w:t xml:space="preserve">    </w:t>
        </w:r>
        <w:r w:rsidRPr="007A7EB5">
          <w:rPr>
            <w:rStyle w:val="CodeBold"/>
            <w:rPrChange w:id="1836" w:author="Matthew T. Munson" w:date="2021-04-21T16:37:00Z">
              <w:rPr/>
            </w:rPrChange>
          </w:rPr>
          <w:t>mSpriteShader = new SpriteShader(kTextureVS, kTextureFS);</w:t>
        </w:r>
      </w:ins>
    </w:p>
    <w:p w14:paraId="4436C62F" w14:textId="2BD0F800" w:rsidR="006D40CB" w:rsidRPr="006A27C6" w:rsidDel="007A7EB5" w:rsidRDefault="007A7EB5" w:rsidP="007A7EB5">
      <w:pPr>
        <w:pStyle w:val="Code"/>
        <w:rPr>
          <w:del w:id="1837" w:author="Matthew T. Munson" w:date="2021-04-21T16:36:00Z"/>
        </w:rPr>
      </w:pPr>
      <w:ins w:id="1838" w:author="Matthew T. Munson" w:date="2021-04-21T16:36:00Z">
        <w:r>
          <w:t>}</w:t>
        </w:r>
      </w:ins>
      <w:del w:id="1839" w:author="Matthew T. Munson" w:date="2021-04-21T16:36:00Z">
        <w:r w:rsidR="006D40CB" w:rsidRPr="006A27C6" w:rsidDel="007A7EB5">
          <w:delText>_</w:delText>
        </w:r>
        <w:r w:rsidR="006D40CB" w:rsidDel="007A7EB5">
          <w:delText>createShaders</w:delText>
        </w:r>
        <w:r w:rsidR="006D40CB" w:rsidRPr="006A27C6" w:rsidDel="007A7EB5">
          <w:delText xml:space="preserve"> = function(callBackFunction) {</w:delText>
        </w:r>
      </w:del>
    </w:p>
    <w:p w14:paraId="045DDBAF" w14:textId="7256FD13" w:rsidR="006D40CB" w:rsidRPr="006A27C6" w:rsidDel="007A7EB5" w:rsidRDefault="006D40CB" w:rsidP="007A7EB5">
      <w:pPr>
        <w:pStyle w:val="Code"/>
        <w:rPr>
          <w:del w:id="1840" w:author="Matthew T. Munson" w:date="2021-04-21T16:36:00Z"/>
        </w:rPr>
      </w:pPr>
      <w:del w:id="1841" w:author="Matthew T. Munson" w:date="2021-04-21T16:36:00Z">
        <w:r w:rsidRPr="006A27C6" w:rsidDel="007A7EB5">
          <w:delText xml:space="preserve">        gEngine.ResourceMap.</w:delText>
        </w:r>
        <w:r w:rsidDel="007A7EB5">
          <w:delText>set</w:delText>
        </w:r>
        <w:r w:rsidRPr="006A27C6" w:rsidDel="007A7EB5">
          <w:delText>LoadCompleteCallback(null);</w:delText>
        </w:r>
      </w:del>
    </w:p>
    <w:p w14:paraId="1FC17D8D" w14:textId="317B63B2" w:rsidR="006D40CB" w:rsidRPr="006A27C6" w:rsidDel="007A7EB5" w:rsidRDefault="006D40CB" w:rsidP="007A7EB5">
      <w:pPr>
        <w:pStyle w:val="Code"/>
        <w:rPr>
          <w:del w:id="1842" w:author="Matthew T. Munson" w:date="2021-04-21T16:36:00Z"/>
        </w:rPr>
      </w:pPr>
      <w:del w:id="1843" w:author="Matthew T. Munson" w:date="2021-04-21T16:36:00Z">
        <w:r w:rsidRPr="006A27C6" w:rsidDel="007A7EB5">
          <w:delText xml:space="preserve">        </w:delText>
        </w:r>
        <w:r w:rsidDel="007A7EB5">
          <w:delText>m</w:delText>
        </w:r>
        <w:r w:rsidRPr="006A27C6" w:rsidDel="007A7EB5">
          <w:delText>ConstColorShader = new SimpleShader(</w:delText>
        </w:r>
        <w:r w:rsidDel="007A7EB5">
          <w:delText>k</w:delText>
        </w:r>
        <w:r w:rsidRPr="006A27C6" w:rsidDel="007A7EB5">
          <w:delText xml:space="preserve">SimpleVS, </w:delText>
        </w:r>
        <w:r w:rsidDel="007A7EB5">
          <w:delText>k</w:delText>
        </w:r>
        <w:r w:rsidRPr="006A27C6" w:rsidDel="007A7EB5">
          <w:delText>SimpleFS);</w:delText>
        </w:r>
      </w:del>
    </w:p>
    <w:p w14:paraId="5CFA4DCE" w14:textId="112C4F7E" w:rsidR="006D40CB" w:rsidRPr="006A27C6" w:rsidDel="007A7EB5" w:rsidRDefault="006D40CB" w:rsidP="007A7EB5">
      <w:pPr>
        <w:pStyle w:val="Code"/>
        <w:rPr>
          <w:del w:id="1844" w:author="Matthew T. Munson" w:date="2021-04-21T16:36:00Z"/>
        </w:rPr>
      </w:pPr>
      <w:del w:id="1845" w:author="Matthew T. Munson" w:date="2021-04-21T16:36:00Z">
        <w:r w:rsidRPr="006A27C6" w:rsidDel="007A7EB5">
          <w:delText xml:space="preserve">        </w:delText>
        </w:r>
        <w:r w:rsidDel="007A7EB5">
          <w:delText>m</w:delText>
        </w:r>
        <w:r w:rsidRPr="006A27C6" w:rsidDel="007A7EB5">
          <w:delText>TextureShader = new TextureShader(</w:delText>
        </w:r>
        <w:r w:rsidDel="007A7EB5">
          <w:delText>k</w:delText>
        </w:r>
        <w:r w:rsidRPr="006A27C6" w:rsidDel="007A7EB5">
          <w:delText xml:space="preserve">TextureVS, </w:delText>
        </w:r>
        <w:r w:rsidDel="007A7EB5">
          <w:delText>k</w:delText>
        </w:r>
        <w:r w:rsidRPr="006A27C6" w:rsidDel="007A7EB5">
          <w:delText>TextureFS);</w:delText>
        </w:r>
      </w:del>
    </w:p>
    <w:p w14:paraId="0987D1E6" w14:textId="2A437E03" w:rsidR="006D40CB" w:rsidRPr="006A27C6" w:rsidDel="007A7EB5" w:rsidRDefault="006D40CB" w:rsidP="007A7EB5">
      <w:pPr>
        <w:pStyle w:val="Code"/>
        <w:rPr>
          <w:del w:id="1846" w:author="Matthew T. Munson" w:date="2021-04-21T16:36:00Z"/>
          <w:rStyle w:val="CodeBold"/>
        </w:rPr>
      </w:pPr>
      <w:del w:id="1847" w:author="Matthew T. Munson" w:date="2021-04-21T16:36:00Z">
        <w:r w:rsidRPr="006A27C6" w:rsidDel="007A7EB5">
          <w:delText xml:space="preserve">        </w:delText>
        </w:r>
        <w:r w:rsidDel="007A7EB5">
          <w:rPr>
            <w:rStyle w:val="CodeBold"/>
          </w:rPr>
          <w:delText>m</w:delText>
        </w:r>
        <w:r w:rsidRPr="006A27C6" w:rsidDel="007A7EB5">
          <w:rPr>
            <w:rStyle w:val="CodeBold"/>
          </w:rPr>
          <w:delText>SpriteShader =  new SpriteShader(</w:delText>
        </w:r>
        <w:r w:rsidDel="007A7EB5">
          <w:rPr>
            <w:rStyle w:val="CodeBold"/>
          </w:rPr>
          <w:delText>k</w:delText>
        </w:r>
        <w:r w:rsidRPr="006A27C6" w:rsidDel="007A7EB5">
          <w:rPr>
            <w:rStyle w:val="CodeBold"/>
          </w:rPr>
          <w:delText xml:space="preserve">TextureVS, </w:delText>
        </w:r>
        <w:r w:rsidDel="007A7EB5">
          <w:rPr>
            <w:rStyle w:val="CodeBold"/>
          </w:rPr>
          <w:delText>k</w:delText>
        </w:r>
        <w:r w:rsidRPr="006A27C6" w:rsidDel="007A7EB5">
          <w:rPr>
            <w:rStyle w:val="CodeBold"/>
          </w:rPr>
          <w:delText>TextureFS);</w:delText>
        </w:r>
      </w:del>
    </w:p>
    <w:p w14:paraId="3A8C13E9" w14:textId="6C7F2F92" w:rsidR="006D40CB" w:rsidRPr="006A27C6" w:rsidDel="007A7EB5" w:rsidRDefault="006D40CB" w:rsidP="007A7EB5">
      <w:pPr>
        <w:pStyle w:val="Code"/>
        <w:rPr>
          <w:del w:id="1848" w:author="Matthew T. Munson" w:date="2021-04-21T16:36:00Z"/>
        </w:rPr>
      </w:pPr>
      <w:del w:id="1849" w:author="Matthew T. Munson" w:date="2021-04-21T16:36:00Z">
        <w:r w:rsidRPr="006A27C6" w:rsidDel="007A7EB5">
          <w:delText xml:space="preserve">        callBackFunction();</w:delText>
        </w:r>
      </w:del>
    </w:p>
    <w:p w14:paraId="611BFB10" w14:textId="49BF8B64" w:rsidR="007A7EB5" w:rsidRPr="006A27C6" w:rsidRDefault="006D40CB" w:rsidP="007A7EB5">
      <w:pPr>
        <w:pStyle w:val="Code"/>
      </w:pPr>
      <w:del w:id="1850" w:author="Matthew T. Munson" w:date="2021-04-21T16:36:00Z">
        <w:r w:rsidRPr="006A27C6" w:rsidDel="007A7EB5">
          <w:delText xml:space="preserve">    };</w:delText>
        </w:r>
      </w:del>
    </w:p>
    <w:p w14:paraId="2068932C" w14:textId="7A41296E" w:rsidR="006D40CB" w:rsidRDefault="006D40CB" w:rsidP="006D40CB">
      <w:pPr>
        <w:pStyle w:val="BodyTextCont"/>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ins w:id="1851" w:author="Matthew T. Munson" w:date="2021-04-21T16:37:00Z">
        <w:r w:rsidR="007A7EB5">
          <w:rPr>
            <w:rStyle w:val="CodeInline"/>
          </w:rPr>
          <w:t>t</w:t>
        </w:r>
      </w:ins>
      <w:del w:id="1852" w:author="Matthew T. Munson" w:date="2021-04-21T16:37:00Z">
        <w:r w:rsidRPr="00C625A6" w:rsidDel="007A7EB5">
          <w:rPr>
            <w:rStyle w:val="CodeInline"/>
          </w:rPr>
          <w:delText>T</w:delText>
        </w:r>
      </w:del>
      <w:r w:rsidRPr="00C625A6">
        <w:rPr>
          <w:rStyle w:val="CodeInline"/>
        </w:rPr>
        <w:t>exture</w:t>
      </w:r>
      <w:ins w:id="1853" w:author="Matthew T. Munson" w:date="2021-04-21T16:37:00Z">
        <w:r w:rsidR="007A7EB5">
          <w:rPr>
            <w:rStyle w:val="CodeInline"/>
          </w:rPr>
          <w:t>_vs</w:t>
        </w:r>
      </w:ins>
      <w:del w:id="1854" w:author="Matthew T. Munson" w:date="2021-04-21T16:37:00Z">
        <w:r w:rsidRPr="00C625A6" w:rsidDel="007A7EB5">
          <w:rPr>
            <w:rStyle w:val="CodeInline"/>
          </w:rPr>
          <w:delText>VS</w:delText>
        </w:r>
      </w:del>
      <w:r w:rsidRPr="00C625A6">
        <w:rPr>
          <w:rStyle w:val="CodeInline"/>
        </w:rPr>
        <w:t>.glsl</w:t>
      </w:r>
      <w:proofErr w:type="spellEnd"/>
      <w:r>
        <w:t xml:space="preserve"> and </w:t>
      </w:r>
      <w:proofErr w:type="spellStart"/>
      <w:ins w:id="1855" w:author="Matthew T. Munson" w:date="2021-04-21T16:38:00Z">
        <w:r w:rsidR="007A7EB5" w:rsidRPr="007A7EB5">
          <w:rPr>
            <w:rStyle w:val="CodeInline"/>
            <w:rPrChange w:id="1856" w:author="Matthew T. Munson" w:date="2021-04-21T16:38:00Z">
              <w:rPr/>
            </w:rPrChange>
          </w:rPr>
          <w:t>texture_fs</w:t>
        </w:r>
      </w:ins>
      <w:del w:id="1857" w:author="Matthew T. Munson" w:date="2021-04-21T16:37:00Z">
        <w:r w:rsidRPr="007A7EB5" w:rsidDel="007A7EB5">
          <w:rPr>
            <w:rStyle w:val="CodeInline"/>
            <w:rPrChange w:id="1858" w:author="Matthew T. Munson" w:date="2021-04-21T16:38:00Z">
              <w:rPr>
                <w:rStyle w:val="CodeInline"/>
              </w:rPr>
            </w:rPrChange>
          </w:rPr>
          <w:delText>Texture</w:delText>
        </w:r>
      </w:del>
      <w:del w:id="1859" w:author="Matthew T. Munson" w:date="2021-04-21T16:38:00Z">
        <w:r w:rsidRPr="007A7EB5" w:rsidDel="007A7EB5">
          <w:rPr>
            <w:rStyle w:val="CodeInline"/>
            <w:rPrChange w:id="1860" w:author="Matthew T. Munson" w:date="2021-04-21T16:38:00Z">
              <w:rPr>
                <w:rStyle w:val="CodeInline"/>
              </w:rPr>
            </w:rPrChange>
          </w:rPr>
          <w:delText>FS</w:delText>
        </w:r>
      </w:del>
      <w:r w:rsidRPr="007A7EB5">
        <w:rPr>
          <w:rStyle w:val="CodeInline"/>
          <w:rPrChange w:id="1861" w:author="Matthew T. Munson" w:date="2021-04-21T16:38:00Z">
            <w:rPr>
              <w:rStyle w:val="CodeInline"/>
            </w:rPr>
          </w:rPrChang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66E2B89A" w14:textId="77777777" w:rsidR="006D40CB" w:rsidRPr="006A27C6" w:rsidRDefault="006D40CB" w:rsidP="006D40CB">
      <w:pPr>
        <w:pStyle w:val="NumList"/>
        <w:numPr>
          <w:ilvl w:val="0"/>
          <w:numId w:val="14"/>
        </w:numPr>
      </w:pPr>
      <w:r w:rsidRPr="006D40CB">
        <w:t>Remember</w:t>
      </w:r>
      <w:r w:rsidRPr="006A27C6">
        <w:t xml:space="preserve"> to update the </w:t>
      </w:r>
      <w:commentRangeStart w:id="1862"/>
      <w:r w:rsidRPr="006A27C6">
        <w:t>public interface</w:t>
      </w:r>
      <w:r>
        <w:t>.</w:t>
      </w:r>
      <w:commentRangeEnd w:id="1862"/>
      <w:r w:rsidR="007A7EB5">
        <w:rPr>
          <w:rStyle w:val="CommentReference"/>
          <w:rFonts w:asciiTheme="minorHAnsi" w:hAnsiTheme="minorHAnsi"/>
        </w:rPr>
        <w:commentReference w:id="1862"/>
      </w:r>
    </w:p>
    <w:p w14:paraId="7D47A44F" w14:textId="44224734" w:rsidR="007A7EB5" w:rsidRDefault="006D40CB" w:rsidP="007A7EB5">
      <w:pPr>
        <w:pStyle w:val="Code"/>
        <w:rPr>
          <w:ins w:id="1863" w:author="Matthew T. Munson" w:date="2021-04-21T16:39:00Z"/>
        </w:rPr>
      </w:pPr>
      <w:del w:id="1864" w:author="Matthew T. Munson" w:date="2021-04-21T16:39:00Z">
        <w:r w:rsidRPr="006A27C6" w:rsidDel="007A7EB5">
          <w:delText xml:space="preserve">    var </w:delText>
        </w:r>
      </w:del>
      <w:ins w:id="1865" w:author="Matthew T. Munson" w:date="2021-04-21T16:39:00Z">
        <w:r w:rsidR="007A7EB5">
          <w:t xml:space="preserve">export {init, cleanUp, </w:t>
        </w:r>
      </w:ins>
    </w:p>
    <w:p w14:paraId="22D0DFF0" w14:textId="553E51FE" w:rsidR="006D40CB" w:rsidDel="007A7EB5" w:rsidRDefault="007A7EB5" w:rsidP="007A7EB5">
      <w:pPr>
        <w:pStyle w:val="Code"/>
        <w:rPr>
          <w:del w:id="1866" w:author="Matthew T. Munson" w:date="2021-04-21T16:39:00Z"/>
        </w:rPr>
      </w:pPr>
      <w:ins w:id="1867" w:author="Matthew T. Munson" w:date="2021-04-21T16:39:00Z">
        <w:r>
          <w:t xml:space="preserve">        getConstColorShader, getTextureShader, getSpriteShader}</w:t>
        </w:r>
      </w:ins>
      <w:del w:id="1868" w:author="Matthew T. Munson" w:date="2021-04-21T16:39:00Z">
        <w:r w:rsidR="006D40CB" w:rsidDel="007A7EB5">
          <w:delText>mPublic</w:delText>
        </w:r>
        <w:r w:rsidR="006D40CB" w:rsidRPr="006A27C6" w:rsidDel="007A7EB5">
          <w:delText xml:space="preserve"> =</w:delText>
        </w:r>
        <w:r w:rsidR="006D40CB" w:rsidDel="007A7EB5">
          <w:delText xml:space="preserve"> </w:delText>
        </w:r>
        <w:r w:rsidR="006D40CB" w:rsidRPr="006A27C6" w:rsidDel="007A7EB5">
          <w:delText>{</w:delText>
        </w:r>
      </w:del>
    </w:p>
    <w:p w14:paraId="52DC5AB5" w14:textId="6A90BEFF" w:rsidR="007A7EB5" w:rsidRDefault="007A7EB5" w:rsidP="007A7EB5">
      <w:pPr>
        <w:pStyle w:val="Code"/>
        <w:rPr>
          <w:ins w:id="1869" w:author="Matthew T. Munson" w:date="2021-04-21T16:42:00Z"/>
        </w:rPr>
      </w:pPr>
    </w:p>
    <w:p w14:paraId="4DFC3665" w14:textId="5FBFA0E6" w:rsidR="007A7EB5" w:rsidRDefault="007A7EB5" w:rsidP="007A7EB5">
      <w:pPr>
        <w:pStyle w:val="Code"/>
        <w:rPr>
          <w:ins w:id="1870" w:author="Matthew T. Munson" w:date="2021-04-21T16:42:00Z"/>
        </w:rPr>
      </w:pPr>
    </w:p>
    <w:p w14:paraId="558C7A16" w14:textId="1D0DC6DC" w:rsidR="007A7EB5" w:rsidRDefault="007A7EB5" w:rsidP="007A7EB5">
      <w:pPr>
        <w:pStyle w:val="NumList"/>
        <w:rPr>
          <w:ins w:id="1871" w:author="Matthew T. Munson" w:date="2021-04-21T16:43:00Z"/>
        </w:rPr>
      </w:pPr>
      <w:commentRangeStart w:id="1872"/>
      <w:ins w:id="1873" w:author="Matthew T. Munson" w:date="2021-04-21T16:43:00Z">
        <w:r>
          <w:lastRenderedPageBreak/>
          <w:t xml:space="preserve">Update the </w:t>
        </w:r>
        <w:proofErr w:type="spellStart"/>
        <w:r>
          <w:t>cleanUp</w:t>
        </w:r>
        <w:proofErr w:type="spellEnd"/>
        <w:r>
          <w:t>() method</w:t>
        </w:r>
      </w:ins>
      <w:commentRangeEnd w:id="1872"/>
      <w:ins w:id="1874" w:author="Matthew T. Munson" w:date="2021-04-21T16:44:00Z">
        <w:r>
          <w:rPr>
            <w:rStyle w:val="CommentReference"/>
            <w:rFonts w:asciiTheme="minorHAnsi" w:hAnsiTheme="minorHAnsi"/>
          </w:rPr>
          <w:commentReference w:id="1872"/>
        </w:r>
      </w:ins>
    </w:p>
    <w:p w14:paraId="3DFDE86A" w14:textId="77777777" w:rsidR="007A7EB5" w:rsidRDefault="007A7EB5" w:rsidP="007A7EB5">
      <w:pPr>
        <w:pStyle w:val="Code"/>
        <w:rPr>
          <w:ins w:id="1875" w:author="Matthew T. Munson" w:date="2021-04-21T16:43:00Z"/>
        </w:rPr>
      </w:pPr>
      <w:ins w:id="1876" w:author="Matthew T. Munson" w:date="2021-04-21T16:43:00Z">
        <w:r>
          <w:t>function cleanUp() {</w:t>
        </w:r>
      </w:ins>
    </w:p>
    <w:p w14:paraId="50C9F429" w14:textId="77777777" w:rsidR="007A7EB5" w:rsidRDefault="007A7EB5" w:rsidP="007A7EB5">
      <w:pPr>
        <w:pStyle w:val="Code"/>
        <w:rPr>
          <w:ins w:id="1877" w:author="Matthew T. Munson" w:date="2021-04-21T16:43:00Z"/>
        </w:rPr>
      </w:pPr>
      <w:ins w:id="1878" w:author="Matthew T. Munson" w:date="2021-04-21T16:43:00Z">
        <w:r>
          <w:t xml:space="preserve">    mConstColorShader.cleanUp();</w:t>
        </w:r>
      </w:ins>
    </w:p>
    <w:p w14:paraId="6EA8B7F0" w14:textId="77777777" w:rsidR="007A7EB5" w:rsidRDefault="007A7EB5" w:rsidP="007A7EB5">
      <w:pPr>
        <w:pStyle w:val="Code"/>
        <w:rPr>
          <w:ins w:id="1879" w:author="Matthew T. Munson" w:date="2021-04-21T16:43:00Z"/>
        </w:rPr>
      </w:pPr>
      <w:ins w:id="1880" w:author="Matthew T. Munson" w:date="2021-04-21T16:43:00Z">
        <w:r>
          <w:t xml:space="preserve">    mTextureShader.cleanUp();</w:t>
        </w:r>
      </w:ins>
    </w:p>
    <w:p w14:paraId="59A5535E" w14:textId="77777777" w:rsidR="007A7EB5" w:rsidRPr="007A7EB5" w:rsidRDefault="007A7EB5" w:rsidP="007A7EB5">
      <w:pPr>
        <w:pStyle w:val="Code"/>
        <w:rPr>
          <w:ins w:id="1881" w:author="Matthew T. Munson" w:date="2021-04-21T16:43:00Z"/>
          <w:rStyle w:val="CodeBold"/>
          <w:rPrChange w:id="1882" w:author="Matthew T. Munson" w:date="2021-04-21T16:43:00Z">
            <w:rPr>
              <w:ins w:id="1883" w:author="Matthew T. Munson" w:date="2021-04-21T16:43:00Z"/>
            </w:rPr>
          </w:rPrChange>
        </w:rPr>
      </w:pPr>
      <w:ins w:id="1884" w:author="Matthew T. Munson" w:date="2021-04-21T16:43:00Z">
        <w:r w:rsidRPr="007A7EB5">
          <w:rPr>
            <w:rStyle w:val="CodeBold"/>
            <w:rPrChange w:id="1885" w:author="Matthew T. Munson" w:date="2021-04-21T16:43:00Z">
              <w:rPr/>
            </w:rPrChange>
          </w:rPr>
          <w:t xml:space="preserve">    mSpriteShader.cleanUp();</w:t>
        </w:r>
      </w:ins>
    </w:p>
    <w:p w14:paraId="367C2D9E" w14:textId="77777777" w:rsidR="007A7EB5" w:rsidRDefault="007A7EB5" w:rsidP="007A7EB5">
      <w:pPr>
        <w:pStyle w:val="Code"/>
        <w:rPr>
          <w:ins w:id="1886" w:author="Matthew T. Munson" w:date="2021-04-21T16:43:00Z"/>
        </w:rPr>
      </w:pPr>
    </w:p>
    <w:p w14:paraId="54EED286" w14:textId="77777777" w:rsidR="007A7EB5" w:rsidRDefault="007A7EB5" w:rsidP="007A7EB5">
      <w:pPr>
        <w:pStyle w:val="Code"/>
        <w:rPr>
          <w:ins w:id="1887" w:author="Matthew T. Munson" w:date="2021-04-21T16:43:00Z"/>
        </w:rPr>
      </w:pPr>
      <w:ins w:id="1888" w:author="Matthew T. Munson" w:date="2021-04-21T16:43:00Z">
        <w:r>
          <w:t xml:space="preserve">    text.unload(kSimpleVS);</w:t>
        </w:r>
      </w:ins>
    </w:p>
    <w:p w14:paraId="690F4D7F" w14:textId="77777777" w:rsidR="007A7EB5" w:rsidRDefault="007A7EB5" w:rsidP="007A7EB5">
      <w:pPr>
        <w:pStyle w:val="Code"/>
        <w:rPr>
          <w:ins w:id="1889" w:author="Matthew T. Munson" w:date="2021-04-21T16:43:00Z"/>
        </w:rPr>
      </w:pPr>
      <w:ins w:id="1890" w:author="Matthew T. Munson" w:date="2021-04-21T16:43:00Z">
        <w:r>
          <w:t xml:space="preserve">    text.unload(kSimpleFS);</w:t>
        </w:r>
      </w:ins>
    </w:p>
    <w:p w14:paraId="0B1CF3C8" w14:textId="77777777" w:rsidR="007A7EB5" w:rsidRDefault="007A7EB5" w:rsidP="007A7EB5">
      <w:pPr>
        <w:pStyle w:val="Code"/>
        <w:rPr>
          <w:ins w:id="1891" w:author="Matthew T. Munson" w:date="2021-04-21T16:43:00Z"/>
        </w:rPr>
      </w:pPr>
      <w:ins w:id="1892" w:author="Matthew T. Munson" w:date="2021-04-21T16:43:00Z">
        <w:r>
          <w:t xml:space="preserve">    text.unload(kTextureVS);</w:t>
        </w:r>
      </w:ins>
    </w:p>
    <w:p w14:paraId="70C0EFAF" w14:textId="77777777" w:rsidR="007A7EB5" w:rsidRDefault="007A7EB5" w:rsidP="007A7EB5">
      <w:pPr>
        <w:pStyle w:val="Code"/>
        <w:rPr>
          <w:ins w:id="1893" w:author="Matthew T. Munson" w:date="2021-04-21T16:43:00Z"/>
        </w:rPr>
      </w:pPr>
      <w:ins w:id="1894" w:author="Matthew T. Munson" w:date="2021-04-21T16:43:00Z">
        <w:r>
          <w:t xml:space="preserve">    text.unload(kTextureFS);</w:t>
        </w:r>
      </w:ins>
    </w:p>
    <w:p w14:paraId="3492B75F" w14:textId="34B7F6F9" w:rsidR="007A7EB5" w:rsidRPr="006A27C6" w:rsidRDefault="007A7EB5" w:rsidP="007A7EB5">
      <w:pPr>
        <w:pStyle w:val="Code"/>
        <w:rPr>
          <w:ins w:id="1895" w:author="Matthew T. Munson" w:date="2021-04-21T16:42:00Z"/>
        </w:rPr>
      </w:pPr>
      <w:ins w:id="1896" w:author="Matthew T. Munson" w:date="2021-04-21T16:43:00Z">
        <w:r>
          <w:t>}</w:t>
        </w:r>
      </w:ins>
    </w:p>
    <w:p w14:paraId="422BB48F" w14:textId="078A163B" w:rsidR="006D40CB" w:rsidRPr="006A27C6" w:rsidDel="007A7EB5" w:rsidRDefault="006D40CB" w:rsidP="007A7EB5">
      <w:pPr>
        <w:pStyle w:val="Code"/>
        <w:rPr>
          <w:del w:id="1897" w:author="Matthew T. Munson" w:date="2021-04-21T16:39:00Z"/>
        </w:rPr>
      </w:pPr>
      <w:del w:id="1898" w:author="Matthew T. Munson" w:date="2021-04-21T16:39:00Z">
        <w:r w:rsidRPr="006A27C6" w:rsidDel="007A7EB5">
          <w:delText xml:space="preserve">        </w:delText>
        </w:r>
        <w:r w:rsidDel="007A7EB5">
          <w:delText>i</w:delText>
        </w:r>
        <w:r w:rsidRPr="006A27C6" w:rsidDel="007A7EB5">
          <w:delText xml:space="preserve">nitialize: </w:delText>
        </w:r>
        <w:r w:rsidDel="007A7EB5">
          <w:delText>initialize</w:delText>
        </w:r>
        <w:r w:rsidRPr="006A27C6" w:rsidDel="007A7EB5">
          <w:delText>,</w:delText>
        </w:r>
      </w:del>
    </w:p>
    <w:p w14:paraId="21BA9889" w14:textId="178D0668" w:rsidR="006D40CB" w:rsidRPr="006A27C6" w:rsidDel="007A7EB5" w:rsidRDefault="006D40CB" w:rsidP="007A7EB5">
      <w:pPr>
        <w:pStyle w:val="Code"/>
        <w:rPr>
          <w:del w:id="1899" w:author="Matthew T. Munson" w:date="2021-04-21T16:39:00Z"/>
        </w:rPr>
      </w:pPr>
      <w:del w:id="1900" w:author="Matthew T. Munson" w:date="2021-04-21T16:39:00Z">
        <w:r w:rsidRPr="006A27C6" w:rsidDel="007A7EB5">
          <w:delText xml:space="preserve">        </w:delText>
        </w:r>
        <w:r w:rsidDel="007A7EB5">
          <w:delText>get</w:delText>
        </w:r>
        <w:r w:rsidRPr="006A27C6" w:rsidDel="007A7EB5">
          <w:delText xml:space="preserve">ConstColorShader: </w:delText>
        </w:r>
        <w:r w:rsidDel="007A7EB5">
          <w:delText>get</w:delText>
        </w:r>
        <w:r w:rsidRPr="006A27C6" w:rsidDel="007A7EB5">
          <w:delText>ConstColorShader,</w:delText>
        </w:r>
      </w:del>
    </w:p>
    <w:p w14:paraId="0E7A774B" w14:textId="403EC120" w:rsidR="006D40CB" w:rsidRPr="006A27C6" w:rsidDel="007A7EB5" w:rsidRDefault="006D40CB" w:rsidP="007A7EB5">
      <w:pPr>
        <w:pStyle w:val="Code"/>
        <w:rPr>
          <w:del w:id="1901" w:author="Matthew T. Munson" w:date="2021-04-21T16:39:00Z"/>
        </w:rPr>
      </w:pPr>
      <w:del w:id="1902" w:author="Matthew T. Munson" w:date="2021-04-21T16:39:00Z">
        <w:r w:rsidRPr="006A27C6" w:rsidDel="007A7EB5">
          <w:delText xml:space="preserve">        </w:delText>
        </w:r>
        <w:r w:rsidDel="007A7EB5">
          <w:delText>getTextureShader: get</w:delText>
        </w:r>
        <w:r w:rsidRPr="006A27C6" w:rsidDel="007A7EB5">
          <w:delText>TextureShader,</w:delText>
        </w:r>
      </w:del>
    </w:p>
    <w:p w14:paraId="0B3F4294" w14:textId="45B51AD2" w:rsidR="006D40CB" w:rsidRPr="00A404D2" w:rsidDel="007A7EB5" w:rsidRDefault="006D40CB" w:rsidP="007A7EB5">
      <w:pPr>
        <w:pStyle w:val="Code"/>
        <w:rPr>
          <w:del w:id="1903" w:author="Matthew T. Munson" w:date="2021-04-21T16:39:00Z"/>
          <w:rStyle w:val="CodeBold"/>
        </w:rPr>
      </w:pPr>
      <w:del w:id="1904" w:author="Matthew T. Munson" w:date="2021-04-21T16:39:00Z">
        <w:r w:rsidRPr="006A27C6" w:rsidDel="007A7EB5">
          <w:delText xml:space="preserve">        </w:delText>
        </w:r>
        <w:r w:rsidRPr="00A404D2" w:rsidDel="007A7EB5">
          <w:rPr>
            <w:rStyle w:val="CodeBold"/>
          </w:rPr>
          <w:delText>getSpriteShader: getSpriteShader</w:delText>
        </w:r>
      </w:del>
    </w:p>
    <w:p w14:paraId="00E7E4BE" w14:textId="62DAC1BF" w:rsidR="007A7EB5" w:rsidRPr="006A27C6" w:rsidRDefault="006D40CB" w:rsidP="007A7EB5">
      <w:pPr>
        <w:pStyle w:val="Code"/>
      </w:pPr>
      <w:del w:id="1905" w:author="Matthew T. Munson" w:date="2021-04-21T16:39:00Z">
        <w:r w:rsidRPr="006A27C6" w:rsidDel="007A7EB5">
          <w:delText xml:space="preserve">    };</w:delText>
        </w:r>
      </w:del>
    </w:p>
    <w:p w14:paraId="6BA09EC7" w14:textId="77777777" w:rsidR="006D40CB" w:rsidRPr="006A27C6" w:rsidRDefault="006D40CB" w:rsidP="006D40CB">
      <w:pPr>
        <w:pStyle w:val="Heading4"/>
      </w:pPr>
      <w:commentRangeStart w:id="1906"/>
      <w:r w:rsidRPr="006A27C6">
        <w:t>Test</w:t>
      </w:r>
      <w:r>
        <w:t>ing the</w:t>
      </w:r>
      <w:r w:rsidRPr="006A27C6">
        <w:t xml:space="preserve"> </w:t>
      </w:r>
      <w:proofErr w:type="spellStart"/>
      <w:r w:rsidRPr="006A27C6">
        <w:t>SpriteRenderable</w:t>
      </w:r>
      <w:commentRangeEnd w:id="1906"/>
      <w:proofErr w:type="spellEnd"/>
      <w:r w:rsidR="007A7EB5">
        <w:rPr>
          <w:rStyle w:val="CommentReference"/>
          <w:rFonts w:asciiTheme="minorHAnsi" w:eastAsiaTheme="minorHAnsi" w:hAnsiTheme="minorHAnsi" w:cstheme="minorBidi"/>
          <w:i w:val="0"/>
          <w:iCs w:val="0"/>
          <w:color w:val="auto"/>
        </w:rPr>
        <w:commentReference w:id="1906"/>
      </w:r>
    </w:p>
    <w:p w14:paraId="0BF82C10" w14:textId="698D34C5"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ins w:id="1907" w:author="Matthew T. Munson" w:date="2021-04-21T16:44:00Z">
        <w:r w:rsidR="007A7EB5">
          <w:rPr>
            <w:rStyle w:val="CodeInline"/>
          </w:rPr>
          <w:t>m</w:t>
        </w:r>
      </w:ins>
      <w:del w:id="1908" w:author="Matthew T. Munson" w:date="2021-04-21T16:44:00Z">
        <w:r w:rsidRPr="00847298" w:rsidDel="007A7EB5">
          <w:rPr>
            <w:rStyle w:val="CodeInline"/>
          </w:rPr>
          <w:delText>M</w:delText>
        </w:r>
      </w:del>
      <w:r w:rsidRPr="00847298">
        <w:rPr>
          <w:rStyle w:val="CodeInline"/>
        </w:rPr>
        <w:t>y</w:t>
      </w:r>
      <w:ins w:id="1909" w:author="Matthew T. Munson" w:date="2021-04-21T16:45:00Z">
        <w:r w:rsidR="007A7EB5">
          <w:rPr>
            <w:rStyle w:val="CodeInline"/>
          </w:rPr>
          <w:t>_g</w:t>
        </w:r>
      </w:ins>
      <w:del w:id="1910" w:author="Matthew T. Munson" w:date="2021-04-21T16:45:00Z">
        <w:r w:rsidRPr="00847298" w:rsidDel="007A7EB5">
          <w:rPr>
            <w:rStyle w:val="CodeInline"/>
          </w:rPr>
          <w:delText>G</w:delText>
        </w:r>
      </w:del>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6FE682FD" w:rsidR="006D40CB" w:rsidRDefault="006D40CB" w:rsidP="006D40CB">
      <w:pPr>
        <w:pStyle w:val="NumList"/>
        <w:numPr>
          <w:ilvl w:val="0"/>
          <w:numId w:val="63"/>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ins w:id="1911" w:author="Matthew T. Munson" w:date="2021-04-21T16:45:00Z">
        <w:r w:rsidR="007A7EB5">
          <w:rPr>
            <w:rStyle w:val="CodeInline"/>
          </w:rPr>
          <w:t>m</w:t>
        </w:r>
      </w:ins>
      <w:del w:id="1912" w:author="Matthew T. Munson" w:date="2021-04-21T16:45:00Z">
        <w:r w:rsidRPr="00015208" w:rsidDel="007A7EB5">
          <w:rPr>
            <w:rStyle w:val="CodeInline"/>
          </w:rPr>
          <w:delText>M</w:delText>
        </w:r>
      </w:del>
      <w:ins w:id="1913" w:author="Matthew T. Munson" w:date="2021-04-21T16:46:00Z">
        <w:r w:rsidR="007A7EB5">
          <w:rPr>
            <w:rStyle w:val="CodeInline"/>
          </w:rPr>
          <w:t>y_</w:t>
        </w:r>
      </w:ins>
      <w:del w:id="1914" w:author="Matthew T. Munson" w:date="2021-04-21T16:46:00Z">
        <w:r w:rsidRPr="00015208" w:rsidDel="007A7EB5">
          <w:rPr>
            <w:rStyle w:val="CodeInline"/>
          </w:rPr>
          <w:delText>y</w:delText>
        </w:r>
      </w:del>
      <w:ins w:id="1915" w:author="Matthew T. Munson" w:date="2021-04-21T16:46:00Z">
        <w:r w:rsidR="007A7EB5">
          <w:rPr>
            <w:rStyle w:val="CodeInline"/>
          </w:rPr>
          <w:t>g</w:t>
        </w:r>
      </w:ins>
      <w:del w:id="1916" w:author="Matthew T. Munson" w:date="2021-04-21T16:46:00Z">
        <w:r w:rsidRPr="00015208" w:rsidDel="007A7EB5">
          <w:rPr>
            <w:rStyle w:val="CodeInline"/>
          </w:rPr>
          <w:delText>G</w:delText>
        </w:r>
      </w:del>
      <w:r w:rsidRPr="00015208">
        <w:rPr>
          <w:rStyle w:val="CodeInline"/>
        </w:rPr>
        <w:t>ame</w:t>
      </w:r>
      <w:proofErr w:type="spellEnd"/>
      <w:r>
        <w:t xml:space="preserve"> folder for details.</w:t>
      </w:r>
    </w:p>
    <w:p w14:paraId="1D89E19D" w14:textId="77777777" w:rsidR="006D40CB" w:rsidRPr="006A27C6" w:rsidRDefault="006D40CB" w:rsidP="006D40CB">
      <w:pPr>
        <w:pStyle w:val="NumList"/>
        <w:numPr>
          <w:ilvl w:val="0"/>
          <w:numId w:val="14"/>
        </w:numPr>
      </w:pPr>
      <w:r w:rsidRPr="006D40CB">
        <w:t>In</w:t>
      </w:r>
      <w:r>
        <w:t xml:space="preserve"> the </w:t>
      </w:r>
      <w:proofErr w:type="spellStart"/>
      <w:r w:rsidRPr="00C0129F">
        <w:rPr>
          <w:rStyle w:val="CodeInline"/>
        </w:rPr>
        <w:t>init</w:t>
      </w:r>
      <w:proofErr w:type="spellEnd"/>
      <w:del w:id="1917" w:author="Matthew T. Munson" w:date="2021-04-21T16:46:00Z">
        <w:r w:rsidRPr="00C0129F" w:rsidDel="007A7EB5">
          <w:rPr>
            <w:rStyle w:val="CodeInline"/>
          </w:rPr>
          <w:delText>ialize</w:delText>
        </w:r>
      </w:del>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do the following:</w:t>
      </w:r>
    </w:p>
    <w:p w14:paraId="6217E501" w14:textId="285DFB0D" w:rsidR="00866DAC" w:rsidRDefault="006D40CB" w:rsidP="00866DAC">
      <w:pPr>
        <w:pStyle w:val="Code"/>
        <w:rPr>
          <w:ins w:id="1918" w:author="Matthew T. Munson" w:date="2021-04-21T16:46:00Z"/>
        </w:rPr>
      </w:pPr>
      <w:del w:id="1919" w:author="Matthew T. Munson" w:date="2021-04-21T16:46:00Z">
        <w:r w:rsidRPr="006A27C6" w:rsidDel="00866DAC">
          <w:delText>MyGame</w:delText>
        </w:r>
      </w:del>
      <w:ins w:id="1920" w:author="Matthew T. Munson" w:date="2021-04-21T16:46:00Z">
        <w:r w:rsidR="00866DAC">
          <w:t>init() {</w:t>
        </w:r>
      </w:ins>
    </w:p>
    <w:p w14:paraId="49B94309" w14:textId="77777777" w:rsidR="00866DAC" w:rsidRDefault="00866DAC" w:rsidP="00866DAC">
      <w:pPr>
        <w:pStyle w:val="Code"/>
        <w:rPr>
          <w:ins w:id="1921" w:author="Matthew T. Munson" w:date="2021-04-21T16:46:00Z"/>
        </w:rPr>
      </w:pPr>
      <w:ins w:id="1922" w:author="Matthew T. Munson" w:date="2021-04-21T16:46:00Z">
        <w:r>
          <w:t xml:space="preserve">        // Step A: set up the cameras</w:t>
        </w:r>
      </w:ins>
    </w:p>
    <w:p w14:paraId="634D8AC8" w14:textId="77777777" w:rsidR="00866DAC" w:rsidRDefault="00866DAC" w:rsidP="00866DAC">
      <w:pPr>
        <w:pStyle w:val="Code"/>
        <w:rPr>
          <w:ins w:id="1923" w:author="Matthew T. Munson" w:date="2021-04-21T16:46:00Z"/>
        </w:rPr>
      </w:pPr>
      <w:ins w:id="1924" w:author="Matthew T. Munson" w:date="2021-04-21T16:46:00Z">
        <w:r>
          <w:t xml:space="preserve">        this.mCamera = new engine.Camera(</w:t>
        </w:r>
      </w:ins>
    </w:p>
    <w:p w14:paraId="30D204AE" w14:textId="77777777" w:rsidR="00866DAC" w:rsidRDefault="00866DAC" w:rsidP="00866DAC">
      <w:pPr>
        <w:pStyle w:val="Code"/>
        <w:rPr>
          <w:ins w:id="1925" w:author="Matthew T. Munson" w:date="2021-04-21T16:46:00Z"/>
        </w:rPr>
      </w:pPr>
      <w:ins w:id="1926" w:author="Matthew T. Munson" w:date="2021-04-21T16:46:00Z">
        <w:r>
          <w:t xml:space="preserve">            vec2.fromValues(20, 60),   // position of the camera</w:t>
        </w:r>
      </w:ins>
    </w:p>
    <w:p w14:paraId="040A61E1" w14:textId="77777777" w:rsidR="00866DAC" w:rsidRDefault="00866DAC" w:rsidP="00866DAC">
      <w:pPr>
        <w:pStyle w:val="Code"/>
        <w:rPr>
          <w:ins w:id="1927" w:author="Matthew T. Munson" w:date="2021-04-21T16:46:00Z"/>
        </w:rPr>
      </w:pPr>
      <w:ins w:id="1928" w:author="Matthew T. Munson" w:date="2021-04-21T16:46:00Z">
        <w:r>
          <w:t xml:space="preserve">            20,                        // width of camera</w:t>
        </w:r>
      </w:ins>
    </w:p>
    <w:p w14:paraId="1D599FF9" w14:textId="77777777" w:rsidR="00866DAC" w:rsidRDefault="00866DAC" w:rsidP="00866DAC">
      <w:pPr>
        <w:pStyle w:val="Code"/>
        <w:rPr>
          <w:ins w:id="1929" w:author="Matthew T. Munson" w:date="2021-04-21T16:46:00Z"/>
        </w:rPr>
      </w:pPr>
      <w:ins w:id="1930" w:author="Matthew T. Munson" w:date="2021-04-21T16:46:00Z">
        <w:r>
          <w:t xml:space="preserve">            [20, 40, 600, 300]         // viewport (orgX, orgY, width, height)</w:t>
        </w:r>
      </w:ins>
    </w:p>
    <w:p w14:paraId="125AE5E2" w14:textId="77777777" w:rsidR="00866DAC" w:rsidRDefault="00866DAC" w:rsidP="00866DAC">
      <w:pPr>
        <w:pStyle w:val="Code"/>
        <w:rPr>
          <w:ins w:id="1931" w:author="Matthew T. Munson" w:date="2021-04-21T16:46:00Z"/>
        </w:rPr>
      </w:pPr>
      <w:ins w:id="1932" w:author="Matthew T. Munson" w:date="2021-04-21T16:46:00Z">
        <w:r>
          <w:t xml:space="preserve">        );</w:t>
        </w:r>
      </w:ins>
    </w:p>
    <w:p w14:paraId="4431BB16" w14:textId="77777777" w:rsidR="00866DAC" w:rsidRDefault="00866DAC" w:rsidP="00866DAC">
      <w:pPr>
        <w:pStyle w:val="Code"/>
        <w:rPr>
          <w:ins w:id="1933" w:author="Matthew T. Munson" w:date="2021-04-21T16:46:00Z"/>
        </w:rPr>
      </w:pPr>
      <w:ins w:id="1934" w:author="Matthew T. Munson" w:date="2021-04-21T16:46:00Z">
        <w:r>
          <w:t xml:space="preserve">        this.mCamera.setBackgroundColor([0.8, 0.8, 0.8, 1]);</w:t>
        </w:r>
      </w:ins>
    </w:p>
    <w:p w14:paraId="42E3065F" w14:textId="77777777" w:rsidR="00866DAC" w:rsidRDefault="00866DAC" w:rsidP="00866DAC">
      <w:pPr>
        <w:pStyle w:val="Code"/>
        <w:rPr>
          <w:ins w:id="1935" w:author="Matthew T. Munson" w:date="2021-04-21T16:46:00Z"/>
        </w:rPr>
      </w:pPr>
      <w:ins w:id="1936" w:author="Matthew T. Munson" w:date="2021-04-21T16:46:00Z">
        <w:r>
          <w:t xml:space="preserve">        // sets the background to gray</w:t>
        </w:r>
      </w:ins>
    </w:p>
    <w:p w14:paraId="1A783A03" w14:textId="77777777" w:rsidR="00866DAC" w:rsidRDefault="00866DAC" w:rsidP="00866DAC">
      <w:pPr>
        <w:pStyle w:val="Code"/>
        <w:rPr>
          <w:ins w:id="1937" w:author="Matthew T. Munson" w:date="2021-04-21T16:46:00Z"/>
        </w:rPr>
      </w:pPr>
    </w:p>
    <w:p w14:paraId="11565438" w14:textId="77777777" w:rsidR="00866DAC" w:rsidRDefault="00866DAC" w:rsidP="00866DAC">
      <w:pPr>
        <w:pStyle w:val="Code"/>
        <w:rPr>
          <w:ins w:id="1938" w:author="Matthew T. Munson" w:date="2021-04-21T16:46:00Z"/>
        </w:rPr>
      </w:pPr>
      <w:ins w:id="1939" w:author="Matthew T. Munson" w:date="2021-04-21T16:46:00Z">
        <w:r>
          <w:t xml:space="preserve">        // Step B: Create the support objects</w:t>
        </w:r>
      </w:ins>
    </w:p>
    <w:p w14:paraId="37E994A1" w14:textId="77777777" w:rsidR="00866DAC" w:rsidRDefault="00866DAC" w:rsidP="00866DAC">
      <w:pPr>
        <w:pStyle w:val="Code"/>
        <w:rPr>
          <w:ins w:id="1940" w:author="Matthew T. Munson" w:date="2021-04-21T16:46:00Z"/>
        </w:rPr>
      </w:pPr>
      <w:ins w:id="1941" w:author="Matthew T. Munson" w:date="2021-04-21T16:46:00Z">
        <w:r>
          <w:t xml:space="preserve">        this.mPortal = new engine.SpriteRenderable(this.kMinionSprite);</w:t>
        </w:r>
      </w:ins>
    </w:p>
    <w:p w14:paraId="16F7A561" w14:textId="77777777" w:rsidR="00866DAC" w:rsidRDefault="00866DAC" w:rsidP="00866DAC">
      <w:pPr>
        <w:pStyle w:val="Code"/>
        <w:rPr>
          <w:ins w:id="1942" w:author="Matthew T. Munson" w:date="2021-04-21T16:46:00Z"/>
        </w:rPr>
      </w:pPr>
      <w:ins w:id="1943" w:author="Matthew T. Munson" w:date="2021-04-21T16:46:00Z">
        <w:r>
          <w:t xml:space="preserve">        this.mPortal.setColor([1, 0, 0, 0.2]);  // tints red</w:t>
        </w:r>
      </w:ins>
    </w:p>
    <w:p w14:paraId="35903941" w14:textId="77777777" w:rsidR="00866DAC" w:rsidRDefault="00866DAC" w:rsidP="00866DAC">
      <w:pPr>
        <w:pStyle w:val="Code"/>
        <w:rPr>
          <w:ins w:id="1944" w:author="Matthew T. Munson" w:date="2021-04-21T16:46:00Z"/>
        </w:rPr>
      </w:pPr>
      <w:ins w:id="1945" w:author="Matthew T. Munson" w:date="2021-04-21T16:46:00Z">
        <w:r>
          <w:t xml:space="preserve">        this.mPortal.getXform().setPosition(25, 60);</w:t>
        </w:r>
      </w:ins>
    </w:p>
    <w:p w14:paraId="78F1433C" w14:textId="77777777" w:rsidR="00866DAC" w:rsidRDefault="00866DAC" w:rsidP="00866DAC">
      <w:pPr>
        <w:pStyle w:val="Code"/>
        <w:rPr>
          <w:ins w:id="1946" w:author="Matthew T. Munson" w:date="2021-04-21T16:46:00Z"/>
        </w:rPr>
      </w:pPr>
      <w:ins w:id="1947" w:author="Matthew T. Munson" w:date="2021-04-21T16:46:00Z">
        <w:r>
          <w:t xml:space="preserve">        this.mPortal.getXform().setSize(3, 3);</w:t>
        </w:r>
      </w:ins>
    </w:p>
    <w:p w14:paraId="5AAD3FB8" w14:textId="77777777" w:rsidR="00866DAC" w:rsidRDefault="00866DAC" w:rsidP="00866DAC">
      <w:pPr>
        <w:pStyle w:val="Code"/>
        <w:rPr>
          <w:ins w:id="1948" w:author="Matthew T. Munson" w:date="2021-04-21T16:46:00Z"/>
        </w:rPr>
      </w:pPr>
      <w:ins w:id="1949" w:author="Matthew T. Munson" w:date="2021-04-21T16:46:00Z">
        <w:r>
          <w:lastRenderedPageBreak/>
          <w:t xml:space="preserve">        this.mPortal.setElementPixelPositions(130, 310, 0, 180);</w:t>
        </w:r>
      </w:ins>
    </w:p>
    <w:p w14:paraId="4372577A" w14:textId="77777777" w:rsidR="00866DAC" w:rsidRDefault="00866DAC" w:rsidP="00866DAC">
      <w:pPr>
        <w:pStyle w:val="Code"/>
        <w:rPr>
          <w:ins w:id="1950" w:author="Matthew T. Munson" w:date="2021-04-21T16:46:00Z"/>
        </w:rPr>
      </w:pPr>
    </w:p>
    <w:p w14:paraId="1492B0CD" w14:textId="77777777" w:rsidR="00866DAC" w:rsidRDefault="00866DAC" w:rsidP="00866DAC">
      <w:pPr>
        <w:pStyle w:val="Code"/>
        <w:rPr>
          <w:ins w:id="1951" w:author="Matthew T. Munson" w:date="2021-04-21T16:46:00Z"/>
        </w:rPr>
      </w:pPr>
      <w:ins w:id="1952" w:author="Matthew T. Munson" w:date="2021-04-21T16:46:00Z">
        <w:r>
          <w:t xml:space="preserve">        this.mCollector = new engine.SpriteRenderable(this.kMinionSprite);</w:t>
        </w:r>
      </w:ins>
    </w:p>
    <w:p w14:paraId="5A9554E7" w14:textId="77777777" w:rsidR="00866DAC" w:rsidRDefault="00866DAC" w:rsidP="00866DAC">
      <w:pPr>
        <w:pStyle w:val="Code"/>
        <w:rPr>
          <w:ins w:id="1953" w:author="Matthew T. Munson" w:date="2021-04-21T16:46:00Z"/>
        </w:rPr>
      </w:pPr>
      <w:ins w:id="1954" w:author="Matthew T. Munson" w:date="2021-04-21T16:46:00Z">
        <w:r>
          <w:t xml:space="preserve">        this.mCollector.setColor([0, 0, 0, 0]);  // No tinting</w:t>
        </w:r>
      </w:ins>
    </w:p>
    <w:p w14:paraId="2DE7171B" w14:textId="77777777" w:rsidR="00866DAC" w:rsidRDefault="00866DAC" w:rsidP="00866DAC">
      <w:pPr>
        <w:pStyle w:val="Code"/>
        <w:rPr>
          <w:ins w:id="1955" w:author="Matthew T. Munson" w:date="2021-04-21T16:46:00Z"/>
        </w:rPr>
      </w:pPr>
      <w:ins w:id="1956" w:author="Matthew T. Munson" w:date="2021-04-21T16:46:00Z">
        <w:r>
          <w:t xml:space="preserve">        this.mCollector.getXform().setPosition(15, 60);</w:t>
        </w:r>
      </w:ins>
    </w:p>
    <w:p w14:paraId="156E43F3" w14:textId="77777777" w:rsidR="00866DAC" w:rsidRDefault="00866DAC" w:rsidP="00866DAC">
      <w:pPr>
        <w:pStyle w:val="Code"/>
        <w:rPr>
          <w:ins w:id="1957" w:author="Matthew T. Munson" w:date="2021-04-21T16:46:00Z"/>
        </w:rPr>
      </w:pPr>
      <w:ins w:id="1958" w:author="Matthew T. Munson" w:date="2021-04-21T16:46:00Z">
        <w:r>
          <w:t xml:space="preserve">        this.mCollector.getXform().setSize(3, 3);</w:t>
        </w:r>
      </w:ins>
    </w:p>
    <w:p w14:paraId="42316C49" w14:textId="77777777" w:rsidR="00866DAC" w:rsidRDefault="00866DAC" w:rsidP="00866DAC">
      <w:pPr>
        <w:pStyle w:val="Code"/>
        <w:rPr>
          <w:ins w:id="1959" w:author="Matthew T. Munson" w:date="2021-04-21T16:46:00Z"/>
        </w:rPr>
      </w:pPr>
      <w:ins w:id="1960" w:author="Matthew T. Munson" w:date="2021-04-21T16:46:00Z">
        <w:r>
          <w:t xml:space="preserve">        this.mCollector.setElementPixelPositions(315, 495, 0, 180);</w:t>
        </w:r>
      </w:ins>
    </w:p>
    <w:p w14:paraId="7D141065" w14:textId="77777777" w:rsidR="00866DAC" w:rsidRDefault="00866DAC" w:rsidP="00866DAC">
      <w:pPr>
        <w:pStyle w:val="Code"/>
        <w:rPr>
          <w:ins w:id="1961" w:author="Matthew T. Munson" w:date="2021-04-21T16:46:00Z"/>
        </w:rPr>
      </w:pPr>
    </w:p>
    <w:p w14:paraId="05C5F7C5" w14:textId="77777777" w:rsidR="00866DAC" w:rsidRDefault="00866DAC" w:rsidP="00866DAC">
      <w:pPr>
        <w:pStyle w:val="Code"/>
        <w:rPr>
          <w:ins w:id="1962" w:author="Matthew T. Munson" w:date="2021-04-21T16:46:00Z"/>
        </w:rPr>
      </w:pPr>
      <w:ins w:id="1963" w:author="Matthew T. Munson" w:date="2021-04-21T16:46:00Z">
        <w:r>
          <w:t xml:space="preserve">        // Step C: Create the font and minion images using sprite</w:t>
        </w:r>
      </w:ins>
    </w:p>
    <w:p w14:paraId="16BEE476" w14:textId="77777777" w:rsidR="00866DAC" w:rsidRDefault="00866DAC" w:rsidP="00866DAC">
      <w:pPr>
        <w:pStyle w:val="Code"/>
        <w:rPr>
          <w:ins w:id="1964" w:author="Matthew T. Munson" w:date="2021-04-21T16:46:00Z"/>
        </w:rPr>
      </w:pPr>
      <w:ins w:id="1965" w:author="Matthew T. Munson" w:date="2021-04-21T16:46:00Z">
        <w:r>
          <w:t xml:space="preserve">        this.mFontImage = new engine.SpriteRenderable(this.kFontImage);</w:t>
        </w:r>
      </w:ins>
    </w:p>
    <w:p w14:paraId="344F3692" w14:textId="77777777" w:rsidR="00866DAC" w:rsidRDefault="00866DAC" w:rsidP="00866DAC">
      <w:pPr>
        <w:pStyle w:val="Code"/>
        <w:rPr>
          <w:ins w:id="1966" w:author="Matthew T. Munson" w:date="2021-04-21T16:46:00Z"/>
        </w:rPr>
      </w:pPr>
      <w:ins w:id="1967" w:author="Matthew T. Munson" w:date="2021-04-21T16:46:00Z">
        <w:r>
          <w:t xml:space="preserve">        this.mFontImage.setColor([1, 1, 1, 0]);</w:t>
        </w:r>
      </w:ins>
    </w:p>
    <w:p w14:paraId="5DED3F40" w14:textId="77777777" w:rsidR="00866DAC" w:rsidRDefault="00866DAC" w:rsidP="00866DAC">
      <w:pPr>
        <w:pStyle w:val="Code"/>
        <w:rPr>
          <w:ins w:id="1968" w:author="Matthew T. Munson" w:date="2021-04-21T16:46:00Z"/>
        </w:rPr>
      </w:pPr>
      <w:ins w:id="1969" w:author="Matthew T. Munson" w:date="2021-04-21T16:46:00Z">
        <w:r>
          <w:t xml:space="preserve">        this.mFontImage.getXform().setPosition(13, 62);</w:t>
        </w:r>
      </w:ins>
    </w:p>
    <w:p w14:paraId="71A06DA3" w14:textId="77777777" w:rsidR="00866DAC" w:rsidRDefault="00866DAC" w:rsidP="00866DAC">
      <w:pPr>
        <w:pStyle w:val="Code"/>
        <w:rPr>
          <w:ins w:id="1970" w:author="Matthew T. Munson" w:date="2021-04-21T16:46:00Z"/>
        </w:rPr>
      </w:pPr>
      <w:ins w:id="1971" w:author="Matthew T. Munson" w:date="2021-04-21T16:46:00Z">
        <w:r>
          <w:t xml:space="preserve">        this.mFontImage.getXform().setSize(4, 4);</w:t>
        </w:r>
      </w:ins>
    </w:p>
    <w:p w14:paraId="329AFBEE" w14:textId="77777777" w:rsidR="00866DAC" w:rsidRDefault="00866DAC" w:rsidP="00866DAC">
      <w:pPr>
        <w:pStyle w:val="Code"/>
        <w:rPr>
          <w:ins w:id="1972" w:author="Matthew T. Munson" w:date="2021-04-21T16:46:00Z"/>
        </w:rPr>
      </w:pPr>
    </w:p>
    <w:p w14:paraId="7EBF9AB8" w14:textId="77777777" w:rsidR="00866DAC" w:rsidRDefault="00866DAC" w:rsidP="00866DAC">
      <w:pPr>
        <w:pStyle w:val="Code"/>
        <w:rPr>
          <w:ins w:id="1973" w:author="Matthew T. Munson" w:date="2021-04-21T16:46:00Z"/>
        </w:rPr>
      </w:pPr>
      <w:ins w:id="1974" w:author="Matthew T. Munson" w:date="2021-04-21T16:46:00Z">
        <w:r>
          <w:t xml:space="preserve">        this.mMinion = new engine.SpriteRenderable(this.kMinionSprite);</w:t>
        </w:r>
      </w:ins>
    </w:p>
    <w:p w14:paraId="179F8D11" w14:textId="77777777" w:rsidR="00866DAC" w:rsidRDefault="00866DAC" w:rsidP="00866DAC">
      <w:pPr>
        <w:pStyle w:val="Code"/>
        <w:rPr>
          <w:ins w:id="1975" w:author="Matthew T. Munson" w:date="2021-04-21T16:46:00Z"/>
        </w:rPr>
      </w:pPr>
      <w:ins w:id="1976" w:author="Matthew T. Munson" w:date="2021-04-21T16:46:00Z">
        <w:r>
          <w:t xml:space="preserve">        this.mMinion.setColor([1, 1, 1, 0]);</w:t>
        </w:r>
      </w:ins>
    </w:p>
    <w:p w14:paraId="5EF38157" w14:textId="77777777" w:rsidR="00866DAC" w:rsidRDefault="00866DAC" w:rsidP="00866DAC">
      <w:pPr>
        <w:pStyle w:val="Code"/>
        <w:rPr>
          <w:ins w:id="1977" w:author="Matthew T. Munson" w:date="2021-04-21T16:46:00Z"/>
        </w:rPr>
      </w:pPr>
      <w:ins w:id="1978" w:author="Matthew T. Munson" w:date="2021-04-21T16:46:00Z">
        <w:r>
          <w:t xml:space="preserve">        this.mMinion.getXform().setPosition(26, 56);</w:t>
        </w:r>
      </w:ins>
    </w:p>
    <w:p w14:paraId="3EB5E157" w14:textId="77777777" w:rsidR="00866DAC" w:rsidRDefault="00866DAC" w:rsidP="00866DAC">
      <w:pPr>
        <w:pStyle w:val="Code"/>
        <w:rPr>
          <w:ins w:id="1979" w:author="Matthew T. Munson" w:date="2021-04-21T16:46:00Z"/>
        </w:rPr>
      </w:pPr>
      <w:ins w:id="1980" w:author="Matthew T. Munson" w:date="2021-04-21T16:46:00Z">
        <w:r>
          <w:t xml:space="preserve">        this.mMinion.getXform().setSize(5, 2.5);</w:t>
        </w:r>
      </w:ins>
    </w:p>
    <w:p w14:paraId="62928E4F" w14:textId="77777777" w:rsidR="00866DAC" w:rsidRDefault="00866DAC" w:rsidP="00866DAC">
      <w:pPr>
        <w:pStyle w:val="Code"/>
        <w:rPr>
          <w:ins w:id="1981" w:author="Matthew T. Munson" w:date="2021-04-21T16:46:00Z"/>
        </w:rPr>
      </w:pPr>
    </w:p>
    <w:p w14:paraId="2B6A6662" w14:textId="77777777" w:rsidR="00866DAC" w:rsidRDefault="00866DAC" w:rsidP="00866DAC">
      <w:pPr>
        <w:pStyle w:val="Code"/>
        <w:rPr>
          <w:ins w:id="1982" w:author="Matthew T. Munson" w:date="2021-04-21T16:46:00Z"/>
        </w:rPr>
      </w:pPr>
    </w:p>
    <w:p w14:paraId="2BE696D8" w14:textId="77777777" w:rsidR="00866DAC" w:rsidRDefault="00866DAC" w:rsidP="00866DAC">
      <w:pPr>
        <w:pStyle w:val="Code"/>
        <w:rPr>
          <w:ins w:id="1983" w:author="Matthew T. Munson" w:date="2021-04-21T16:46:00Z"/>
        </w:rPr>
      </w:pPr>
      <w:ins w:id="1984" w:author="Matthew T. Munson" w:date="2021-04-21T16:46:00Z">
        <w:r>
          <w:t xml:space="preserve">        // Step D: Create the hero object with texture from the lower-left corner </w:t>
        </w:r>
      </w:ins>
    </w:p>
    <w:p w14:paraId="48359CC2" w14:textId="77777777" w:rsidR="00866DAC" w:rsidRDefault="00866DAC" w:rsidP="00866DAC">
      <w:pPr>
        <w:pStyle w:val="Code"/>
        <w:rPr>
          <w:ins w:id="1985" w:author="Matthew T. Munson" w:date="2021-04-21T16:46:00Z"/>
        </w:rPr>
      </w:pPr>
      <w:ins w:id="1986" w:author="Matthew T. Munson" w:date="2021-04-21T16:46:00Z">
        <w:r>
          <w:t xml:space="preserve">        this.mHero = new engine.SpriteRenderable(this.kMinionSprite);</w:t>
        </w:r>
      </w:ins>
    </w:p>
    <w:p w14:paraId="4BCB9279" w14:textId="77777777" w:rsidR="00866DAC" w:rsidRDefault="00866DAC" w:rsidP="00866DAC">
      <w:pPr>
        <w:pStyle w:val="Code"/>
        <w:rPr>
          <w:ins w:id="1987" w:author="Matthew T. Munson" w:date="2021-04-21T16:46:00Z"/>
        </w:rPr>
      </w:pPr>
      <w:ins w:id="1988" w:author="Matthew T. Munson" w:date="2021-04-21T16:46:00Z">
        <w:r>
          <w:t xml:space="preserve">        this.mHero.setColor([1, 1, 1, 0]);</w:t>
        </w:r>
      </w:ins>
    </w:p>
    <w:p w14:paraId="5BBEF72F" w14:textId="77777777" w:rsidR="00866DAC" w:rsidRDefault="00866DAC" w:rsidP="00866DAC">
      <w:pPr>
        <w:pStyle w:val="Code"/>
        <w:rPr>
          <w:ins w:id="1989" w:author="Matthew T. Munson" w:date="2021-04-21T16:46:00Z"/>
        </w:rPr>
      </w:pPr>
      <w:ins w:id="1990" w:author="Matthew T. Munson" w:date="2021-04-21T16:46:00Z">
        <w:r>
          <w:t xml:space="preserve">        this.mHero.getXform().setPosition(20, 60);</w:t>
        </w:r>
      </w:ins>
    </w:p>
    <w:p w14:paraId="481DAE00" w14:textId="77777777" w:rsidR="00866DAC" w:rsidRDefault="00866DAC" w:rsidP="00866DAC">
      <w:pPr>
        <w:pStyle w:val="Code"/>
        <w:rPr>
          <w:ins w:id="1991" w:author="Matthew T. Munson" w:date="2021-04-21T16:46:00Z"/>
        </w:rPr>
      </w:pPr>
      <w:ins w:id="1992" w:author="Matthew T. Munson" w:date="2021-04-21T16:46:00Z">
        <w:r>
          <w:t xml:space="preserve">        this.mHero.getXform().setSize(2, 3);</w:t>
        </w:r>
      </w:ins>
    </w:p>
    <w:p w14:paraId="35A90D5E" w14:textId="77777777" w:rsidR="00866DAC" w:rsidRDefault="00866DAC" w:rsidP="00866DAC">
      <w:pPr>
        <w:pStyle w:val="Code"/>
        <w:rPr>
          <w:ins w:id="1993" w:author="Matthew T. Munson" w:date="2021-04-21T16:46:00Z"/>
        </w:rPr>
      </w:pPr>
      <w:ins w:id="1994" w:author="Matthew T. Munson" w:date="2021-04-21T16:46:00Z">
        <w:r>
          <w:t xml:space="preserve">        this.mHero.setElementPixelPositions(0, 120, 0, 180);</w:t>
        </w:r>
      </w:ins>
    </w:p>
    <w:p w14:paraId="4DA0F650" w14:textId="3172A10C" w:rsidR="006D40CB" w:rsidRPr="006A27C6" w:rsidDel="00866DAC" w:rsidRDefault="00866DAC" w:rsidP="00866DAC">
      <w:pPr>
        <w:pStyle w:val="Code"/>
        <w:rPr>
          <w:del w:id="1995" w:author="Matthew T. Munson" w:date="2021-04-21T16:46:00Z"/>
        </w:rPr>
      </w:pPr>
      <w:ins w:id="1996" w:author="Matthew T. Munson" w:date="2021-04-21T16:46:00Z">
        <w:r>
          <w:t xml:space="preserve">    }</w:t>
        </w:r>
      </w:ins>
      <w:del w:id="1997" w:author="Matthew T. Munson" w:date="2021-04-21T16:46:00Z">
        <w:r w:rsidR="006D40CB" w:rsidRPr="006A27C6" w:rsidDel="00866DAC">
          <w:delText>.prototype.</w:delText>
        </w:r>
        <w:r w:rsidR="006D40CB" w:rsidDel="00866DAC">
          <w:delText>initialize</w:delText>
        </w:r>
        <w:r w:rsidR="006D40CB" w:rsidRPr="006A27C6" w:rsidDel="00866DAC">
          <w:delText xml:space="preserve"> = function() {</w:delText>
        </w:r>
      </w:del>
    </w:p>
    <w:p w14:paraId="33163055" w14:textId="052D9674" w:rsidR="006D40CB" w:rsidRPr="006A27C6" w:rsidDel="00866DAC" w:rsidRDefault="006D40CB" w:rsidP="00866DAC">
      <w:pPr>
        <w:pStyle w:val="Code"/>
        <w:rPr>
          <w:del w:id="1998" w:author="Matthew T. Munson" w:date="2021-04-21T16:46:00Z"/>
        </w:rPr>
      </w:pPr>
      <w:del w:id="1999" w:author="Matthew T. Munson" w:date="2021-04-21T16:46:00Z">
        <w:r w:rsidRPr="006A27C6" w:rsidDel="00866DAC">
          <w:delText xml:space="preserve">    // Step A: set up the cameras</w:delText>
        </w:r>
      </w:del>
    </w:p>
    <w:p w14:paraId="7548FB7A" w14:textId="7F26BD4B" w:rsidR="006D40CB" w:rsidRPr="006A27C6" w:rsidDel="00866DAC" w:rsidRDefault="006D40CB" w:rsidP="00866DAC">
      <w:pPr>
        <w:pStyle w:val="Code"/>
        <w:rPr>
          <w:del w:id="2000" w:author="Matthew T. Munson" w:date="2021-04-21T16:46:00Z"/>
        </w:rPr>
      </w:pPr>
      <w:del w:id="2001" w:author="Matthew T. Munson" w:date="2021-04-21T16:46:00Z">
        <w:r w:rsidRPr="006A27C6" w:rsidDel="00866DAC">
          <w:delText xml:space="preserve">    this.</w:delText>
        </w:r>
        <w:r w:rsidDel="00866DAC">
          <w:delText>m</w:delText>
        </w:r>
        <w:r w:rsidRPr="006A27C6" w:rsidDel="00866DAC">
          <w:delText>Camera = new Camera(</w:delText>
        </w:r>
      </w:del>
    </w:p>
    <w:p w14:paraId="0BE465EB" w14:textId="7D2FE40E" w:rsidR="006D40CB" w:rsidRPr="006A27C6" w:rsidDel="00866DAC" w:rsidRDefault="006D40CB" w:rsidP="00866DAC">
      <w:pPr>
        <w:pStyle w:val="Code"/>
        <w:rPr>
          <w:del w:id="2002" w:author="Matthew T. Munson" w:date="2021-04-21T16:46:00Z"/>
        </w:rPr>
      </w:pPr>
      <w:del w:id="2003" w:author="Matthew T. Munson" w:date="2021-04-21T16:46:00Z">
        <w:r w:rsidRPr="006A27C6" w:rsidDel="00866DAC">
          <w:delText xml:space="preserve">            vec2.fromValues(20, 60),   // position of the camera</w:delText>
        </w:r>
      </w:del>
    </w:p>
    <w:p w14:paraId="54269FBE" w14:textId="70B6505A" w:rsidR="006D40CB" w:rsidRPr="006A27C6" w:rsidDel="00866DAC" w:rsidRDefault="006D40CB" w:rsidP="00866DAC">
      <w:pPr>
        <w:pStyle w:val="Code"/>
        <w:rPr>
          <w:del w:id="2004" w:author="Matthew T. Munson" w:date="2021-04-21T16:46:00Z"/>
        </w:rPr>
      </w:pPr>
      <w:del w:id="2005" w:author="Matthew T. Munson" w:date="2021-04-21T16:46:00Z">
        <w:r w:rsidRPr="006A27C6" w:rsidDel="00866DAC">
          <w:delText xml:space="preserve">            20,                        // width of camera</w:delText>
        </w:r>
      </w:del>
    </w:p>
    <w:p w14:paraId="68CB1EC7" w14:textId="28B3592A" w:rsidR="006D40CB" w:rsidRPr="006A27C6" w:rsidDel="00866DAC" w:rsidRDefault="006D40CB" w:rsidP="00866DAC">
      <w:pPr>
        <w:pStyle w:val="Code"/>
        <w:rPr>
          <w:del w:id="2006" w:author="Matthew T. Munson" w:date="2021-04-21T16:46:00Z"/>
        </w:rPr>
      </w:pPr>
      <w:del w:id="2007" w:author="Matthew T. Munson" w:date="2021-04-21T16:46:00Z">
        <w:r w:rsidRPr="006A27C6" w:rsidDel="00866DAC">
          <w:delText xml:space="preserve">            [20, 40, 600, 300]         // viewport (orgX, orgY, width, height)</w:delText>
        </w:r>
      </w:del>
    </w:p>
    <w:p w14:paraId="5368A191" w14:textId="0BCF90DB" w:rsidR="006D40CB" w:rsidRPr="006A27C6" w:rsidDel="00866DAC" w:rsidRDefault="006D40CB" w:rsidP="00866DAC">
      <w:pPr>
        <w:pStyle w:val="Code"/>
        <w:rPr>
          <w:del w:id="2008" w:author="Matthew T. Munson" w:date="2021-04-21T16:46:00Z"/>
        </w:rPr>
      </w:pPr>
      <w:del w:id="2009" w:author="Matthew T. Munson" w:date="2021-04-21T16:46:00Z">
        <w:r w:rsidRPr="006A27C6" w:rsidDel="00866DAC">
          <w:delText xml:space="preserve">            );</w:delText>
        </w:r>
      </w:del>
    </w:p>
    <w:p w14:paraId="700B1961" w14:textId="42C5BB37" w:rsidR="006D40CB" w:rsidRPr="006A27C6" w:rsidDel="00866DAC" w:rsidRDefault="006D40CB" w:rsidP="00866DAC">
      <w:pPr>
        <w:pStyle w:val="Code"/>
        <w:rPr>
          <w:del w:id="2010" w:author="Matthew T. Munson" w:date="2021-04-21T16:46:00Z"/>
        </w:rPr>
      </w:pPr>
      <w:del w:id="2011" w:author="Matthew T. Munson" w:date="2021-04-21T16:46:00Z">
        <w:r w:rsidRPr="006A27C6" w:rsidDel="00866DAC">
          <w:delText xml:space="preserve">    this.</w:delText>
        </w:r>
        <w:r w:rsidDel="00866DAC">
          <w:delText>m</w:delText>
        </w:r>
        <w:r w:rsidRPr="006A27C6" w:rsidDel="00866DAC">
          <w:delText>Camera.</w:delText>
        </w:r>
        <w:r w:rsidDel="00866DAC">
          <w:delText>set</w:delText>
        </w:r>
        <w:r w:rsidRPr="006A27C6" w:rsidDel="00866DAC">
          <w:delText>BackgroundColor([0.8, 0.8, 0.8, 1]);</w:delText>
        </w:r>
      </w:del>
    </w:p>
    <w:p w14:paraId="74D9990B" w14:textId="7DC2B829" w:rsidR="006D40CB" w:rsidRPr="006A27C6" w:rsidDel="00866DAC" w:rsidRDefault="006D40CB" w:rsidP="00866DAC">
      <w:pPr>
        <w:pStyle w:val="Code"/>
        <w:rPr>
          <w:del w:id="2012" w:author="Matthew T. Munson" w:date="2021-04-21T16:46:00Z"/>
        </w:rPr>
      </w:pPr>
      <w:del w:id="2013" w:author="Matthew T. Munson" w:date="2021-04-21T16:46:00Z">
        <w:r w:rsidRPr="006A27C6" w:rsidDel="00866DAC">
          <w:delText xml:space="preserve">            // sets the background to gray</w:delText>
        </w:r>
      </w:del>
    </w:p>
    <w:p w14:paraId="5AD1301C" w14:textId="0EB96B37" w:rsidR="006D40CB" w:rsidRPr="006A27C6" w:rsidDel="00866DAC" w:rsidRDefault="006D40CB" w:rsidP="00866DAC">
      <w:pPr>
        <w:pStyle w:val="Code"/>
        <w:rPr>
          <w:del w:id="2014" w:author="Matthew T. Munson" w:date="2021-04-21T16:46:00Z"/>
        </w:rPr>
      </w:pPr>
      <w:del w:id="2015" w:author="Matthew T. Munson" w:date="2021-04-21T16:46:00Z">
        <w:r w:rsidRPr="006A27C6" w:rsidDel="00866DAC">
          <w:delText xml:space="preserve">    </w:delText>
        </w:r>
      </w:del>
    </w:p>
    <w:p w14:paraId="262F786B" w14:textId="58E569B7" w:rsidR="006D40CB" w:rsidRPr="006A27C6" w:rsidDel="00866DAC" w:rsidRDefault="006D40CB" w:rsidP="00866DAC">
      <w:pPr>
        <w:pStyle w:val="Code"/>
        <w:rPr>
          <w:del w:id="2016" w:author="Matthew T. Munson" w:date="2021-04-21T16:46:00Z"/>
        </w:rPr>
      </w:pPr>
      <w:del w:id="2017" w:author="Matthew T. Munson" w:date="2021-04-21T16:46:00Z">
        <w:r w:rsidRPr="006A27C6" w:rsidDel="00866DAC">
          <w:delText xml:space="preserve">    // Step B: Create the support objects</w:delText>
        </w:r>
      </w:del>
    </w:p>
    <w:p w14:paraId="062B56F9" w14:textId="379D7A5F" w:rsidR="006D40CB" w:rsidRPr="006A27C6" w:rsidDel="00866DAC" w:rsidRDefault="006D40CB" w:rsidP="00866DAC">
      <w:pPr>
        <w:pStyle w:val="Code"/>
        <w:rPr>
          <w:del w:id="2018" w:author="Matthew T. Munson" w:date="2021-04-21T16:46:00Z"/>
        </w:rPr>
      </w:pPr>
      <w:del w:id="2019" w:author="Matthew T. Munson" w:date="2021-04-21T16:46:00Z">
        <w:r w:rsidRPr="006A27C6" w:rsidDel="00866DAC">
          <w:delText xml:space="preserve">    this.</w:delText>
        </w:r>
        <w:r w:rsidDel="00866DAC">
          <w:delText>m</w:delText>
        </w:r>
        <w:r w:rsidRPr="006A27C6" w:rsidDel="00866DAC">
          <w:delText>Portal = new SpriteRenderable(this.</w:delText>
        </w:r>
        <w:r w:rsidDel="00866DAC">
          <w:delText>k</w:delText>
        </w:r>
        <w:r w:rsidRPr="006A27C6" w:rsidDel="00866DAC">
          <w:delText>MinionSprite);</w:delText>
        </w:r>
      </w:del>
    </w:p>
    <w:p w14:paraId="47B4477A" w14:textId="37AA3B42" w:rsidR="006D40CB" w:rsidRPr="006A27C6" w:rsidDel="00866DAC" w:rsidRDefault="006D40CB" w:rsidP="00866DAC">
      <w:pPr>
        <w:pStyle w:val="Code"/>
        <w:rPr>
          <w:del w:id="2020" w:author="Matthew T. Munson" w:date="2021-04-21T16:46:00Z"/>
        </w:rPr>
      </w:pPr>
      <w:del w:id="2021" w:author="Matthew T. Munson" w:date="2021-04-21T16:46:00Z">
        <w:r w:rsidRPr="006A27C6" w:rsidDel="00866DAC">
          <w:delText xml:space="preserve">    this.</w:delText>
        </w:r>
        <w:r w:rsidDel="00866DAC">
          <w:delText>m</w:delText>
        </w:r>
        <w:r w:rsidRPr="006A27C6" w:rsidDel="00866DAC">
          <w:delText>Portal.</w:delText>
        </w:r>
        <w:r w:rsidDel="00866DAC">
          <w:delText>set</w:delText>
        </w:r>
        <w:r w:rsidRPr="006A27C6" w:rsidDel="00866DAC">
          <w:delText>Color([1, 0, 0, 0.2]);  // tints red</w:delText>
        </w:r>
      </w:del>
    </w:p>
    <w:p w14:paraId="6A26F5EC" w14:textId="56A43C45" w:rsidR="006D40CB" w:rsidRPr="006A27C6" w:rsidDel="00866DAC" w:rsidRDefault="006D40CB" w:rsidP="00866DAC">
      <w:pPr>
        <w:pStyle w:val="Code"/>
        <w:rPr>
          <w:del w:id="2022" w:author="Matthew T. Munson" w:date="2021-04-21T16:46:00Z"/>
        </w:rPr>
      </w:pPr>
      <w:del w:id="2023"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Position(25, 60);</w:delText>
        </w:r>
      </w:del>
    </w:p>
    <w:p w14:paraId="73B5606F" w14:textId="7DA3181C" w:rsidR="006D40CB" w:rsidRPr="006A27C6" w:rsidDel="00866DAC" w:rsidRDefault="006D40CB" w:rsidP="00866DAC">
      <w:pPr>
        <w:pStyle w:val="Code"/>
        <w:rPr>
          <w:del w:id="2024" w:author="Matthew T. Munson" w:date="2021-04-21T16:46:00Z"/>
        </w:rPr>
      </w:pPr>
      <w:del w:id="2025"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Size(3, 3);</w:delText>
        </w:r>
      </w:del>
    </w:p>
    <w:p w14:paraId="10416C47" w14:textId="5167218C" w:rsidR="006D40CB" w:rsidRPr="006A27C6" w:rsidDel="00866DAC" w:rsidRDefault="006D40CB" w:rsidP="00866DAC">
      <w:pPr>
        <w:pStyle w:val="Code"/>
        <w:rPr>
          <w:del w:id="2026" w:author="Matthew T. Munson" w:date="2021-04-21T16:46:00Z"/>
        </w:rPr>
      </w:pPr>
      <w:del w:id="2027" w:author="Matthew T. Munson" w:date="2021-04-21T16:46:00Z">
        <w:r w:rsidRPr="006A27C6" w:rsidDel="00866DAC">
          <w:delText xml:space="preserve">    this.</w:delText>
        </w:r>
        <w:r w:rsidDel="00866DAC">
          <w:delText>m</w:delText>
        </w:r>
        <w:r w:rsidRPr="006A27C6" w:rsidDel="00866DAC">
          <w:delText>Portal.</w:delText>
        </w:r>
        <w:r w:rsidDel="00866DAC">
          <w:delText>setElementPixelPositions</w:delText>
        </w:r>
        <w:r w:rsidRPr="006A27C6" w:rsidDel="00866DAC">
          <w:delText>(130, 310, 0, 180);</w:delText>
        </w:r>
      </w:del>
    </w:p>
    <w:p w14:paraId="38E38D46" w14:textId="2867CFE4" w:rsidR="006D40CB" w:rsidRPr="006A27C6" w:rsidDel="00866DAC" w:rsidRDefault="006D40CB" w:rsidP="00866DAC">
      <w:pPr>
        <w:pStyle w:val="Code"/>
        <w:rPr>
          <w:del w:id="2028" w:author="Matthew T. Munson" w:date="2021-04-21T16:46:00Z"/>
        </w:rPr>
      </w:pPr>
      <w:del w:id="2029" w:author="Matthew T. Munson" w:date="2021-04-21T16:46:00Z">
        <w:r w:rsidRPr="006A27C6" w:rsidDel="00866DAC">
          <w:delText xml:space="preserve">    </w:delText>
        </w:r>
      </w:del>
    </w:p>
    <w:p w14:paraId="0CAF9A16" w14:textId="52691303" w:rsidR="006D40CB" w:rsidRPr="006A27C6" w:rsidDel="00866DAC" w:rsidRDefault="006D40CB" w:rsidP="00866DAC">
      <w:pPr>
        <w:pStyle w:val="Code"/>
        <w:rPr>
          <w:del w:id="2030" w:author="Matthew T. Munson" w:date="2021-04-21T16:46:00Z"/>
        </w:rPr>
      </w:pPr>
      <w:del w:id="2031" w:author="Matthew T. Munson" w:date="2021-04-21T16:46:00Z">
        <w:r w:rsidRPr="006A27C6" w:rsidDel="00866DAC">
          <w:delText xml:space="preserve">    this.</w:delText>
        </w:r>
        <w:r w:rsidDel="00866DAC">
          <w:delText>m</w:delText>
        </w:r>
        <w:r w:rsidRPr="006A27C6" w:rsidDel="00866DAC">
          <w:delText>Collector = new SpriteRenderable(this.</w:delText>
        </w:r>
        <w:r w:rsidDel="00866DAC">
          <w:delText>k</w:delText>
        </w:r>
        <w:r w:rsidRPr="006A27C6" w:rsidDel="00866DAC">
          <w:delText>MinionSprite);</w:delText>
        </w:r>
      </w:del>
    </w:p>
    <w:p w14:paraId="47B707CC" w14:textId="0BEB11A9" w:rsidR="006D40CB" w:rsidRPr="006A27C6" w:rsidDel="00866DAC" w:rsidRDefault="006D40CB" w:rsidP="00866DAC">
      <w:pPr>
        <w:pStyle w:val="Code"/>
        <w:rPr>
          <w:del w:id="2032" w:author="Matthew T. Munson" w:date="2021-04-21T16:46:00Z"/>
        </w:rPr>
      </w:pPr>
      <w:del w:id="2033" w:author="Matthew T. Munson" w:date="2021-04-21T16:46:00Z">
        <w:r w:rsidRPr="006A27C6" w:rsidDel="00866DAC">
          <w:delText xml:space="preserve">    this.</w:delText>
        </w:r>
        <w:r w:rsidDel="00866DAC">
          <w:delText>m</w:delText>
        </w:r>
        <w:r w:rsidRPr="006A27C6" w:rsidDel="00866DAC">
          <w:delText>Collector.</w:delText>
        </w:r>
        <w:r w:rsidDel="00866DAC">
          <w:delText>set</w:delText>
        </w:r>
        <w:r w:rsidRPr="006A27C6" w:rsidDel="00866DAC">
          <w:delText>Color([0, 0, 0, 0]);  // No tinting</w:delText>
        </w:r>
      </w:del>
    </w:p>
    <w:p w14:paraId="53B2F3BA" w14:textId="4248FA29" w:rsidR="006D40CB" w:rsidRPr="006A27C6" w:rsidDel="00866DAC" w:rsidRDefault="006D40CB" w:rsidP="00866DAC">
      <w:pPr>
        <w:pStyle w:val="Code"/>
        <w:rPr>
          <w:del w:id="2034" w:author="Matthew T. Munson" w:date="2021-04-21T16:46:00Z"/>
        </w:rPr>
      </w:pPr>
      <w:del w:id="2035"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Position(15, 60);</w:delText>
        </w:r>
      </w:del>
    </w:p>
    <w:p w14:paraId="133CFF83" w14:textId="611D606A" w:rsidR="006D40CB" w:rsidRPr="006A27C6" w:rsidDel="00866DAC" w:rsidRDefault="006D40CB" w:rsidP="00866DAC">
      <w:pPr>
        <w:pStyle w:val="Code"/>
        <w:rPr>
          <w:del w:id="2036" w:author="Matthew T. Munson" w:date="2021-04-21T16:46:00Z"/>
        </w:rPr>
      </w:pPr>
      <w:del w:id="2037"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Size(3, 3);</w:delText>
        </w:r>
      </w:del>
    </w:p>
    <w:p w14:paraId="26230F5F" w14:textId="1EE16BB5" w:rsidR="006D40CB" w:rsidRPr="006A27C6" w:rsidDel="00866DAC" w:rsidRDefault="006D40CB" w:rsidP="00866DAC">
      <w:pPr>
        <w:pStyle w:val="Code"/>
        <w:rPr>
          <w:del w:id="2038" w:author="Matthew T. Munson" w:date="2021-04-21T16:46:00Z"/>
        </w:rPr>
      </w:pPr>
      <w:del w:id="2039" w:author="Matthew T. Munson" w:date="2021-04-21T16:46:00Z">
        <w:r w:rsidRPr="006A27C6" w:rsidDel="00866DAC">
          <w:delText xml:space="preserve">    this.</w:delText>
        </w:r>
        <w:r w:rsidDel="00866DAC">
          <w:delText>m</w:delText>
        </w:r>
        <w:r w:rsidRPr="006A27C6" w:rsidDel="00866DAC">
          <w:delText>Collector.</w:delText>
        </w:r>
        <w:r w:rsidDel="00866DAC">
          <w:delText>setElementPixelPositions</w:delText>
        </w:r>
        <w:r w:rsidRPr="006A27C6" w:rsidDel="00866DAC">
          <w:delText>(315, 495, 0, 180);</w:delText>
        </w:r>
      </w:del>
    </w:p>
    <w:p w14:paraId="2A116DA1" w14:textId="658468F1" w:rsidR="006D40CB" w:rsidRPr="006A27C6" w:rsidDel="00866DAC" w:rsidRDefault="006D40CB" w:rsidP="00866DAC">
      <w:pPr>
        <w:pStyle w:val="Code"/>
        <w:rPr>
          <w:del w:id="2040" w:author="Matthew T. Munson" w:date="2021-04-21T16:46:00Z"/>
        </w:rPr>
      </w:pPr>
      <w:del w:id="2041" w:author="Matthew T. Munson" w:date="2021-04-21T16:46:00Z">
        <w:r w:rsidRPr="006A27C6" w:rsidDel="00866DAC">
          <w:delText xml:space="preserve">    </w:delText>
        </w:r>
      </w:del>
    </w:p>
    <w:p w14:paraId="79A78337" w14:textId="53DEF0DA" w:rsidR="006D40CB" w:rsidRPr="006A27C6" w:rsidDel="00866DAC" w:rsidRDefault="006D40CB" w:rsidP="00866DAC">
      <w:pPr>
        <w:pStyle w:val="Code"/>
        <w:rPr>
          <w:del w:id="2042" w:author="Matthew T. Munson" w:date="2021-04-21T16:46:00Z"/>
        </w:rPr>
      </w:pPr>
      <w:del w:id="2043" w:author="Matthew T. Munson" w:date="2021-04-21T16:46:00Z">
        <w:r w:rsidRPr="006A27C6" w:rsidDel="00866DAC">
          <w:delText xml:space="preserve">    // Step C: Create the font and minion images using sprite</w:delText>
        </w:r>
      </w:del>
    </w:p>
    <w:p w14:paraId="2A61CAFF" w14:textId="04195450" w:rsidR="006D40CB" w:rsidRPr="006A27C6" w:rsidDel="00866DAC" w:rsidRDefault="006D40CB" w:rsidP="00866DAC">
      <w:pPr>
        <w:pStyle w:val="Code"/>
        <w:rPr>
          <w:del w:id="2044" w:author="Matthew T. Munson" w:date="2021-04-21T16:46:00Z"/>
        </w:rPr>
      </w:pPr>
      <w:del w:id="2045" w:author="Matthew T. Munson" w:date="2021-04-21T16:46:00Z">
        <w:r w:rsidRPr="006A27C6" w:rsidDel="00866DAC">
          <w:delText xml:space="preserve">    this.</w:delText>
        </w:r>
        <w:r w:rsidDel="00866DAC">
          <w:delText>m</w:delText>
        </w:r>
        <w:r w:rsidRPr="006A27C6" w:rsidDel="00866DAC">
          <w:delText>FontImage = new SpriteRenderable(this.</w:delText>
        </w:r>
        <w:r w:rsidDel="00866DAC">
          <w:delText>k</w:delText>
        </w:r>
        <w:r w:rsidRPr="006A27C6" w:rsidDel="00866DAC">
          <w:delText>FontImage);</w:delText>
        </w:r>
      </w:del>
    </w:p>
    <w:p w14:paraId="04B54F6A" w14:textId="12A8D40D" w:rsidR="006D40CB" w:rsidRPr="006A27C6" w:rsidDel="00866DAC" w:rsidRDefault="006D40CB" w:rsidP="00866DAC">
      <w:pPr>
        <w:pStyle w:val="Code"/>
        <w:rPr>
          <w:del w:id="2046" w:author="Matthew T. Munson" w:date="2021-04-21T16:46:00Z"/>
        </w:rPr>
      </w:pPr>
      <w:del w:id="2047" w:author="Matthew T. Munson" w:date="2021-04-21T16:46:00Z">
        <w:r w:rsidRPr="006A27C6" w:rsidDel="00866DAC">
          <w:delText xml:space="preserve">    this.</w:delText>
        </w:r>
        <w:r w:rsidDel="00866DAC">
          <w:delText>m</w:delText>
        </w:r>
        <w:r w:rsidRPr="006A27C6" w:rsidDel="00866DAC">
          <w:delText>FontImage.</w:delText>
        </w:r>
        <w:r w:rsidDel="00866DAC">
          <w:delText>set</w:delText>
        </w:r>
        <w:r w:rsidRPr="006A27C6" w:rsidDel="00866DAC">
          <w:delText>Color([1, 1, 1, 0]);</w:delText>
        </w:r>
      </w:del>
    </w:p>
    <w:p w14:paraId="3AB44084" w14:textId="45E44673" w:rsidR="006D40CB" w:rsidRPr="006A27C6" w:rsidDel="00866DAC" w:rsidRDefault="006D40CB" w:rsidP="00866DAC">
      <w:pPr>
        <w:pStyle w:val="Code"/>
        <w:rPr>
          <w:del w:id="2048" w:author="Matthew T. Munson" w:date="2021-04-21T16:46:00Z"/>
        </w:rPr>
      </w:pPr>
      <w:del w:id="2049"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Position(13, 62);</w:delText>
        </w:r>
      </w:del>
    </w:p>
    <w:p w14:paraId="301BEBD5" w14:textId="668FF143" w:rsidR="006D40CB" w:rsidRPr="006A27C6" w:rsidDel="00866DAC" w:rsidRDefault="006D40CB" w:rsidP="00866DAC">
      <w:pPr>
        <w:pStyle w:val="Code"/>
        <w:rPr>
          <w:del w:id="2050" w:author="Matthew T. Munson" w:date="2021-04-21T16:46:00Z"/>
        </w:rPr>
      </w:pPr>
      <w:del w:id="2051"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Size(4, 4);</w:delText>
        </w:r>
      </w:del>
    </w:p>
    <w:p w14:paraId="3A332917" w14:textId="78804614" w:rsidR="006D40CB" w:rsidRPr="006A27C6" w:rsidDel="00866DAC" w:rsidRDefault="006D40CB" w:rsidP="00866DAC">
      <w:pPr>
        <w:pStyle w:val="Code"/>
        <w:rPr>
          <w:del w:id="2052" w:author="Matthew T. Munson" w:date="2021-04-21T16:46:00Z"/>
        </w:rPr>
      </w:pPr>
      <w:del w:id="2053" w:author="Matthew T. Munson" w:date="2021-04-21T16:46:00Z">
        <w:r w:rsidRPr="006A27C6" w:rsidDel="00866DAC">
          <w:delText xml:space="preserve">    </w:delText>
        </w:r>
      </w:del>
    </w:p>
    <w:p w14:paraId="57BC219C" w14:textId="5A0CFD4D" w:rsidR="006D40CB" w:rsidRPr="006A27C6" w:rsidDel="00866DAC" w:rsidRDefault="006D40CB" w:rsidP="00866DAC">
      <w:pPr>
        <w:pStyle w:val="Code"/>
        <w:rPr>
          <w:del w:id="2054" w:author="Matthew T. Munson" w:date="2021-04-21T16:46:00Z"/>
        </w:rPr>
      </w:pPr>
      <w:del w:id="2055" w:author="Matthew T. Munson" w:date="2021-04-21T16:46:00Z">
        <w:r w:rsidRPr="006A27C6" w:rsidDel="00866DAC">
          <w:delText xml:space="preserve">    this.</w:delText>
        </w:r>
        <w:r w:rsidDel="00866DAC">
          <w:delText>m</w:delText>
        </w:r>
        <w:r w:rsidRPr="006A27C6" w:rsidDel="00866DAC">
          <w:delText>Minion= new SpriteRenderable(this.</w:delText>
        </w:r>
        <w:r w:rsidDel="00866DAC">
          <w:delText>k</w:delText>
        </w:r>
        <w:r w:rsidRPr="006A27C6" w:rsidDel="00866DAC">
          <w:delText>MinionSprite);</w:delText>
        </w:r>
      </w:del>
    </w:p>
    <w:p w14:paraId="676237BC" w14:textId="11316D90" w:rsidR="006D40CB" w:rsidRPr="006A27C6" w:rsidDel="00866DAC" w:rsidRDefault="006D40CB" w:rsidP="00866DAC">
      <w:pPr>
        <w:pStyle w:val="Code"/>
        <w:rPr>
          <w:del w:id="2056" w:author="Matthew T. Munson" w:date="2021-04-21T16:46:00Z"/>
        </w:rPr>
      </w:pPr>
      <w:del w:id="2057" w:author="Matthew T. Munson" w:date="2021-04-21T16:46:00Z">
        <w:r w:rsidRPr="006A27C6" w:rsidDel="00866DAC">
          <w:delText xml:space="preserve">    this.</w:delText>
        </w:r>
        <w:r w:rsidDel="00866DAC">
          <w:delText>m</w:delText>
        </w:r>
        <w:r w:rsidRPr="006A27C6" w:rsidDel="00866DAC">
          <w:delText>Minion.</w:delText>
        </w:r>
        <w:r w:rsidDel="00866DAC">
          <w:delText>set</w:delText>
        </w:r>
        <w:r w:rsidRPr="006A27C6" w:rsidDel="00866DAC">
          <w:delText>Color([1, 1, 1, 0]);</w:delText>
        </w:r>
      </w:del>
    </w:p>
    <w:p w14:paraId="3E010DE0" w14:textId="2ED86BF1" w:rsidR="006D40CB" w:rsidRPr="006A27C6" w:rsidDel="00866DAC" w:rsidRDefault="006D40CB" w:rsidP="00866DAC">
      <w:pPr>
        <w:pStyle w:val="Code"/>
        <w:rPr>
          <w:del w:id="2058" w:author="Matthew T. Munson" w:date="2021-04-21T16:46:00Z"/>
        </w:rPr>
      </w:pPr>
      <w:del w:id="2059"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Position(26, 56);</w:delText>
        </w:r>
      </w:del>
    </w:p>
    <w:p w14:paraId="497E1767" w14:textId="2C804457" w:rsidR="006D40CB" w:rsidRPr="006A27C6" w:rsidDel="00866DAC" w:rsidRDefault="006D40CB" w:rsidP="00866DAC">
      <w:pPr>
        <w:pStyle w:val="Code"/>
        <w:rPr>
          <w:del w:id="2060" w:author="Matthew T. Munson" w:date="2021-04-21T16:46:00Z"/>
        </w:rPr>
      </w:pPr>
      <w:del w:id="2061"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Size(5, 2.5);</w:delText>
        </w:r>
      </w:del>
    </w:p>
    <w:p w14:paraId="055499C5" w14:textId="25F09254" w:rsidR="006D40CB" w:rsidRPr="006A27C6" w:rsidDel="00866DAC" w:rsidRDefault="006D40CB" w:rsidP="00866DAC">
      <w:pPr>
        <w:pStyle w:val="Code"/>
        <w:rPr>
          <w:del w:id="2062" w:author="Matthew T. Munson" w:date="2021-04-21T16:46:00Z"/>
        </w:rPr>
      </w:pPr>
      <w:del w:id="2063" w:author="Matthew T. Munson" w:date="2021-04-21T16:46:00Z">
        <w:r w:rsidRPr="006A27C6" w:rsidDel="00866DAC">
          <w:delText xml:space="preserve">    </w:delText>
        </w:r>
      </w:del>
    </w:p>
    <w:p w14:paraId="199BDBC2" w14:textId="42A678D7" w:rsidR="006D40CB" w:rsidRPr="006A27C6" w:rsidDel="00866DAC" w:rsidRDefault="006D40CB" w:rsidP="00866DAC">
      <w:pPr>
        <w:pStyle w:val="Code"/>
        <w:rPr>
          <w:del w:id="2064" w:author="Matthew T. Munson" w:date="2021-04-21T16:46:00Z"/>
        </w:rPr>
      </w:pPr>
      <w:del w:id="2065" w:author="Matthew T. Munson" w:date="2021-04-21T16:46:00Z">
        <w:r w:rsidRPr="006A27C6" w:rsidDel="00866DAC">
          <w:delText xml:space="preserve">    // S</w:delText>
        </w:r>
        <w:r w:rsidDel="00866DAC">
          <w:delText>te</w:delText>
        </w:r>
        <w:r w:rsidRPr="006A27C6" w:rsidDel="00866DAC">
          <w:delText>p D: Create the hero object with</w:delText>
        </w:r>
        <w:r w:rsidDel="00866DAC">
          <w:delText xml:space="preserve"> texture from lower-left corner</w:delText>
        </w:r>
      </w:del>
    </w:p>
    <w:p w14:paraId="0B4A5601" w14:textId="0406EA63" w:rsidR="006D40CB" w:rsidRPr="006A27C6" w:rsidDel="00866DAC" w:rsidRDefault="006D40CB" w:rsidP="00866DAC">
      <w:pPr>
        <w:pStyle w:val="Code"/>
        <w:rPr>
          <w:del w:id="2066" w:author="Matthew T. Munson" w:date="2021-04-21T16:46:00Z"/>
        </w:rPr>
      </w:pPr>
      <w:del w:id="2067" w:author="Matthew T. Munson" w:date="2021-04-21T16:46:00Z">
        <w:r w:rsidRPr="006A27C6" w:rsidDel="00866DAC">
          <w:delText xml:space="preserve">    this.</w:delText>
        </w:r>
        <w:r w:rsidDel="00866DAC">
          <w:delText>m</w:delText>
        </w:r>
        <w:r w:rsidRPr="006A27C6" w:rsidDel="00866DAC">
          <w:delText>Hero = new SpriteRenderable(this.</w:delText>
        </w:r>
        <w:r w:rsidDel="00866DAC">
          <w:delText>k</w:delText>
        </w:r>
        <w:r w:rsidRPr="006A27C6" w:rsidDel="00866DAC">
          <w:delText>MinionSprite);</w:delText>
        </w:r>
      </w:del>
    </w:p>
    <w:p w14:paraId="3DD22481" w14:textId="308E7FBA" w:rsidR="006D40CB" w:rsidRPr="006A27C6" w:rsidDel="00866DAC" w:rsidRDefault="006D40CB" w:rsidP="00866DAC">
      <w:pPr>
        <w:pStyle w:val="Code"/>
        <w:rPr>
          <w:del w:id="2068" w:author="Matthew T. Munson" w:date="2021-04-21T16:46:00Z"/>
        </w:rPr>
      </w:pPr>
      <w:del w:id="2069" w:author="Matthew T. Munson" w:date="2021-04-21T16:46:00Z">
        <w:r w:rsidRPr="006A27C6" w:rsidDel="00866DAC">
          <w:delText xml:space="preserve">    this.</w:delText>
        </w:r>
        <w:r w:rsidDel="00866DAC">
          <w:delText>m</w:delText>
        </w:r>
        <w:r w:rsidRPr="006A27C6" w:rsidDel="00866DAC">
          <w:delText>Hero.</w:delText>
        </w:r>
        <w:r w:rsidDel="00866DAC">
          <w:delText>set</w:delText>
        </w:r>
        <w:r w:rsidRPr="006A27C6" w:rsidDel="00866DAC">
          <w:delText>Color([1, 1, 1, 0]);</w:delText>
        </w:r>
      </w:del>
    </w:p>
    <w:p w14:paraId="41CF2EEC" w14:textId="768FA729" w:rsidR="006D40CB" w:rsidRPr="006A27C6" w:rsidDel="00866DAC" w:rsidRDefault="006D40CB" w:rsidP="00866DAC">
      <w:pPr>
        <w:pStyle w:val="Code"/>
        <w:rPr>
          <w:del w:id="2070" w:author="Matthew T. Munson" w:date="2021-04-21T16:46:00Z"/>
        </w:rPr>
      </w:pPr>
      <w:del w:id="2071"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Position(20, 60);</w:delText>
        </w:r>
      </w:del>
    </w:p>
    <w:p w14:paraId="4447E734" w14:textId="19E2E9B6" w:rsidR="006D40CB" w:rsidRPr="006A27C6" w:rsidDel="00866DAC" w:rsidRDefault="006D40CB" w:rsidP="00866DAC">
      <w:pPr>
        <w:pStyle w:val="Code"/>
        <w:rPr>
          <w:del w:id="2072" w:author="Matthew T. Munson" w:date="2021-04-21T16:46:00Z"/>
        </w:rPr>
      </w:pPr>
      <w:del w:id="2073"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Size(2, 3);</w:delText>
        </w:r>
      </w:del>
    </w:p>
    <w:p w14:paraId="157D9D12" w14:textId="4C181B57" w:rsidR="006D40CB" w:rsidRPr="006A27C6" w:rsidDel="00866DAC" w:rsidRDefault="006D40CB" w:rsidP="00866DAC">
      <w:pPr>
        <w:pStyle w:val="Code"/>
        <w:rPr>
          <w:del w:id="2074" w:author="Matthew T. Munson" w:date="2021-04-21T16:46:00Z"/>
        </w:rPr>
      </w:pPr>
      <w:del w:id="2075" w:author="Matthew T. Munson" w:date="2021-04-21T16:46:00Z">
        <w:r w:rsidRPr="006A27C6" w:rsidDel="00866DAC">
          <w:delText xml:space="preserve">    this.</w:delText>
        </w:r>
        <w:r w:rsidDel="00866DAC">
          <w:delText>m</w:delText>
        </w:r>
        <w:r w:rsidRPr="006A27C6" w:rsidDel="00866DAC">
          <w:delText>Hero.</w:delText>
        </w:r>
        <w:r w:rsidDel="00866DAC">
          <w:delText>setElementPixelPositions</w:delText>
        </w:r>
        <w:r w:rsidRPr="006A27C6" w:rsidDel="00866DAC">
          <w:delText xml:space="preserve">(0, 120, 0, 180);    </w:delText>
        </w:r>
      </w:del>
    </w:p>
    <w:p w14:paraId="6EF82F93" w14:textId="7ACE9430" w:rsidR="00866DAC" w:rsidRPr="006A27C6" w:rsidRDefault="006D40CB" w:rsidP="00866DAC">
      <w:pPr>
        <w:pStyle w:val="Code"/>
      </w:pPr>
      <w:del w:id="2076" w:author="Matthew T. Munson" w:date="2021-04-21T16:46:00Z">
        <w:r w:rsidRPr="006A27C6" w:rsidDel="00866DAC">
          <w:delText>};</w:delText>
        </w:r>
      </w:del>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r w:rsidRPr="00800C2A">
        <w:rPr>
          <w:rStyle w:val="CodeInline"/>
        </w:rPr>
        <w:t>setElementPixelPositions</w:t>
      </w:r>
      <w:proofErr w:type="spellEnd"/>
      <w:r w:rsidRPr="00800C2A">
        <w:rPr>
          <w:rStyle w:val="CodeInline"/>
        </w:rPr>
        <w:t>()</w:t>
      </w:r>
      <w:r w:rsidRPr="00800C2A">
        <w:t xml:space="preserve"> </w:t>
      </w:r>
      <w:r>
        <w:t>call.</w:t>
      </w:r>
    </w:p>
    <w:p w14:paraId="7B619E36" w14:textId="77777777" w:rsidR="006D40CB" w:rsidRPr="006A27C6" w:rsidRDefault="006D40CB" w:rsidP="006D40CB">
      <w:pPr>
        <w:pStyle w:val="BodyTextCont"/>
      </w:pPr>
      <w:r>
        <w:lastRenderedPageBreak/>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6D40CB">
      <w:pPr>
        <w:pStyle w:val="NumList"/>
        <w:numPr>
          <w:ilvl w:val="0"/>
          <w:numId w:val="14"/>
        </w:numPr>
      </w:pPr>
      <w:r>
        <w:t xml:space="preserve">The </w:t>
      </w:r>
      <w:r w:rsidRPr="00AC0231">
        <w:rPr>
          <w:rStyle w:val="CodeInline"/>
        </w:rPr>
        <w:t>update()</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2EF3DABA" w14:textId="6B23048A" w:rsidR="00B13559" w:rsidRDefault="006D40CB" w:rsidP="00B13559">
      <w:pPr>
        <w:pStyle w:val="Code"/>
        <w:rPr>
          <w:ins w:id="2077" w:author="Matthew T. Munson" w:date="2021-04-21T17:18:00Z"/>
        </w:rPr>
      </w:pPr>
      <w:del w:id="2078" w:author="Matthew T. Munson" w:date="2021-04-21T17:19:00Z">
        <w:r w:rsidRPr="006A27C6" w:rsidDel="00B13559">
          <w:delText>MyGame.</w:delText>
        </w:r>
      </w:del>
      <w:ins w:id="2079" w:author="Matthew T. Munson" w:date="2021-04-21T17:18:00Z">
        <w:r w:rsidR="00B13559">
          <w:t>update() {</w:t>
        </w:r>
      </w:ins>
    </w:p>
    <w:p w14:paraId="5C1ACC2A" w14:textId="77777777" w:rsidR="00B13559" w:rsidRDefault="00B13559" w:rsidP="00B13559">
      <w:pPr>
        <w:pStyle w:val="Code"/>
        <w:rPr>
          <w:ins w:id="2080" w:author="Matthew T. Munson" w:date="2021-04-21T17:18:00Z"/>
        </w:rPr>
      </w:pPr>
      <w:ins w:id="2081" w:author="Matthew T. Munson" w:date="2021-04-21T17:18:00Z">
        <w:r>
          <w:t xml:space="preserve">        // let's only allow the movement of hero, </w:t>
        </w:r>
      </w:ins>
    </w:p>
    <w:p w14:paraId="0B1742C0" w14:textId="77777777" w:rsidR="00B13559" w:rsidRDefault="00B13559" w:rsidP="00B13559">
      <w:pPr>
        <w:pStyle w:val="Code"/>
        <w:rPr>
          <w:ins w:id="2082" w:author="Matthew T. Munson" w:date="2021-04-21T17:18:00Z"/>
        </w:rPr>
      </w:pPr>
      <w:ins w:id="2083" w:author="Matthew T. Munson" w:date="2021-04-21T17:18:00Z">
        <w:r>
          <w:t xml:space="preserve">        let deltaX = 0.05;</w:t>
        </w:r>
      </w:ins>
    </w:p>
    <w:p w14:paraId="16686AE9" w14:textId="77777777" w:rsidR="00B13559" w:rsidRDefault="00B13559" w:rsidP="00B13559">
      <w:pPr>
        <w:pStyle w:val="Code"/>
        <w:rPr>
          <w:ins w:id="2084" w:author="Matthew T. Munson" w:date="2021-04-21T17:18:00Z"/>
        </w:rPr>
      </w:pPr>
      <w:ins w:id="2085" w:author="Matthew T. Munson" w:date="2021-04-21T17:18:00Z">
        <w:r>
          <w:t xml:space="preserve">        let xform = this.mHero.getXform();</w:t>
        </w:r>
      </w:ins>
    </w:p>
    <w:p w14:paraId="3EDA3819" w14:textId="77777777" w:rsidR="00B13559" w:rsidRDefault="00B13559" w:rsidP="00B13559">
      <w:pPr>
        <w:pStyle w:val="Code"/>
        <w:rPr>
          <w:ins w:id="2086" w:author="Matthew T. Munson" w:date="2021-04-21T17:18:00Z"/>
        </w:rPr>
      </w:pPr>
    </w:p>
    <w:p w14:paraId="54A6ED8C" w14:textId="77777777" w:rsidR="00B13559" w:rsidRDefault="00B13559" w:rsidP="00B13559">
      <w:pPr>
        <w:pStyle w:val="Code"/>
        <w:rPr>
          <w:ins w:id="2087" w:author="Matthew T. Munson" w:date="2021-04-21T17:18:00Z"/>
        </w:rPr>
      </w:pPr>
      <w:ins w:id="2088" w:author="Matthew T. Munson" w:date="2021-04-21T17:18:00Z">
        <w:r>
          <w:t xml:space="preserve">        // Support hero movements</w:t>
        </w:r>
      </w:ins>
    </w:p>
    <w:p w14:paraId="22F4053A" w14:textId="77777777" w:rsidR="00B13559" w:rsidRDefault="00B13559" w:rsidP="00B13559">
      <w:pPr>
        <w:pStyle w:val="Code"/>
        <w:rPr>
          <w:ins w:id="2089" w:author="Matthew T. Munson" w:date="2021-04-21T17:18:00Z"/>
        </w:rPr>
      </w:pPr>
      <w:ins w:id="2090" w:author="Matthew T. Munson" w:date="2021-04-21T17:18:00Z">
        <w:r>
          <w:t xml:space="preserve">        if (engine.input.isKeyPressed(engine.input.keys.Right)) {</w:t>
        </w:r>
      </w:ins>
    </w:p>
    <w:p w14:paraId="06795518" w14:textId="77777777" w:rsidR="00B13559" w:rsidRDefault="00B13559" w:rsidP="00B13559">
      <w:pPr>
        <w:pStyle w:val="Code"/>
        <w:rPr>
          <w:ins w:id="2091" w:author="Matthew T. Munson" w:date="2021-04-21T17:18:00Z"/>
        </w:rPr>
      </w:pPr>
      <w:ins w:id="2092" w:author="Matthew T. Munson" w:date="2021-04-21T17:18:00Z">
        <w:r>
          <w:t xml:space="preserve">            xform.incXPosBy(deltaX);</w:t>
        </w:r>
      </w:ins>
    </w:p>
    <w:p w14:paraId="77C23715" w14:textId="77777777" w:rsidR="00B13559" w:rsidRDefault="00B13559" w:rsidP="00B13559">
      <w:pPr>
        <w:pStyle w:val="Code"/>
        <w:rPr>
          <w:ins w:id="2093" w:author="Matthew T. Munson" w:date="2021-04-21T17:18:00Z"/>
        </w:rPr>
      </w:pPr>
      <w:ins w:id="2094" w:author="Matthew T. Munson" w:date="2021-04-21T17:18:00Z">
        <w:r>
          <w:t xml:space="preserve">            if (xform.getXPos() &gt; 30) { // this is the right-bound of the window</w:t>
        </w:r>
      </w:ins>
    </w:p>
    <w:p w14:paraId="70C817C3" w14:textId="77777777" w:rsidR="00B13559" w:rsidRDefault="00B13559" w:rsidP="00B13559">
      <w:pPr>
        <w:pStyle w:val="Code"/>
        <w:rPr>
          <w:ins w:id="2095" w:author="Matthew T. Munson" w:date="2021-04-21T17:18:00Z"/>
        </w:rPr>
      </w:pPr>
      <w:ins w:id="2096" w:author="Matthew T. Munson" w:date="2021-04-21T17:18:00Z">
        <w:r>
          <w:t xml:space="preserve">                xform.setPosition(12, 60);</w:t>
        </w:r>
      </w:ins>
    </w:p>
    <w:p w14:paraId="47448CD9" w14:textId="77777777" w:rsidR="00B13559" w:rsidRDefault="00B13559" w:rsidP="00B13559">
      <w:pPr>
        <w:pStyle w:val="Code"/>
        <w:rPr>
          <w:ins w:id="2097" w:author="Matthew T. Munson" w:date="2021-04-21T17:18:00Z"/>
        </w:rPr>
      </w:pPr>
      <w:ins w:id="2098" w:author="Matthew T. Munson" w:date="2021-04-21T17:18:00Z">
        <w:r>
          <w:t xml:space="preserve">            }</w:t>
        </w:r>
      </w:ins>
    </w:p>
    <w:p w14:paraId="2BDC4829" w14:textId="77777777" w:rsidR="00B13559" w:rsidRDefault="00B13559" w:rsidP="00B13559">
      <w:pPr>
        <w:pStyle w:val="Code"/>
        <w:rPr>
          <w:ins w:id="2099" w:author="Matthew T. Munson" w:date="2021-04-21T17:18:00Z"/>
        </w:rPr>
      </w:pPr>
      <w:ins w:id="2100" w:author="Matthew T. Munson" w:date="2021-04-21T17:18:00Z">
        <w:r>
          <w:t xml:space="preserve">        }</w:t>
        </w:r>
      </w:ins>
    </w:p>
    <w:p w14:paraId="3CC912E1" w14:textId="77777777" w:rsidR="00B13559" w:rsidRDefault="00B13559" w:rsidP="00B13559">
      <w:pPr>
        <w:pStyle w:val="Code"/>
        <w:rPr>
          <w:ins w:id="2101" w:author="Matthew T. Munson" w:date="2021-04-21T17:18:00Z"/>
        </w:rPr>
      </w:pPr>
    </w:p>
    <w:p w14:paraId="08E60E3E" w14:textId="77777777" w:rsidR="00B13559" w:rsidRDefault="00B13559" w:rsidP="00B13559">
      <w:pPr>
        <w:pStyle w:val="Code"/>
        <w:rPr>
          <w:ins w:id="2102" w:author="Matthew T. Munson" w:date="2021-04-21T17:18:00Z"/>
        </w:rPr>
      </w:pPr>
      <w:ins w:id="2103" w:author="Matthew T. Munson" w:date="2021-04-21T17:18:00Z">
        <w:r>
          <w:t xml:space="preserve">        if (engine.input.isKeyPressed(engine.input.keys.Left)) {</w:t>
        </w:r>
      </w:ins>
    </w:p>
    <w:p w14:paraId="7CBD2574" w14:textId="77777777" w:rsidR="00B13559" w:rsidRDefault="00B13559" w:rsidP="00B13559">
      <w:pPr>
        <w:pStyle w:val="Code"/>
        <w:rPr>
          <w:ins w:id="2104" w:author="Matthew T. Munson" w:date="2021-04-21T17:18:00Z"/>
        </w:rPr>
      </w:pPr>
      <w:ins w:id="2105" w:author="Matthew T. Munson" w:date="2021-04-21T17:18:00Z">
        <w:r>
          <w:t xml:space="preserve">            xform.incXPosBy(-deltaX);</w:t>
        </w:r>
      </w:ins>
    </w:p>
    <w:p w14:paraId="7F52D789" w14:textId="77777777" w:rsidR="00B13559" w:rsidRDefault="00B13559" w:rsidP="00B13559">
      <w:pPr>
        <w:pStyle w:val="Code"/>
        <w:rPr>
          <w:ins w:id="2106" w:author="Matthew T. Munson" w:date="2021-04-21T17:18:00Z"/>
        </w:rPr>
      </w:pPr>
      <w:ins w:id="2107" w:author="Matthew T. Munson" w:date="2021-04-21T17:18:00Z">
        <w:r>
          <w:t xml:space="preserve">            if (xform.getXPos() &lt; 11) {  // this is the left-bound of the window</w:t>
        </w:r>
      </w:ins>
    </w:p>
    <w:p w14:paraId="2823A17A" w14:textId="77777777" w:rsidR="00B13559" w:rsidRDefault="00B13559" w:rsidP="00B13559">
      <w:pPr>
        <w:pStyle w:val="Code"/>
        <w:rPr>
          <w:ins w:id="2108" w:author="Matthew T. Munson" w:date="2021-04-21T17:18:00Z"/>
        </w:rPr>
      </w:pPr>
      <w:ins w:id="2109" w:author="Matthew T. Munson" w:date="2021-04-21T17:18:00Z">
        <w:r>
          <w:t xml:space="preserve">                xform.setXPos(20);</w:t>
        </w:r>
      </w:ins>
    </w:p>
    <w:p w14:paraId="79F67EC9" w14:textId="77777777" w:rsidR="00B13559" w:rsidRDefault="00B13559" w:rsidP="00B13559">
      <w:pPr>
        <w:pStyle w:val="Code"/>
        <w:rPr>
          <w:ins w:id="2110" w:author="Matthew T. Munson" w:date="2021-04-21T17:18:00Z"/>
        </w:rPr>
      </w:pPr>
      <w:ins w:id="2111" w:author="Matthew T. Munson" w:date="2021-04-21T17:18:00Z">
        <w:r>
          <w:t xml:space="preserve">            }</w:t>
        </w:r>
      </w:ins>
    </w:p>
    <w:p w14:paraId="006AF170" w14:textId="77777777" w:rsidR="00B13559" w:rsidRDefault="00B13559" w:rsidP="00B13559">
      <w:pPr>
        <w:pStyle w:val="Code"/>
        <w:rPr>
          <w:ins w:id="2112" w:author="Matthew T. Munson" w:date="2021-04-21T17:18:00Z"/>
        </w:rPr>
      </w:pPr>
      <w:ins w:id="2113" w:author="Matthew T. Munson" w:date="2021-04-21T17:18:00Z">
        <w:r>
          <w:t xml:space="preserve">        }</w:t>
        </w:r>
      </w:ins>
    </w:p>
    <w:p w14:paraId="21BD1873" w14:textId="77777777" w:rsidR="00B13559" w:rsidRDefault="00B13559" w:rsidP="00B13559">
      <w:pPr>
        <w:pStyle w:val="Code"/>
        <w:rPr>
          <w:ins w:id="2114" w:author="Matthew T. Munson" w:date="2021-04-21T17:18:00Z"/>
        </w:rPr>
      </w:pPr>
    </w:p>
    <w:p w14:paraId="6E5FC78C" w14:textId="77777777" w:rsidR="00B13559" w:rsidRDefault="00B13559" w:rsidP="00B13559">
      <w:pPr>
        <w:pStyle w:val="Code"/>
        <w:rPr>
          <w:ins w:id="2115" w:author="Matthew T. Munson" w:date="2021-04-21T17:18:00Z"/>
        </w:rPr>
      </w:pPr>
      <w:ins w:id="2116" w:author="Matthew T. Munson" w:date="2021-04-21T17:18:00Z">
        <w:r>
          <w:t xml:space="preserve">        // continously change texture tinting</w:t>
        </w:r>
      </w:ins>
    </w:p>
    <w:p w14:paraId="6B772E0B" w14:textId="77777777" w:rsidR="00B13559" w:rsidRDefault="00B13559" w:rsidP="00B13559">
      <w:pPr>
        <w:pStyle w:val="Code"/>
        <w:rPr>
          <w:ins w:id="2117" w:author="Matthew T. Munson" w:date="2021-04-21T17:18:00Z"/>
        </w:rPr>
      </w:pPr>
      <w:ins w:id="2118" w:author="Matthew T. Munson" w:date="2021-04-21T17:18:00Z">
        <w:r>
          <w:t xml:space="preserve">        let c = this.mPortal.getColor();</w:t>
        </w:r>
      </w:ins>
    </w:p>
    <w:p w14:paraId="562E5F0B" w14:textId="77777777" w:rsidR="00B13559" w:rsidRDefault="00B13559" w:rsidP="00B13559">
      <w:pPr>
        <w:pStyle w:val="Code"/>
        <w:rPr>
          <w:ins w:id="2119" w:author="Matthew T. Munson" w:date="2021-04-21T17:18:00Z"/>
        </w:rPr>
      </w:pPr>
      <w:ins w:id="2120" w:author="Matthew T. Munson" w:date="2021-04-21T17:18:00Z">
        <w:r>
          <w:t xml:space="preserve">        let ca = c[3] + deltaX;</w:t>
        </w:r>
      </w:ins>
    </w:p>
    <w:p w14:paraId="4C011D5C" w14:textId="77777777" w:rsidR="00B13559" w:rsidRDefault="00B13559" w:rsidP="00B13559">
      <w:pPr>
        <w:pStyle w:val="Code"/>
        <w:rPr>
          <w:ins w:id="2121" w:author="Matthew T. Munson" w:date="2021-04-21T17:18:00Z"/>
        </w:rPr>
      </w:pPr>
      <w:ins w:id="2122" w:author="Matthew T. Munson" w:date="2021-04-21T17:18:00Z">
        <w:r>
          <w:t xml:space="preserve">        if (ca &gt; 1) {</w:t>
        </w:r>
      </w:ins>
    </w:p>
    <w:p w14:paraId="61D02FA2" w14:textId="77777777" w:rsidR="00B13559" w:rsidRDefault="00B13559" w:rsidP="00B13559">
      <w:pPr>
        <w:pStyle w:val="Code"/>
        <w:rPr>
          <w:ins w:id="2123" w:author="Matthew T. Munson" w:date="2021-04-21T17:18:00Z"/>
        </w:rPr>
      </w:pPr>
      <w:ins w:id="2124" w:author="Matthew T. Munson" w:date="2021-04-21T17:18:00Z">
        <w:r>
          <w:t xml:space="preserve">            ca = 0;</w:t>
        </w:r>
      </w:ins>
    </w:p>
    <w:p w14:paraId="0AC03232" w14:textId="77777777" w:rsidR="00B13559" w:rsidRDefault="00B13559" w:rsidP="00B13559">
      <w:pPr>
        <w:pStyle w:val="Code"/>
        <w:rPr>
          <w:ins w:id="2125" w:author="Matthew T. Munson" w:date="2021-04-21T17:18:00Z"/>
        </w:rPr>
      </w:pPr>
      <w:ins w:id="2126" w:author="Matthew T. Munson" w:date="2021-04-21T17:18:00Z">
        <w:r>
          <w:t xml:space="preserve">        }</w:t>
        </w:r>
      </w:ins>
    </w:p>
    <w:p w14:paraId="0A526190" w14:textId="77777777" w:rsidR="00B13559" w:rsidRDefault="00B13559" w:rsidP="00B13559">
      <w:pPr>
        <w:pStyle w:val="Code"/>
        <w:rPr>
          <w:ins w:id="2127" w:author="Matthew T. Munson" w:date="2021-04-21T17:18:00Z"/>
        </w:rPr>
      </w:pPr>
      <w:ins w:id="2128" w:author="Matthew T. Munson" w:date="2021-04-21T17:18:00Z">
        <w:r>
          <w:t xml:space="preserve">        c[3] = ca;</w:t>
        </w:r>
      </w:ins>
    </w:p>
    <w:p w14:paraId="15758A09" w14:textId="77777777" w:rsidR="00B13559" w:rsidRDefault="00B13559" w:rsidP="00B13559">
      <w:pPr>
        <w:pStyle w:val="Code"/>
        <w:rPr>
          <w:ins w:id="2129" w:author="Matthew T. Munson" w:date="2021-04-21T17:18:00Z"/>
        </w:rPr>
      </w:pPr>
    </w:p>
    <w:p w14:paraId="593D4200" w14:textId="77777777" w:rsidR="00B13559" w:rsidRDefault="00B13559" w:rsidP="00B13559">
      <w:pPr>
        <w:pStyle w:val="Code"/>
        <w:rPr>
          <w:ins w:id="2130" w:author="Matthew T. Munson" w:date="2021-04-21T17:18:00Z"/>
        </w:rPr>
      </w:pPr>
      <w:ins w:id="2131" w:author="Matthew T. Munson" w:date="2021-04-21T17:18:00Z">
        <w:r>
          <w:t xml:space="preserve">        // New update code for changing the sub-texture regions being shown"</w:t>
        </w:r>
      </w:ins>
    </w:p>
    <w:p w14:paraId="1E19E5D3" w14:textId="77777777" w:rsidR="00B13559" w:rsidRDefault="00B13559" w:rsidP="00B13559">
      <w:pPr>
        <w:pStyle w:val="Code"/>
        <w:rPr>
          <w:ins w:id="2132" w:author="Matthew T. Munson" w:date="2021-04-21T17:18:00Z"/>
        </w:rPr>
      </w:pPr>
      <w:ins w:id="2133" w:author="Matthew T. Munson" w:date="2021-04-21T17:18:00Z">
        <w:r>
          <w:t xml:space="preserve">        let deltaT = 0.001;</w:t>
        </w:r>
      </w:ins>
    </w:p>
    <w:p w14:paraId="629291BD" w14:textId="77777777" w:rsidR="00B13559" w:rsidRDefault="00B13559" w:rsidP="00B13559">
      <w:pPr>
        <w:pStyle w:val="Code"/>
        <w:rPr>
          <w:ins w:id="2134" w:author="Matthew T. Munson" w:date="2021-04-21T17:18:00Z"/>
        </w:rPr>
      </w:pPr>
    </w:p>
    <w:p w14:paraId="2BEDE171" w14:textId="77777777" w:rsidR="00B13559" w:rsidRDefault="00B13559" w:rsidP="00B13559">
      <w:pPr>
        <w:pStyle w:val="Code"/>
        <w:rPr>
          <w:ins w:id="2135" w:author="Matthew T. Munson" w:date="2021-04-21T17:18:00Z"/>
        </w:rPr>
      </w:pPr>
      <w:ins w:id="2136" w:author="Matthew T. Munson" w:date="2021-04-21T17:18:00Z">
        <w:r>
          <w:t xml:space="preserve">        // The font image:</w:t>
        </w:r>
      </w:ins>
    </w:p>
    <w:p w14:paraId="5FEE8776" w14:textId="77777777" w:rsidR="00B13559" w:rsidRDefault="00B13559" w:rsidP="00B13559">
      <w:pPr>
        <w:pStyle w:val="Code"/>
        <w:rPr>
          <w:ins w:id="2137" w:author="Matthew T. Munson" w:date="2021-04-21T17:18:00Z"/>
        </w:rPr>
      </w:pPr>
      <w:ins w:id="2138" w:author="Matthew T. Munson" w:date="2021-04-21T17:18:00Z">
        <w:r>
          <w:t xml:space="preserve">        // zoom into the texture by updating texture coordinate</w:t>
        </w:r>
      </w:ins>
    </w:p>
    <w:p w14:paraId="5CCFAAC8" w14:textId="77777777" w:rsidR="00B13559" w:rsidRDefault="00B13559" w:rsidP="00B13559">
      <w:pPr>
        <w:pStyle w:val="Code"/>
        <w:rPr>
          <w:ins w:id="2139" w:author="Matthew T. Munson" w:date="2021-04-21T17:18:00Z"/>
        </w:rPr>
      </w:pPr>
      <w:ins w:id="2140" w:author="Matthew T. Munson" w:date="2021-04-21T17:18:00Z">
        <w:r>
          <w:t xml:space="preserve">        // For font: zoom to the upper left corner by changing bottom right</w:t>
        </w:r>
      </w:ins>
    </w:p>
    <w:p w14:paraId="25D7B098" w14:textId="77777777" w:rsidR="00B13559" w:rsidRPr="00B13559" w:rsidRDefault="00B13559" w:rsidP="00B13559">
      <w:pPr>
        <w:pStyle w:val="Code"/>
        <w:rPr>
          <w:ins w:id="2141" w:author="Matthew T. Munson" w:date="2021-04-21T17:18:00Z"/>
          <w:rStyle w:val="CodeBold"/>
          <w:rPrChange w:id="2142" w:author="Matthew T. Munson" w:date="2021-04-21T17:19:00Z">
            <w:rPr>
              <w:ins w:id="2143" w:author="Matthew T. Munson" w:date="2021-04-21T17:18:00Z"/>
            </w:rPr>
          </w:rPrChange>
        </w:rPr>
      </w:pPr>
      <w:ins w:id="2144" w:author="Matthew T. Munson" w:date="2021-04-21T17:18:00Z">
        <w:r>
          <w:t xml:space="preserve">        </w:t>
        </w:r>
        <w:r w:rsidRPr="00B13559">
          <w:rPr>
            <w:rStyle w:val="CodeBold"/>
            <w:rPrChange w:id="2145" w:author="Matthew T. Munson" w:date="2021-04-21T17:19:00Z">
              <w:rPr/>
            </w:rPrChange>
          </w:rPr>
          <w:t>let texCoord = this.mFontImage.getElementUVCoordinateArray();</w:t>
        </w:r>
      </w:ins>
    </w:p>
    <w:p w14:paraId="5E9E8D4F" w14:textId="77777777" w:rsidR="00B13559" w:rsidRDefault="00B13559" w:rsidP="00B13559">
      <w:pPr>
        <w:pStyle w:val="Code"/>
        <w:rPr>
          <w:ins w:id="2146" w:author="Matthew T. Munson" w:date="2021-04-21T17:18:00Z"/>
        </w:rPr>
      </w:pPr>
      <w:ins w:id="2147" w:author="Matthew T. Munson" w:date="2021-04-21T17:18:00Z">
        <w:r>
          <w:t xml:space="preserve">        // The 8 elements:</w:t>
        </w:r>
      </w:ins>
    </w:p>
    <w:p w14:paraId="03A00497" w14:textId="77777777" w:rsidR="00B13559" w:rsidRDefault="00B13559" w:rsidP="00B13559">
      <w:pPr>
        <w:pStyle w:val="Code"/>
        <w:rPr>
          <w:ins w:id="2148" w:author="Matthew T. Munson" w:date="2021-04-21T17:18:00Z"/>
        </w:rPr>
      </w:pPr>
      <w:ins w:id="2149" w:author="Matthew T. Munson" w:date="2021-04-21T17:18:00Z">
        <w:r>
          <w:lastRenderedPageBreak/>
          <w:t xml:space="preserve">        //      mTexRight,  mTexTop,          // x,y of top-right</w:t>
        </w:r>
      </w:ins>
    </w:p>
    <w:p w14:paraId="2CDCD61F" w14:textId="77777777" w:rsidR="00B13559" w:rsidRDefault="00B13559" w:rsidP="00B13559">
      <w:pPr>
        <w:pStyle w:val="Code"/>
        <w:rPr>
          <w:ins w:id="2150" w:author="Matthew T. Munson" w:date="2021-04-21T17:18:00Z"/>
        </w:rPr>
      </w:pPr>
      <w:ins w:id="2151" w:author="Matthew T. Munson" w:date="2021-04-21T17:18:00Z">
        <w:r>
          <w:t xml:space="preserve">        //      mTexLeft,   mTexTop,</w:t>
        </w:r>
      </w:ins>
    </w:p>
    <w:p w14:paraId="2F0F1EC2" w14:textId="77777777" w:rsidR="00B13559" w:rsidRDefault="00B13559" w:rsidP="00B13559">
      <w:pPr>
        <w:pStyle w:val="Code"/>
        <w:rPr>
          <w:ins w:id="2152" w:author="Matthew T. Munson" w:date="2021-04-21T17:18:00Z"/>
        </w:rPr>
      </w:pPr>
      <w:ins w:id="2153" w:author="Matthew T. Munson" w:date="2021-04-21T17:18:00Z">
        <w:r>
          <w:t xml:space="preserve">        //      mTexRight,  mTexBottom,</w:t>
        </w:r>
      </w:ins>
    </w:p>
    <w:p w14:paraId="721BB47E" w14:textId="77777777" w:rsidR="00B13559" w:rsidRDefault="00B13559" w:rsidP="00B13559">
      <w:pPr>
        <w:pStyle w:val="Code"/>
        <w:rPr>
          <w:ins w:id="2154" w:author="Matthew T. Munson" w:date="2021-04-21T17:18:00Z"/>
        </w:rPr>
      </w:pPr>
      <w:ins w:id="2155" w:author="Matthew T. Munson" w:date="2021-04-21T17:18:00Z">
        <w:r>
          <w:t xml:space="preserve">        //      mTexLeft,   mTexBottom</w:t>
        </w:r>
      </w:ins>
    </w:p>
    <w:p w14:paraId="2BE83292" w14:textId="77777777" w:rsidR="00B13559" w:rsidRDefault="00B13559" w:rsidP="00B13559">
      <w:pPr>
        <w:pStyle w:val="Code"/>
        <w:rPr>
          <w:ins w:id="2156" w:author="Matthew T. Munson" w:date="2021-04-21T17:18:00Z"/>
        </w:rPr>
      </w:pPr>
      <w:ins w:id="2157" w:author="Matthew T. Munson" w:date="2021-04-21T17:18:00Z">
        <w:r>
          <w:t xml:space="preserve">        let b = texCoord[engine.eTexCoordArrayIndex.eBottom] + deltaT;</w:t>
        </w:r>
      </w:ins>
    </w:p>
    <w:p w14:paraId="05E8DAFE" w14:textId="77777777" w:rsidR="00B13559" w:rsidRDefault="00B13559" w:rsidP="00B13559">
      <w:pPr>
        <w:pStyle w:val="Code"/>
        <w:rPr>
          <w:ins w:id="2158" w:author="Matthew T. Munson" w:date="2021-04-21T17:18:00Z"/>
        </w:rPr>
      </w:pPr>
      <w:ins w:id="2159" w:author="Matthew T. Munson" w:date="2021-04-21T17:18:00Z">
        <w:r>
          <w:t xml:space="preserve">        let r = texCoord[engine.eTexCoordArrayIndex.eRight] - deltaT;</w:t>
        </w:r>
      </w:ins>
    </w:p>
    <w:p w14:paraId="5125EE7B" w14:textId="77777777" w:rsidR="00B13559" w:rsidRDefault="00B13559" w:rsidP="00B13559">
      <w:pPr>
        <w:pStyle w:val="Code"/>
        <w:rPr>
          <w:ins w:id="2160" w:author="Matthew T. Munson" w:date="2021-04-21T17:18:00Z"/>
        </w:rPr>
      </w:pPr>
      <w:ins w:id="2161" w:author="Matthew T. Munson" w:date="2021-04-21T17:18:00Z">
        <w:r>
          <w:t xml:space="preserve">        if (b &gt; 1.0) {</w:t>
        </w:r>
      </w:ins>
    </w:p>
    <w:p w14:paraId="373AC4F8" w14:textId="77777777" w:rsidR="00B13559" w:rsidRDefault="00B13559" w:rsidP="00B13559">
      <w:pPr>
        <w:pStyle w:val="Code"/>
        <w:rPr>
          <w:ins w:id="2162" w:author="Matthew T. Munson" w:date="2021-04-21T17:18:00Z"/>
        </w:rPr>
      </w:pPr>
      <w:ins w:id="2163" w:author="Matthew T. Munson" w:date="2021-04-21T17:18:00Z">
        <w:r>
          <w:t xml:space="preserve">            b = 0;</w:t>
        </w:r>
      </w:ins>
    </w:p>
    <w:p w14:paraId="64A3213A" w14:textId="77777777" w:rsidR="00B13559" w:rsidRDefault="00B13559" w:rsidP="00B13559">
      <w:pPr>
        <w:pStyle w:val="Code"/>
        <w:rPr>
          <w:ins w:id="2164" w:author="Matthew T. Munson" w:date="2021-04-21T17:18:00Z"/>
        </w:rPr>
      </w:pPr>
      <w:ins w:id="2165" w:author="Matthew T. Munson" w:date="2021-04-21T17:18:00Z">
        <w:r>
          <w:t xml:space="preserve">        }</w:t>
        </w:r>
      </w:ins>
    </w:p>
    <w:p w14:paraId="613EA4AE" w14:textId="77777777" w:rsidR="00B13559" w:rsidRDefault="00B13559" w:rsidP="00B13559">
      <w:pPr>
        <w:pStyle w:val="Code"/>
        <w:rPr>
          <w:ins w:id="2166" w:author="Matthew T. Munson" w:date="2021-04-21T17:18:00Z"/>
        </w:rPr>
      </w:pPr>
      <w:ins w:id="2167" w:author="Matthew T. Munson" w:date="2021-04-21T17:18:00Z">
        <w:r>
          <w:t xml:space="preserve">        if (r &lt; 0) {</w:t>
        </w:r>
      </w:ins>
    </w:p>
    <w:p w14:paraId="3B4095A8" w14:textId="77777777" w:rsidR="00B13559" w:rsidRDefault="00B13559" w:rsidP="00B13559">
      <w:pPr>
        <w:pStyle w:val="Code"/>
        <w:rPr>
          <w:ins w:id="2168" w:author="Matthew T. Munson" w:date="2021-04-21T17:18:00Z"/>
        </w:rPr>
      </w:pPr>
      <w:ins w:id="2169" w:author="Matthew T. Munson" w:date="2021-04-21T17:18:00Z">
        <w:r>
          <w:t xml:space="preserve">            r = 1.0;</w:t>
        </w:r>
      </w:ins>
    </w:p>
    <w:p w14:paraId="37BA1DD5" w14:textId="77777777" w:rsidR="00B13559" w:rsidRDefault="00B13559" w:rsidP="00B13559">
      <w:pPr>
        <w:pStyle w:val="Code"/>
        <w:rPr>
          <w:ins w:id="2170" w:author="Matthew T. Munson" w:date="2021-04-21T17:18:00Z"/>
        </w:rPr>
      </w:pPr>
      <w:ins w:id="2171" w:author="Matthew T. Munson" w:date="2021-04-21T17:18:00Z">
        <w:r>
          <w:t xml:space="preserve">        }</w:t>
        </w:r>
      </w:ins>
    </w:p>
    <w:p w14:paraId="7A173903" w14:textId="77777777" w:rsidR="00B13559" w:rsidRDefault="00B13559" w:rsidP="00B13559">
      <w:pPr>
        <w:pStyle w:val="Code"/>
        <w:rPr>
          <w:ins w:id="2172" w:author="Matthew T. Munson" w:date="2021-04-21T17:18:00Z"/>
        </w:rPr>
      </w:pPr>
      <w:ins w:id="2173" w:author="Matthew T. Munson" w:date="2021-04-21T17:18:00Z">
        <w:r>
          <w:t xml:space="preserve">        this.mFontImage.setElementUVCoordinate(</w:t>
        </w:r>
      </w:ins>
    </w:p>
    <w:p w14:paraId="67F3109D" w14:textId="77777777" w:rsidR="00B13559" w:rsidRDefault="00B13559" w:rsidP="00B13559">
      <w:pPr>
        <w:pStyle w:val="Code"/>
        <w:rPr>
          <w:ins w:id="2174" w:author="Matthew T. Munson" w:date="2021-04-21T17:18:00Z"/>
        </w:rPr>
      </w:pPr>
      <w:ins w:id="2175" w:author="Matthew T. Munson" w:date="2021-04-21T17:18:00Z">
        <w:r>
          <w:t xml:space="preserve">            texCoord[engine.eTexCoordArrayIndex.eLeft],</w:t>
        </w:r>
      </w:ins>
    </w:p>
    <w:p w14:paraId="72D13FDB" w14:textId="77777777" w:rsidR="00B13559" w:rsidRDefault="00B13559" w:rsidP="00B13559">
      <w:pPr>
        <w:pStyle w:val="Code"/>
        <w:rPr>
          <w:ins w:id="2176" w:author="Matthew T. Munson" w:date="2021-04-21T17:18:00Z"/>
        </w:rPr>
      </w:pPr>
      <w:ins w:id="2177" w:author="Matthew T. Munson" w:date="2021-04-21T17:18:00Z">
        <w:r>
          <w:t xml:space="preserve">            r,</w:t>
        </w:r>
      </w:ins>
    </w:p>
    <w:p w14:paraId="608BB92E" w14:textId="77777777" w:rsidR="00B13559" w:rsidRDefault="00B13559" w:rsidP="00B13559">
      <w:pPr>
        <w:pStyle w:val="Code"/>
        <w:rPr>
          <w:ins w:id="2178" w:author="Matthew T. Munson" w:date="2021-04-21T17:18:00Z"/>
        </w:rPr>
      </w:pPr>
      <w:ins w:id="2179" w:author="Matthew T. Munson" w:date="2021-04-21T17:18:00Z">
        <w:r>
          <w:t xml:space="preserve">            b,</w:t>
        </w:r>
      </w:ins>
    </w:p>
    <w:p w14:paraId="6B4C0707" w14:textId="77777777" w:rsidR="00B13559" w:rsidRDefault="00B13559" w:rsidP="00B13559">
      <w:pPr>
        <w:pStyle w:val="Code"/>
        <w:rPr>
          <w:ins w:id="2180" w:author="Matthew T. Munson" w:date="2021-04-21T17:18:00Z"/>
        </w:rPr>
      </w:pPr>
      <w:ins w:id="2181" w:author="Matthew T. Munson" w:date="2021-04-21T17:18:00Z">
        <w:r>
          <w:t xml:space="preserve">            texCoord[engine.eTexCoordArrayIndex.eTop]</w:t>
        </w:r>
      </w:ins>
    </w:p>
    <w:p w14:paraId="5EB69845" w14:textId="77777777" w:rsidR="00B13559" w:rsidRDefault="00B13559" w:rsidP="00B13559">
      <w:pPr>
        <w:pStyle w:val="Code"/>
        <w:rPr>
          <w:ins w:id="2182" w:author="Matthew T. Munson" w:date="2021-04-21T17:18:00Z"/>
        </w:rPr>
      </w:pPr>
      <w:ins w:id="2183" w:author="Matthew T. Munson" w:date="2021-04-21T17:18:00Z">
        <w:r>
          <w:t xml:space="preserve">        );</w:t>
        </w:r>
      </w:ins>
    </w:p>
    <w:p w14:paraId="1DFC6B4E" w14:textId="77777777" w:rsidR="00B13559" w:rsidRDefault="00B13559" w:rsidP="00B13559">
      <w:pPr>
        <w:pStyle w:val="Code"/>
        <w:rPr>
          <w:ins w:id="2184" w:author="Matthew T. Munson" w:date="2021-04-21T17:18:00Z"/>
        </w:rPr>
      </w:pPr>
      <w:ins w:id="2185" w:author="Matthew T. Munson" w:date="2021-04-21T17:18:00Z">
        <w:r>
          <w:t xml:space="preserve">        //</w:t>
        </w:r>
      </w:ins>
    </w:p>
    <w:p w14:paraId="77AD59D0" w14:textId="77777777" w:rsidR="00B13559" w:rsidRDefault="00B13559" w:rsidP="00B13559">
      <w:pPr>
        <w:pStyle w:val="Code"/>
        <w:rPr>
          <w:ins w:id="2186" w:author="Matthew T. Munson" w:date="2021-04-21T17:18:00Z"/>
        </w:rPr>
      </w:pPr>
    </w:p>
    <w:p w14:paraId="505B6F88" w14:textId="77777777" w:rsidR="00B13559" w:rsidRDefault="00B13559" w:rsidP="00B13559">
      <w:pPr>
        <w:pStyle w:val="Code"/>
        <w:rPr>
          <w:ins w:id="2187" w:author="Matthew T. Munson" w:date="2021-04-21T17:18:00Z"/>
        </w:rPr>
      </w:pPr>
      <w:ins w:id="2188" w:author="Matthew T. Munson" w:date="2021-04-21T17:18:00Z">
        <w:r>
          <w:t xml:space="preserve">        // The minion image:</w:t>
        </w:r>
      </w:ins>
    </w:p>
    <w:p w14:paraId="5ED28EB1" w14:textId="77777777" w:rsidR="00B13559" w:rsidRDefault="00B13559" w:rsidP="00B13559">
      <w:pPr>
        <w:pStyle w:val="Code"/>
        <w:rPr>
          <w:ins w:id="2189" w:author="Matthew T. Munson" w:date="2021-04-21T17:18:00Z"/>
        </w:rPr>
      </w:pPr>
      <w:ins w:id="2190" w:author="Matthew T. Munson" w:date="2021-04-21T17:18:00Z">
        <w:r>
          <w:t xml:space="preserve">        // For minion: zoom to the bottom right corner by changing top left</w:t>
        </w:r>
      </w:ins>
    </w:p>
    <w:p w14:paraId="4EB917C8" w14:textId="77777777" w:rsidR="00B13559" w:rsidRDefault="00B13559" w:rsidP="00B13559">
      <w:pPr>
        <w:pStyle w:val="Code"/>
        <w:rPr>
          <w:ins w:id="2191" w:author="Matthew T. Munson" w:date="2021-04-21T17:18:00Z"/>
        </w:rPr>
      </w:pPr>
      <w:ins w:id="2192" w:author="Matthew T. Munson" w:date="2021-04-21T17:18:00Z">
        <w:r>
          <w:t xml:space="preserve">        texCoord = this.mMinion.getElementUVCoordinateArray();</w:t>
        </w:r>
      </w:ins>
    </w:p>
    <w:p w14:paraId="2DD23AAF" w14:textId="77777777" w:rsidR="00B13559" w:rsidRDefault="00B13559" w:rsidP="00B13559">
      <w:pPr>
        <w:pStyle w:val="Code"/>
        <w:rPr>
          <w:ins w:id="2193" w:author="Matthew T. Munson" w:date="2021-04-21T17:18:00Z"/>
        </w:rPr>
      </w:pPr>
      <w:ins w:id="2194" w:author="Matthew T. Munson" w:date="2021-04-21T17:18:00Z">
        <w:r>
          <w:t xml:space="preserve">        // The 8 elements:</w:t>
        </w:r>
      </w:ins>
    </w:p>
    <w:p w14:paraId="75221C0B" w14:textId="77777777" w:rsidR="00B13559" w:rsidRDefault="00B13559" w:rsidP="00B13559">
      <w:pPr>
        <w:pStyle w:val="Code"/>
        <w:rPr>
          <w:ins w:id="2195" w:author="Matthew T. Munson" w:date="2021-04-21T17:18:00Z"/>
        </w:rPr>
      </w:pPr>
      <w:ins w:id="2196" w:author="Matthew T. Munson" w:date="2021-04-21T17:18:00Z">
        <w:r>
          <w:t xml:space="preserve">        //      mTexRight,  mTexTop,          // x,y of top-right</w:t>
        </w:r>
      </w:ins>
    </w:p>
    <w:p w14:paraId="389AD559" w14:textId="77777777" w:rsidR="00B13559" w:rsidRDefault="00B13559" w:rsidP="00B13559">
      <w:pPr>
        <w:pStyle w:val="Code"/>
        <w:rPr>
          <w:ins w:id="2197" w:author="Matthew T. Munson" w:date="2021-04-21T17:18:00Z"/>
        </w:rPr>
      </w:pPr>
      <w:ins w:id="2198" w:author="Matthew T. Munson" w:date="2021-04-21T17:18:00Z">
        <w:r>
          <w:t xml:space="preserve">        //      mTexLeft,   mTexTop,</w:t>
        </w:r>
      </w:ins>
    </w:p>
    <w:p w14:paraId="26F77AD8" w14:textId="77777777" w:rsidR="00B13559" w:rsidRDefault="00B13559" w:rsidP="00B13559">
      <w:pPr>
        <w:pStyle w:val="Code"/>
        <w:rPr>
          <w:ins w:id="2199" w:author="Matthew T. Munson" w:date="2021-04-21T17:18:00Z"/>
        </w:rPr>
      </w:pPr>
      <w:ins w:id="2200" w:author="Matthew T. Munson" w:date="2021-04-21T17:18:00Z">
        <w:r>
          <w:t xml:space="preserve">        //      mTexRight,  mTexBottom,</w:t>
        </w:r>
      </w:ins>
    </w:p>
    <w:p w14:paraId="7F307D31" w14:textId="77777777" w:rsidR="00B13559" w:rsidRDefault="00B13559" w:rsidP="00B13559">
      <w:pPr>
        <w:pStyle w:val="Code"/>
        <w:rPr>
          <w:ins w:id="2201" w:author="Matthew T. Munson" w:date="2021-04-21T17:18:00Z"/>
        </w:rPr>
      </w:pPr>
      <w:ins w:id="2202" w:author="Matthew T. Munson" w:date="2021-04-21T17:18:00Z">
        <w:r>
          <w:t xml:space="preserve">        //      mTexLeft,   mTexBottom</w:t>
        </w:r>
      </w:ins>
    </w:p>
    <w:p w14:paraId="023FC102" w14:textId="77777777" w:rsidR="00B13559" w:rsidRDefault="00B13559" w:rsidP="00B13559">
      <w:pPr>
        <w:pStyle w:val="Code"/>
        <w:rPr>
          <w:ins w:id="2203" w:author="Matthew T. Munson" w:date="2021-04-21T17:18:00Z"/>
        </w:rPr>
      </w:pPr>
      <w:ins w:id="2204" w:author="Matthew T. Munson" w:date="2021-04-21T17:18:00Z">
        <w:r>
          <w:t xml:space="preserve">        let t = texCoord[engine.eTexCoordArrayIndex.eTop] - deltaT;</w:t>
        </w:r>
      </w:ins>
    </w:p>
    <w:p w14:paraId="62DC151C" w14:textId="77777777" w:rsidR="00B13559" w:rsidRDefault="00B13559" w:rsidP="00B13559">
      <w:pPr>
        <w:pStyle w:val="Code"/>
        <w:rPr>
          <w:ins w:id="2205" w:author="Matthew T. Munson" w:date="2021-04-21T17:18:00Z"/>
        </w:rPr>
      </w:pPr>
      <w:ins w:id="2206" w:author="Matthew T. Munson" w:date="2021-04-21T17:18:00Z">
        <w:r>
          <w:t xml:space="preserve">        let l = texCoord[engine.eTexCoordArrayIndex.eLeft] + deltaT;</w:t>
        </w:r>
      </w:ins>
    </w:p>
    <w:p w14:paraId="3022B389" w14:textId="77777777" w:rsidR="00B13559" w:rsidRDefault="00B13559" w:rsidP="00B13559">
      <w:pPr>
        <w:pStyle w:val="Code"/>
        <w:rPr>
          <w:ins w:id="2207" w:author="Matthew T. Munson" w:date="2021-04-21T17:18:00Z"/>
        </w:rPr>
      </w:pPr>
    </w:p>
    <w:p w14:paraId="3E4E4984" w14:textId="77777777" w:rsidR="00B13559" w:rsidRDefault="00B13559" w:rsidP="00B13559">
      <w:pPr>
        <w:pStyle w:val="Code"/>
        <w:rPr>
          <w:ins w:id="2208" w:author="Matthew T. Munson" w:date="2021-04-21T17:18:00Z"/>
        </w:rPr>
      </w:pPr>
      <w:ins w:id="2209" w:author="Matthew T. Munson" w:date="2021-04-21T17:18:00Z">
        <w:r>
          <w:t xml:space="preserve">        if (l &gt; 0.5) {</w:t>
        </w:r>
      </w:ins>
    </w:p>
    <w:p w14:paraId="5C671003" w14:textId="77777777" w:rsidR="00B13559" w:rsidRDefault="00B13559" w:rsidP="00B13559">
      <w:pPr>
        <w:pStyle w:val="Code"/>
        <w:rPr>
          <w:ins w:id="2210" w:author="Matthew T. Munson" w:date="2021-04-21T17:18:00Z"/>
        </w:rPr>
      </w:pPr>
      <w:ins w:id="2211" w:author="Matthew T. Munson" w:date="2021-04-21T17:18:00Z">
        <w:r>
          <w:t xml:space="preserve">            l = 0;</w:t>
        </w:r>
      </w:ins>
    </w:p>
    <w:p w14:paraId="78DE32BB" w14:textId="77777777" w:rsidR="00B13559" w:rsidRDefault="00B13559" w:rsidP="00B13559">
      <w:pPr>
        <w:pStyle w:val="Code"/>
        <w:rPr>
          <w:ins w:id="2212" w:author="Matthew T. Munson" w:date="2021-04-21T17:18:00Z"/>
        </w:rPr>
      </w:pPr>
      <w:ins w:id="2213" w:author="Matthew T. Munson" w:date="2021-04-21T17:18:00Z">
        <w:r>
          <w:t xml:space="preserve">        }</w:t>
        </w:r>
      </w:ins>
    </w:p>
    <w:p w14:paraId="7F4D227F" w14:textId="77777777" w:rsidR="00B13559" w:rsidRDefault="00B13559" w:rsidP="00B13559">
      <w:pPr>
        <w:pStyle w:val="Code"/>
        <w:rPr>
          <w:ins w:id="2214" w:author="Matthew T. Munson" w:date="2021-04-21T17:18:00Z"/>
        </w:rPr>
      </w:pPr>
      <w:ins w:id="2215" w:author="Matthew T. Munson" w:date="2021-04-21T17:18:00Z">
        <w:r>
          <w:t xml:space="preserve">        if (t &lt; 0.5) {</w:t>
        </w:r>
      </w:ins>
    </w:p>
    <w:p w14:paraId="4D315800" w14:textId="77777777" w:rsidR="00B13559" w:rsidRDefault="00B13559" w:rsidP="00B13559">
      <w:pPr>
        <w:pStyle w:val="Code"/>
        <w:rPr>
          <w:ins w:id="2216" w:author="Matthew T. Munson" w:date="2021-04-21T17:18:00Z"/>
        </w:rPr>
      </w:pPr>
      <w:ins w:id="2217" w:author="Matthew T. Munson" w:date="2021-04-21T17:18:00Z">
        <w:r>
          <w:t xml:space="preserve">            t = 1.0;</w:t>
        </w:r>
      </w:ins>
    </w:p>
    <w:p w14:paraId="7909C732" w14:textId="77777777" w:rsidR="00B13559" w:rsidRDefault="00B13559" w:rsidP="00B13559">
      <w:pPr>
        <w:pStyle w:val="Code"/>
        <w:rPr>
          <w:ins w:id="2218" w:author="Matthew T. Munson" w:date="2021-04-21T17:18:00Z"/>
        </w:rPr>
      </w:pPr>
      <w:ins w:id="2219" w:author="Matthew T. Munson" w:date="2021-04-21T17:18:00Z">
        <w:r>
          <w:t xml:space="preserve">        }</w:t>
        </w:r>
      </w:ins>
    </w:p>
    <w:p w14:paraId="072BC925" w14:textId="77777777" w:rsidR="00B13559" w:rsidRDefault="00B13559" w:rsidP="00B13559">
      <w:pPr>
        <w:pStyle w:val="Code"/>
        <w:rPr>
          <w:ins w:id="2220" w:author="Matthew T. Munson" w:date="2021-04-21T17:18:00Z"/>
        </w:rPr>
      </w:pPr>
    </w:p>
    <w:p w14:paraId="35D04D36" w14:textId="77777777" w:rsidR="00B13559" w:rsidRDefault="00B13559" w:rsidP="00B13559">
      <w:pPr>
        <w:pStyle w:val="Code"/>
        <w:rPr>
          <w:ins w:id="2221" w:author="Matthew T. Munson" w:date="2021-04-21T17:18:00Z"/>
        </w:rPr>
      </w:pPr>
      <w:ins w:id="2222" w:author="Matthew T. Munson" w:date="2021-04-21T17:18:00Z">
        <w:r>
          <w:t xml:space="preserve">        this.mMinion.setElementUVCoordinate(</w:t>
        </w:r>
      </w:ins>
    </w:p>
    <w:p w14:paraId="132ED002" w14:textId="77777777" w:rsidR="00B13559" w:rsidRDefault="00B13559" w:rsidP="00B13559">
      <w:pPr>
        <w:pStyle w:val="Code"/>
        <w:rPr>
          <w:ins w:id="2223" w:author="Matthew T. Munson" w:date="2021-04-21T17:18:00Z"/>
        </w:rPr>
      </w:pPr>
      <w:ins w:id="2224" w:author="Matthew T. Munson" w:date="2021-04-21T17:18:00Z">
        <w:r>
          <w:t xml:space="preserve">            l,</w:t>
        </w:r>
      </w:ins>
    </w:p>
    <w:p w14:paraId="05EEA9D5" w14:textId="77777777" w:rsidR="00B13559" w:rsidRDefault="00B13559" w:rsidP="00B13559">
      <w:pPr>
        <w:pStyle w:val="Code"/>
        <w:rPr>
          <w:ins w:id="2225" w:author="Matthew T. Munson" w:date="2021-04-21T17:18:00Z"/>
        </w:rPr>
      </w:pPr>
      <w:ins w:id="2226" w:author="Matthew T. Munson" w:date="2021-04-21T17:18:00Z">
        <w:r>
          <w:t xml:space="preserve">            texCoord[engine.eTexCoordArrayIndex.eRight],</w:t>
        </w:r>
      </w:ins>
    </w:p>
    <w:p w14:paraId="2FF60056" w14:textId="77777777" w:rsidR="00B13559" w:rsidRDefault="00B13559" w:rsidP="00B13559">
      <w:pPr>
        <w:pStyle w:val="Code"/>
        <w:rPr>
          <w:ins w:id="2227" w:author="Matthew T. Munson" w:date="2021-04-21T17:18:00Z"/>
        </w:rPr>
      </w:pPr>
      <w:ins w:id="2228" w:author="Matthew T. Munson" w:date="2021-04-21T17:18:00Z">
        <w:r>
          <w:t xml:space="preserve">            texCoord[engine.eTexCoordArrayIndex.eBottom],</w:t>
        </w:r>
      </w:ins>
    </w:p>
    <w:p w14:paraId="0B77A050" w14:textId="77777777" w:rsidR="00B13559" w:rsidRDefault="00B13559" w:rsidP="00B13559">
      <w:pPr>
        <w:pStyle w:val="Code"/>
        <w:rPr>
          <w:ins w:id="2229" w:author="Matthew T. Munson" w:date="2021-04-21T17:18:00Z"/>
        </w:rPr>
      </w:pPr>
      <w:ins w:id="2230" w:author="Matthew T. Munson" w:date="2021-04-21T17:18:00Z">
        <w:r>
          <w:lastRenderedPageBreak/>
          <w:t xml:space="preserve">            t</w:t>
        </w:r>
      </w:ins>
    </w:p>
    <w:p w14:paraId="074DD1F7" w14:textId="77777777" w:rsidR="00B13559" w:rsidRDefault="00B13559" w:rsidP="00B13559">
      <w:pPr>
        <w:pStyle w:val="Code"/>
        <w:rPr>
          <w:ins w:id="2231" w:author="Matthew T. Munson" w:date="2021-04-21T17:18:00Z"/>
        </w:rPr>
      </w:pPr>
      <w:ins w:id="2232" w:author="Matthew T. Munson" w:date="2021-04-21T17:18:00Z">
        <w:r>
          <w:t xml:space="preserve">        );</w:t>
        </w:r>
      </w:ins>
    </w:p>
    <w:p w14:paraId="4F7CAD59" w14:textId="77777777" w:rsidR="00B13559" w:rsidRDefault="00B13559" w:rsidP="00B13559">
      <w:pPr>
        <w:pStyle w:val="Code"/>
        <w:rPr>
          <w:ins w:id="2233" w:author="Matthew T. Munson" w:date="2021-04-21T17:18:00Z"/>
        </w:rPr>
      </w:pPr>
    </w:p>
    <w:p w14:paraId="7D130725" w14:textId="77777777" w:rsidR="00B13559" w:rsidRDefault="00B13559" w:rsidP="00B13559">
      <w:pPr>
        <w:pStyle w:val="Code"/>
        <w:rPr>
          <w:ins w:id="2234" w:author="Matthew T. Munson" w:date="2021-04-21T17:18:00Z"/>
        </w:rPr>
      </w:pPr>
      <w:ins w:id="2235" w:author="Matthew T. Munson" w:date="2021-04-21T17:18:00Z">
        <w:r>
          <w:t xml:space="preserve">        if (engine.input.isKeyClicked(engine.input.keys.Q))</w:t>
        </w:r>
      </w:ins>
    </w:p>
    <w:p w14:paraId="5E061226" w14:textId="77777777" w:rsidR="00B13559" w:rsidRDefault="00B13559" w:rsidP="00B13559">
      <w:pPr>
        <w:pStyle w:val="Code"/>
        <w:rPr>
          <w:ins w:id="2236" w:author="Matthew T. Munson" w:date="2021-04-21T17:18:00Z"/>
        </w:rPr>
      </w:pPr>
      <w:ins w:id="2237" w:author="Matthew T. Munson" w:date="2021-04-21T17:18:00Z">
        <w:r>
          <w:t xml:space="preserve">            this.stop();</w:t>
        </w:r>
      </w:ins>
    </w:p>
    <w:p w14:paraId="64968989" w14:textId="29F31173" w:rsidR="006D40CB" w:rsidRPr="006A27C6" w:rsidDel="00B13559" w:rsidRDefault="00B13559" w:rsidP="00B13559">
      <w:pPr>
        <w:pStyle w:val="Code"/>
        <w:rPr>
          <w:del w:id="2238" w:author="Matthew T. Munson" w:date="2021-04-21T17:18:00Z"/>
        </w:rPr>
      </w:pPr>
      <w:ins w:id="2239" w:author="Matthew T. Munson" w:date="2021-04-21T17:18:00Z">
        <w:r>
          <w:t xml:space="preserve">    }</w:t>
        </w:r>
      </w:ins>
      <w:del w:id="2240" w:author="Matthew T. Munson" w:date="2021-04-21T17:18:00Z">
        <w:r w:rsidR="006D40CB" w:rsidRPr="006A27C6" w:rsidDel="00B13559">
          <w:delText>prototype.</w:delText>
        </w:r>
        <w:r w:rsidR="006D40CB" w:rsidDel="00B13559">
          <w:delText>update</w:delText>
        </w:r>
        <w:r w:rsidR="006D40CB" w:rsidRPr="006A27C6" w:rsidDel="00B13559">
          <w:delText xml:space="preserve"> = function()</w:delText>
        </w:r>
        <w:r w:rsidR="006D40CB" w:rsidDel="00B13559">
          <w:delText xml:space="preserve"> </w:delText>
        </w:r>
        <w:r w:rsidR="006D40CB" w:rsidRPr="006A27C6" w:rsidDel="00B13559">
          <w:delText>{</w:delText>
        </w:r>
      </w:del>
    </w:p>
    <w:p w14:paraId="7E2747B9" w14:textId="4CCEC8B3" w:rsidR="006D40CB" w:rsidRPr="006A27C6" w:rsidDel="00B13559" w:rsidRDefault="006D40CB" w:rsidP="00B13559">
      <w:pPr>
        <w:pStyle w:val="Code"/>
        <w:rPr>
          <w:del w:id="2241" w:author="Matthew T. Munson" w:date="2021-04-21T17:18:00Z"/>
        </w:rPr>
      </w:pPr>
      <w:del w:id="2242" w:author="Matthew T. Munson" w:date="2021-04-21T17:18:00Z">
        <w:r w:rsidRPr="006A27C6" w:rsidDel="00B13559">
          <w:delText xml:space="preserve">    // let's only allow the movement of hero, </w:delText>
        </w:r>
      </w:del>
    </w:p>
    <w:p w14:paraId="43F7872F" w14:textId="0EB4DCB5" w:rsidR="006D40CB" w:rsidRPr="006A27C6" w:rsidDel="00B13559" w:rsidRDefault="006D40CB" w:rsidP="00B13559">
      <w:pPr>
        <w:pStyle w:val="Code"/>
        <w:rPr>
          <w:del w:id="2243" w:author="Matthew T. Munson" w:date="2021-04-21T17:18:00Z"/>
        </w:rPr>
      </w:pPr>
      <w:del w:id="2244" w:author="Matthew T. Munson" w:date="2021-04-21T17:18:00Z">
        <w:r w:rsidRPr="006A27C6" w:rsidDel="00B13559">
          <w:delText xml:space="preserve">    // and if hero moves too far off, this level ends, we will</w:delText>
        </w:r>
      </w:del>
    </w:p>
    <w:p w14:paraId="0A09DD09" w14:textId="1A88125F" w:rsidR="006D40CB" w:rsidRPr="006A27C6" w:rsidDel="00B13559" w:rsidRDefault="006D40CB" w:rsidP="00B13559">
      <w:pPr>
        <w:pStyle w:val="Code"/>
        <w:rPr>
          <w:del w:id="2245" w:author="Matthew T. Munson" w:date="2021-04-21T17:18:00Z"/>
        </w:rPr>
      </w:pPr>
      <w:del w:id="2246" w:author="Matthew T. Munson" w:date="2021-04-21T17:18:00Z">
        <w:r w:rsidRPr="006A27C6" w:rsidDel="00B13559">
          <w:delText xml:space="preserve">    // load the next level</w:delText>
        </w:r>
      </w:del>
    </w:p>
    <w:p w14:paraId="37715645" w14:textId="2F19681B" w:rsidR="006D40CB" w:rsidRPr="006A27C6" w:rsidDel="00B13559" w:rsidRDefault="006D40CB" w:rsidP="00B13559">
      <w:pPr>
        <w:pStyle w:val="Code"/>
        <w:rPr>
          <w:del w:id="2247" w:author="Matthew T. Munson" w:date="2021-04-21T17:18:00Z"/>
        </w:rPr>
      </w:pPr>
      <w:del w:id="2248" w:author="Matthew T. Munson" w:date="2021-04-21T17:18:00Z">
        <w:r w:rsidRPr="006A27C6" w:rsidDel="00B13559">
          <w:delText xml:space="preserve">    var deltaX = 0.05;</w:delText>
        </w:r>
      </w:del>
    </w:p>
    <w:p w14:paraId="12077128" w14:textId="3CA19267" w:rsidR="006D40CB" w:rsidRPr="006A27C6" w:rsidDel="00B13559" w:rsidRDefault="006D40CB" w:rsidP="00B13559">
      <w:pPr>
        <w:pStyle w:val="Code"/>
        <w:rPr>
          <w:del w:id="2249" w:author="Matthew T. Munson" w:date="2021-04-21T17:18:00Z"/>
        </w:rPr>
      </w:pPr>
      <w:del w:id="2250" w:author="Matthew T. Munson" w:date="2021-04-21T17:18:00Z">
        <w:r w:rsidRPr="006A27C6" w:rsidDel="00B13559">
          <w:delText xml:space="preserve">    var xform = this.</w:delText>
        </w:r>
        <w:r w:rsidDel="00B13559">
          <w:delText>m</w:delText>
        </w:r>
        <w:r w:rsidRPr="006A27C6" w:rsidDel="00B13559">
          <w:delText>Hero.</w:delText>
        </w:r>
        <w:r w:rsidDel="00B13559">
          <w:delText>get</w:delText>
        </w:r>
        <w:r w:rsidRPr="006A27C6" w:rsidDel="00B13559">
          <w:delText>Xform();</w:delText>
        </w:r>
      </w:del>
    </w:p>
    <w:p w14:paraId="428CC813" w14:textId="79E150BF" w:rsidR="006D40CB" w:rsidRPr="006A27C6" w:rsidDel="00B13559" w:rsidRDefault="006D40CB" w:rsidP="00B13559">
      <w:pPr>
        <w:pStyle w:val="Code"/>
        <w:rPr>
          <w:del w:id="2251" w:author="Matthew T. Munson" w:date="2021-04-21T17:18:00Z"/>
        </w:rPr>
      </w:pPr>
      <w:del w:id="2252" w:author="Matthew T. Munson" w:date="2021-04-21T17:18:00Z">
        <w:r w:rsidRPr="006A27C6" w:rsidDel="00B13559">
          <w:delText xml:space="preserve">    </w:delText>
        </w:r>
      </w:del>
    </w:p>
    <w:p w14:paraId="2DE451C0" w14:textId="616F3E9E" w:rsidR="006D40CB" w:rsidRPr="006A27C6" w:rsidDel="00B13559" w:rsidRDefault="006D40CB" w:rsidP="00B13559">
      <w:pPr>
        <w:pStyle w:val="Code"/>
        <w:rPr>
          <w:del w:id="2253" w:author="Matthew T. Munson" w:date="2021-04-21T17:18:00Z"/>
        </w:rPr>
      </w:pPr>
      <w:del w:id="2254" w:author="Matthew T. Munson" w:date="2021-04-21T17:18:00Z">
        <w:r w:rsidRPr="006A27C6" w:rsidDel="00B13559">
          <w:delText xml:space="preserve">    // Support hero movements</w:delText>
        </w:r>
      </w:del>
    </w:p>
    <w:p w14:paraId="2B210C37" w14:textId="49B067CB" w:rsidR="006D40CB" w:rsidRPr="006A27C6" w:rsidDel="00B13559" w:rsidRDefault="006D40CB" w:rsidP="00B13559">
      <w:pPr>
        <w:pStyle w:val="Code"/>
        <w:rPr>
          <w:del w:id="2255" w:author="Matthew T. Munson" w:date="2021-04-21T17:18:00Z"/>
        </w:rPr>
      </w:pPr>
      <w:del w:id="2256"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.Right)) {</w:delText>
        </w:r>
      </w:del>
    </w:p>
    <w:p w14:paraId="2DDE6F2D" w14:textId="495FF950" w:rsidR="006D40CB" w:rsidRPr="006A27C6" w:rsidDel="00B13559" w:rsidRDefault="006D40CB" w:rsidP="00B13559">
      <w:pPr>
        <w:pStyle w:val="Code"/>
        <w:rPr>
          <w:del w:id="2257" w:author="Matthew T. Munson" w:date="2021-04-21T17:18:00Z"/>
        </w:rPr>
      </w:pPr>
      <w:del w:id="2258" w:author="Matthew T. Munson" w:date="2021-04-21T17:18:00Z">
        <w:r w:rsidRPr="006A27C6" w:rsidDel="00B13559">
          <w:delText xml:space="preserve">        xform.</w:delText>
        </w:r>
        <w:r w:rsidDel="00B13559">
          <w:delText>inc</w:delText>
        </w:r>
        <w:r w:rsidRPr="006A27C6" w:rsidDel="00B13559">
          <w:delText>XPosBy(deltaX);</w:delText>
        </w:r>
      </w:del>
    </w:p>
    <w:p w14:paraId="495BD8FB" w14:textId="01C9D998" w:rsidR="006D40CB" w:rsidRPr="006A27C6" w:rsidDel="00B13559" w:rsidRDefault="006D40CB" w:rsidP="00B13559">
      <w:pPr>
        <w:pStyle w:val="Code"/>
        <w:rPr>
          <w:del w:id="2259" w:author="Matthew T. Munson" w:date="2021-04-21T17:18:00Z"/>
        </w:rPr>
      </w:pPr>
      <w:del w:id="2260" w:author="Matthew T. Munson" w:date="2021-04-21T17:18:00Z">
        <w:r w:rsidRPr="006A27C6" w:rsidDel="00B13559">
          <w:delText xml:space="preserve">        if (xform.</w:delText>
        </w:r>
        <w:r w:rsidDel="00B13559">
          <w:delText>get</w:delText>
        </w:r>
        <w:r w:rsidRPr="006A27C6" w:rsidDel="00B13559">
          <w:delText>XPos() &gt; 30)  // this is the right-bound of the window</w:delText>
        </w:r>
      </w:del>
    </w:p>
    <w:p w14:paraId="639FE189" w14:textId="6C983BA9" w:rsidR="006D40CB" w:rsidRPr="006A27C6" w:rsidDel="00B13559" w:rsidRDefault="006D40CB" w:rsidP="00B13559">
      <w:pPr>
        <w:pStyle w:val="Code"/>
        <w:rPr>
          <w:del w:id="2261" w:author="Matthew T. Munson" w:date="2021-04-21T17:18:00Z"/>
        </w:rPr>
      </w:pPr>
      <w:del w:id="2262" w:author="Matthew T. Munson" w:date="2021-04-21T17:18:00Z">
        <w:r w:rsidRPr="006A27C6" w:rsidDel="00B13559">
          <w:delText xml:space="preserve">            xform.</w:delText>
        </w:r>
        <w:r w:rsidDel="00B13559">
          <w:delText>set</w:delText>
        </w:r>
        <w:r w:rsidRPr="006A27C6" w:rsidDel="00B13559">
          <w:delText>Position(12, 60);</w:delText>
        </w:r>
      </w:del>
    </w:p>
    <w:p w14:paraId="079C2222" w14:textId="54185DAC" w:rsidR="006D40CB" w:rsidRPr="006A27C6" w:rsidDel="00B13559" w:rsidRDefault="006D40CB" w:rsidP="00B13559">
      <w:pPr>
        <w:pStyle w:val="Code"/>
        <w:rPr>
          <w:del w:id="2263" w:author="Matthew T. Munson" w:date="2021-04-21T17:18:00Z"/>
        </w:rPr>
      </w:pPr>
      <w:del w:id="2264" w:author="Matthew T. Munson" w:date="2021-04-21T17:18:00Z">
        <w:r w:rsidRPr="006A27C6" w:rsidDel="00B13559">
          <w:delText xml:space="preserve">    }</w:delText>
        </w:r>
      </w:del>
    </w:p>
    <w:p w14:paraId="0BD63245" w14:textId="1A130DAE" w:rsidR="006D40CB" w:rsidRPr="006A27C6" w:rsidDel="00B13559" w:rsidRDefault="006D40CB" w:rsidP="00B13559">
      <w:pPr>
        <w:pStyle w:val="Code"/>
        <w:rPr>
          <w:del w:id="2265" w:author="Matthew T. Munson" w:date="2021-04-21T17:18:00Z"/>
        </w:rPr>
      </w:pPr>
      <w:del w:id="2266" w:author="Matthew T. Munson" w:date="2021-04-21T17:18:00Z">
        <w:r w:rsidRPr="006A27C6" w:rsidDel="00B13559">
          <w:delText xml:space="preserve">    </w:delText>
        </w:r>
      </w:del>
    </w:p>
    <w:p w14:paraId="33533238" w14:textId="23F116BF" w:rsidR="006D40CB" w:rsidRPr="006A27C6" w:rsidDel="00B13559" w:rsidRDefault="006D40CB" w:rsidP="00B13559">
      <w:pPr>
        <w:pStyle w:val="Code"/>
        <w:rPr>
          <w:del w:id="2267" w:author="Matthew T. Munson" w:date="2021-04-21T17:18:00Z"/>
        </w:rPr>
      </w:pPr>
      <w:del w:id="2268"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.Left)) {</w:delText>
        </w:r>
      </w:del>
    </w:p>
    <w:p w14:paraId="19BA6E2E" w14:textId="25B12AC2" w:rsidR="006D40CB" w:rsidRPr="006A27C6" w:rsidDel="00B13559" w:rsidRDefault="006D40CB" w:rsidP="00B13559">
      <w:pPr>
        <w:pStyle w:val="Code"/>
        <w:rPr>
          <w:del w:id="2269" w:author="Matthew T. Munson" w:date="2021-04-21T17:18:00Z"/>
        </w:rPr>
      </w:pPr>
      <w:del w:id="2270" w:author="Matthew T. Munson" w:date="2021-04-21T17:18:00Z">
        <w:r w:rsidRPr="006A27C6" w:rsidDel="00B13559">
          <w:delText xml:space="preserve">        xform.</w:delText>
        </w:r>
        <w:r w:rsidDel="00B13559">
          <w:delText>inc</w:delText>
        </w:r>
        <w:r w:rsidRPr="006A27C6" w:rsidDel="00B13559">
          <w:delText>XPosBy(-deltaX);</w:delText>
        </w:r>
      </w:del>
    </w:p>
    <w:p w14:paraId="20219A67" w14:textId="47CFC0F8" w:rsidR="006D40CB" w:rsidRPr="006A27C6" w:rsidDel="00B13559" w:rsidRDefault="006D40CB" w:rsidP="00B13559">
      <w:pPr>
        <w:pStyle w:val="Code"/>
        <w:rPr>
          <w:del w:id="2271" w:author="Matthew T. Munson" w:date="2021-04-21T17:18:00Z"/>
        </w:rPr>
      </w:pPr>
      <w:del w:id="2272" w:author="Matthew T. Munson" w:date="2021-04-21T17:18:00Z">
        <w:r w:rsidRPr="006A27C6" w:rsidDel="00B13559">
          <w:delText xml:space="preserve">        if (xform.</w:delText>
        </w:r>
        <w:r w:rsidDel="00B13559">
          <w:delText>get</w:delText>
        </w:r>
        <w:r w:rsidRPr="006A27C6" w:rsidDel="00B13559">
          <w:delText>XPos() &lt; 11) {  // this is the left-bound of the window</w:delText>
        </w:r>
      </w:del>
    </w:p>
    <w:p w14:paraId="442D2407" w14:textId="1F3FBF46" w:rsidR="006D40CB" w:rsidRPr="006A27C6" w:rsidDel="00B13559" w:rsidRDefault="006D40CB" w:rsidP="00B13559">
      <w:pPr>
        <w:pStyle w:val="Code"/>
        <w:rPr>
          <w:del w:id="2273" w:author="Matthew T. Munson" w:date="2021-04-21T17:18:00Z"/>
        </w:rPr>
      </w:pPr>
      <w:del w:id="2274" w:author="Matthew T. Munson" w:date="2021-04-21T17:18:00Z">
        <w:r w:rsidRPr="006A27C6" w:rsidDel="00B13559">
          <w:delText xml:space="preserve">            xform.</w:delText>
        </w:r>
        <w:r w:rsidDel="00B13559">
          <w:delText>set</w:delText>
        </w:r>
        <w:r w:rsidRPr="006A27C6" w:rsidDel="00B13559">
          <w:delText>XPos(20);</w:delText>
        </w:r>
      </w:del>
    </w:p>
    <w:p w14:paraId="12CC0CBE" w14:textId="7DB2299D" w:rsidR="006D40CB" w:rsidRPr="006A27C6" w:rsidDel="00B13559" w:rsidRDefault="006D40CB" w:rsidP="00B13559">
      <w:pPr>
        <w:pStyle w:val="Code"/>
        <w:rPr>
          <w:del w:id="2275" w:author="Matthew T. Munson" w:date="2021-04-21T17:18:00Z"/>
        </w:rPr>
      </w:pPr>
      <w:del w:id="2276" w:author="Matthew T. Munson" w:date="2021-04-21T17:18:00Z">
        <w:r w:rsidRPr="006A27C6" w:rsidDel="00B13559">
          <w:delText xml:space="preserve">        }</w:delText>
        </w:r>
      </w:del>
    </w:p>
    <w:p w14:paraId="39119397" w14:textId="35805B68" w:rsidR="006D40CB" w:rsidRPr="006A27C6" w:rsidDel="00B13559" w:rsidRDefault="006D40CB" w:rsidP="00B13559">
      <w:pPr>
        <w:pStyle w:val="Code"/>
        <w:rPr>
          <w:del w:id="2277" w:author="Matthew T. Munson" w:date="2021-04-21T17:18:00Z"/>
        </w:rPr>
      </w:pPr>
      <w:del w:id="2278" w:author="Matthew T. Munson" w:date="2021-04-21T17:18:00Z">
        <w:r w:rsidRPr="006A27C6" w:rsidDel="00B13559">
          <w:delText xml:space="preserve">    }</w:delText>
        </w:r>
      </w:del>
    </w:p>
    <w:p w14:paraId="7257D507" w14:textId="53E9EDF6" w:rsidR="006D40CB" w:rsidRPr="006A27C6" w:rsidDel="00B13559" w:rsidRDefault="006D40CB" w:rsidP="00B13559">
      <w:pPr>
        <w:pStyle w:val="Code"/>
        <w:rPr>
          <w:del w:id="2279" w:author="Matthew T. Munson" w:date="2021-04-21T17:18:00Z"/>
        </w:rPr>
      </w:pPr>
      <w:del w:id="2280" w:author="Matthew T. Munson" w:date="2021-04-21T17:18:00Z">
        <w:r w:rsidRPr="006A27C6" w:rsidDel="00B13559">
          <w:delText xml:space="preserve">    </w:delText>
        </w:r>
      </w:del>
    </w:p>
    <w:p w14:paraId="2E947132" w14:textId="4ACC4691" w:rsidR="006D40CB" w:rsidRPr="006A27C6" w:rsidDel="00B13559" w:rsidRDefault="006D40CB" w:rsidP="00B13559">
      <w:pPr>
        <w:pStyle w:val="Code"/>
        <w:rPr>
          <w:del w:id="2281" w:author="Matthew T. Munson" w:date="2021-04-21T17:18:00Z"/>
        </w:rPr>
      </w:pPr>
      <w:del w:id="2282" w:author="Matthew T. Munson" w:date="2021-04-21T17:18:00Z">
        <w:r w:rsidRPr="006A27C6" w:rsidDel="00B13559">
          <w:delText xml:space="preserve">    // continously change texture tinting</w:delText>
        </w:r>
      </w:del>
    </w:p>
    <w:p w14:paraId="0FC74430" w14:textId="3EDE2C89" w:rsidR="006D40CB" w:rsidRPr="006D7D5D" w:rsidDel="00B13559" w:rsidRDefault="006D40CB" w:rsidP="00B13559">
      <w:pPr>
        <w:pStyle w:val="Code"/>
        <w:rPr>
          <w:del w:id="2283" w:author="Matthew T. Munson" w:date="2021-04-21T17:18:00Z"/>
          <w:lang w:val="es-BO"/>
        </w:rPr>
      </w:pPr>
      <w:del w:id="2284" w:author="Matthew T. Munson" w:date="2021-04-21T17:18:00Z">
        <w:r w:rsidRPr="006A27C6" w:rsidDel="00B13559">
          <w:delText xml:space="preserve">    </w:delText>
        </w:r>
        <w:r w:rsidRPr="006D7D5D" w:rsidDel="00B13559">
          <w:rPr>
            <w:lang w:val="es-BO"/>
          </w:rPr>
          <w:delText>var c = this.mPortal.getColor();</w:delText>
        </w:r>
      </w:del>
    </w:p>
    <w:p w14:paraId="6A8FA1AD" w14:textId="21244D61" w:rsidR="006D40CB" w:rsidRPr="006A27C6" w:rsidDel="00B13559" w:rsidRDefault="006D40CB" w:rsidP="00B13559">
      <w:pPr>
        <w:pStyle w:val="Code"/>
        <w:rPr>
          <w:del w:id="2285" w:author="Matthew T. Munson" w:date="2021-04-21T17:18:00Z"/>
          <w:lang w:val="es-BO"/>
        </w:rPr>
      </w:pPr>
      <w:del w:id="2286" w:author="Matthew T. Munson" w:date="2021-04-21T17:18:00Z">
        <w:r w:rsidRPr="006D7D5D" w:rsidDel="00B13559">
          <w:rPr>
            <w:lang w:val="es-BO"/>
          </w:rPr>
          <w:delText xml:space="preserve">    </w:delText>
        </w:r>
        <w:r w:rsidRPr="006A27C6" w:rsidDel="00B13559">
          <w:rPr>
            <w:lang w:val="es-BO"/>
          </w:rPr>
          <w:delText>var ca = c[3] + deltaX;</w:delText>
        </w:r>
      </w:del>
    </w:p>
    <w:p w14:paraId="233A6B8D" w14:textId="7CC33DD5" w:rsidR="006D40CB" w:rsidRPr="006D7D5D" w:rsidDel="00B13559" w:rsidRDefault="006D40CB" w:rsidP="00B13559">
      <w:pPr>
        <w:pStyle w:val="Code"/>
        <w:rPr>
          <w:del w:id="2287" w:author="Matthew T. Munson" w:date="2021-04-21T17:18:00Z"/>
        </w:rPr>
      </w:pPr>
      <w:del w:id="2288" w:author="Matthew T. Munson" w:date="2021-04-21T17:18:00Z">
        <w:r w:rsidRPr="006A27C6" w:rsidDel="00B13559">
          <w:rPr>
            <w:lang w:val="es-BO"/>
          </w:rPr>
          <w:delText xml:space="preserve">    </w:delText>
        </w:r>
        <w:r w:rsidRPr="006D7D5D" w:rsidDel="00B13559">
          <w:delText>if (ca &gt; 1) ca = 0;</w:delText>
        </w:r>
      </w:del>
    </w:p>
    <w:p w14:paraId="133CC3D0" w14:textId="61B23203" w:rsidR="006D40CB" w:rsidRPr="006A27C6" w:rsidDel="00B13559" w:rsidRDefault="006D40CB" w:rsidP="00B13559">
      <w:pPr>
        <w:pStyle w:val="Code"/>
        <w:rPr>
          <w:del w:id="2289" w:author="Matthew T. Munson" w:date="2021-04-21T17:18:00Z"/>
        </w:rPr>
      </w:pPr>
      <w:del w:id="2290" w:author="Matthew T. Munson" w:date="2021-04-21T17:18:00Z">
        <w:r w:rsidRPr="006D7D5D" w:rsidDel="00B13559">
          <w:delText xml:space="preserve">    </w:delText>
        </w:r>
        <w:r w:rsidRPr="006A27C6" w:rsidDel="00B13559">
          <w:delText>c[3] = ca;</w:delText>
        </w:r>
      </w:del>
    </w:p>
    <w:p w14:paraId="1D30AFE6" w14:textId="7F0B617C" w:rsidR="006D40CB" w:rsidRPr="006A27C6" w:rsidDel="00B13559" w:rsidRDefault="006D40CB" w:rsidP="00B13559">
      <w:pPr>
        <w:pStyle w:val="Code"/>
        <w:rPr>
          <w:del w:id="2291" w:author="Matthew T. Munson" w:date="2021-04-21T17:18:00Z"/>
        </w:rPr>
      </w:pPr>
      <w:del w:id="2292" w:author="Matthew T. Munson" w:date="2021-04-21T17:18:00Z">
        <w:r w:rsidRPr="006A27C6" w:rsidDel="00B13559">
          <w:delText xml:space="preserve">    </w:delText>
        </w:r>
      </w:del>
    </w:p>
    <w:p w14:paraId="6FD8B9E8" w14:textId="2ADDB723" w:rsidR="006D40CB" w:rsidRPr="006A27C6" w:rsidDel="00B13559" w:rsidRDefault="006D40CB" w:rsidP="00B13559">
      <w:pPr>
        <w:pStyle w:val="Code"/>
        <w:rPr>
          <w:del w:id="2293" w:author="Matthew T. Munson" w:date="2021-04-21T17:18:00Z"/>
        </w:rPr>
      </w:pPr>
      <w:del w:id="2294" w:author="Matthew T. Munson" w:date="2021-04-21T17:18:00Z">
        <w:r w:rsidRPr="006A27C6" w:rsidDel="00B13559">
          <w:delText xml:space="preserve">    </w:delText>
        </w:r>
      </w:del>
    </w:p>
    <w:p w14:paraId="6860F1B0" w14:textId="7F359A1F" w:rsidR="006D40CB" w:rsidRPr="006A27C6" w:rsidDel="00B13559" w:rsidRDefault="006D40CB" w:rsidP="00B13559">
      <w:pPr>
        <w:pStyle w:val="Code"/>
        <w:rPr>
          <w:del w:id="2295" w:author="Matthew T. Munson" w:date="2021-04-21T17:18:00Z"/>
        </w:rPr>
      </w:pPr>
      <w:del w:id="2296" w:author="Matthew T. Munson" w:date="2021-04-21T17:18:00Z">
        <w:r w:rsidRPr="006A27C6" w:rsidDel="00B13559">
          <w:delText xml:space="preserve">    // New update code for changing the sub-texture regions being shown</w:delText>
        </w:r>
      </w:del>
    </w:p>
    <w:p w14:paraId="6A24E93E" w14:textId="65C564E5" w:rsidR="006D40CB" w:rsidRPr="006A27C6" w:rsidDel="00B13559" w:rsidRDefault="006D40CB" w:rsidP="00B13559">
      <w:pPr>
        <w:pStyle w:val="Code"/>
        <w:rPr>
          <w:del w:id="2297" w:author="Matthew T. Munson" w:date="2021-04-21T17:18:00Z"/>
        </w:rPr>
      </w:pPr>
      <w:del w:id="2298" w:author="Matthew T. Munson" w:date="2021-04-21T17:18:00Z">
        <w:r w:rsidRPr="006A27C6" w:rsidDel="00B13559">
          <w:delText xml:space="preserve">    var deltaT = 0.001;</w:delText>
        </w:r>
      </w:del>
    </w:p>
    <w:p w14:paraId="2514D67A" w14:textId="3B61FC12" w:rsidR="006D40CB" w:rsidRPr="006A27C6" w:rsidDel="00B13559" w:rsidRDefault="006D40CB" w:rsidP="00B13559">
      <w:pPr>
        <w:pStyle w:val="Code"/>
        <w:rPr>
          <w:del w:id="2299" w:author="Matthew T. Munson" w:date="2021-04-21T17:18:00Z"/>
        </w:rPr>
      </w:pPr>
      <w:del w:id="2300" w:author="Matthew T. Munson" w:date="2021-04-21T17:18:00Z">
        <w:r w:rsidRPr="006A27C6" w:rsidDel="00B13559">
          <w:delText xml:space="preserve">    </w:delText>
        </w:r>
      </w:del>
    </w:p>
    <w:p w14:paraId="2B74CFD4" w14:textId="3639D8CE" w:rsidR="006D40CB" w:rsidRPr="006A27C6" w:rsidDel="00B13559" w:rsidRDefault="006D40CB" w:rsidP="00B13559">
      <w:pPr>
        <w:pStyle w:val="Code"/>
        <w:rPr>
          <w:del w:id="2301" w:author="Matthew T. Munson" w:date="2021-04-21T17:18:00Z"/>
        </w:rPr>
      </w:pPr>
      <w:del w:id="2302" w:author="Matthew T. Munson" w:date="2021-04-21T17:18:00Z">
        <w:r w:rsidRPr="006A27C6" w:rsidDel="00B13559">
          <w:delText xml:space="preserve">    // The font image:</w:delText>
        </w:r>
      </w:del>
    </w:p>
    <w:p w14:paraId="3B55B2C3" w14:textId="6424B215" w:rsidR="006D40CB" w:rsidRPr="006A27C6" w:rsidDel="00B13559" w:rsidRDefault="006D40CB" w:rsidP="00B13559">
      <w:pPr>
        <w:pStyle w:val="Code"/>
        <w:rPr>
          <w:del w:id="2303" w:author="Matthew T. Munson" w:date="2021-04-21T17:18:00Z"/>
        </w:rPr>
      </w:pPr>
      <w:del w:id="2304" w:author="Matthew T. Munson" w:date="2021-04-21T17:18:00Z">
        <w:r w:rsidRPr="006A27C6" w:rsidDel="00B13559">
          <w:delText xml:space="preserve">    // zoom into the texture by updating texture coordinate</w:delText>
        </w:r>
      </w:del>
    </w:p>
    <w:p w14:paraId="61B7A5E6" w14:textId="69D94C89" w:rsidR="006D40CB" w:rsidRPr="006A27C6" w:rsidDel="00B13559" w:rsidRDefault="006D40CB" w:rsidP="00B13559">
      <w:pPr>
        <w:pStyle w:val="Code"/>
        <w:rPr>
          <w:del w:id="2305" w:author="Matthew T. Munson" w:date="2021-04-21T17:18:00Z"/>
        </w:rPr>
      </w:pPr>
      <w:del w:id="2306" w:author="Matthew T. Munson" w:date="2021-04-21T17:18:00Z">
        <w:r w:rsidRPr="006A27C6" w:rsidDel="00B13559">
          <w:delText xml:space="preserve">    // For font: zoom to the upper left corner by changing bottom right</w:delText>
        </w:r>
      </w:del>
    </w:p>
    <w:p w14:paraId="5D645832" w14:textId="0BACD339" w:rsidR="006D40CB" w:rsidRPr="006A27C6" w:rsidDel="00B13559" w:rsidRDefault="006D40CB" w:rsidP="00B13559">
      <w:pPr>
        <w:pStyle w:val="Code"/>
        <w:rPr>
          <w:del w:id="2307" w:author="Matthew T. Munson" w:date="2021-04-21T17:18:00Z"/>
          <w:rStyle w:val="CodeBold"/>
        </w:rPr>
      </w:pPr>
      <w:del w:id="2308"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FontImage.</w:delText>
        </w:r>
        <w:r w:rsidDel="00B13559">
          <w:rPr>
            <w:rStyle w:val="CodeBold"/>
          </w:rPr>
          <w:delText>getElementUVCoordinateArray</w:delText>
        </w:r>
        <w:r w:rsidRPr="006A27C6" w:rsidDel="00B13559">
          <w:rPr>
            <w:rStyle w:val="CodeBold"/>
          </w:rPr>
          <w:delText>();</w:delText>
        </w:r>
      </w:del>
    </w:p>
    <w:p w14:paraId="6D9868BA" w14:textId="47333C5C" w:rsidR="006D40CB" w:rsidRPr="006A27C6" w:rsidDel="00B13559" w:rsidRDefault="006D40CB" w:rsidP="00B13559">
      <w:pPr>
        <w:pStyle w:val="Code"/>
        <w:rPr>
          <w:del w:id="2309" w:author="Matthew T. Munson" w:date="2021-04-21T17:18:00Z"/>
        </w:rPr>
      </w:pPr>
      <w:del w:id="2310" w:author="Matthew T. Munson" w:date="2021-04-21T17:18:00Z">
        <w:r w:rsidRPr="006A27C6" w:rsidDel="00B13559">
          <w:delText xml:space="preserve">            // The 8 elements:</w:delText>
        </w:r>
      </w:del>
    </w:p>
    <w:p w14:paraId="0AF69D5C" w14:textId="5F914DDD" w:rsidR="006D40CB" w:rsidRPr="006A27C6" w:rsidDel="00B13559" w:rsidRDefault="006D40CB" w:rsidP="00B13559">
      <w:pPr>
        <w:pStyle w:val="Code"/>
        <w:rPr>
          <w:del w:id="2311" w:author="Matthew T. Munson" w:date="2021-04-21T17:18:00Z"/>
        </w:rPr>
      </w:pPr>
      <w:del w:id="2312"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31FF9A94" w14:textId="35F24619" w:rsidR="006D40CB" w:rsidRPr="006A27C6" w:rsidDel="00B13559" w:rsidRDefault="006D40CB" w:rsidP="00B13559">
      <w:pPr>
        <w:pStyle w:val="Code"/>
        <w:rPr>
          <w:del w:id="2313" w:author="Matthew T. Munson" w:date="2021-04-21T17:18:00Z"/>
        </w:rPr>
      </w:pPr>
      <w:del w:id="2314"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35D9F689" w14:textId="3AE9F775" w:rsidR="006D40CB" w:rsidRPr="006A27C6" w:rsidDel="00B13559" w:rsidRDefault="006D40CB" w:rsidP="00B13559">
      <w:pPr>
        <w:pStyle w:val="Code"/>
        <w:rPr>
          <w:del w:id="2315" w:author="Matthew T. Munson" w:date="2021-04-21T17:18:00Z"/>
        </w:rPr>
      </w:pPr>
      <w:del w:id="2316"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05D3A649" w14:textId="699D3783" w:rsidR="006D40CB" w:rsidRPr="006A27C6" w:rsidDel="00B13559" w:rsidRDefault="006D40CB" w:rsidP="00B13559">
      <w:pPr>
        <w:pStyle w:val="Code"/>
        <w:rPr>
          <w:del w:id="2317" w:author="Matthew T. Munson" w:date="2021-04-21T17:18:00Z"/>
        </w:rPr>
      </w:pPr>
      <w:del w:id="2318"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239F010F" w14:textId="79B66373" w:rsidR="006D40CB" w:rsidRPr="006A27C6" w:rsidDel="00B13559" w:rsidRDefault="006D40CB" w:rsidP="00B13559">
      <w:pPr>
        <w:pStyle w:val="Code"/>
        <w:rPr>
          <w:del w:id="2319" w:author="Matthew T. Munson" w:date="2021-04-21T17:18:00Z"/>
          <w:rStyle w:val="CodeBold"/>
        </w:rPr>
      </w:pPr>
      <w:del w:id="2320" w:author="Matthew T. Munson" w:date="2021-04-21T17:18:00Z">
        <w:r w:rsidDel="00B13559">
          <w:delText xml:space="preserve">    </w:delText>
        </w:r>
        <w:r w:rsidRPr="006A27C6" w:rsidDel="00B13559">
          <w:rPr>
            <w:rStyle w:val="CodeBold"/>
          </w:rPr>
          <w:delText>var b = texCoord[SpriteRenderable.eTexCoordArray.eBottom] + deltaT;</w:delText>
        </w:r>
      </w:del>
    </w:p>
    <w:p w14:paraId="25F85B51" w14:textId="392B8BCE" w:rsidR="006D40CB" w:rsidRPr="006A27C6" w:rsidDel="00B13559" w:rsidRDefault="006D40CB" w:rsidP="00B13559">
      <w:pPr>
        <w:pStyle w:val="Code"/>
        <w:rPr>
          <w:del w:id="2321" w:author="Matthew T. Munson" w:date="2021-04-21T17:18:00Z"/>
          <w:rStyle w:val="CodeBold"/>
        </w:rPr>
      </w:pPr>
      <w:del w:id="2322" w:author="Matthew T. Munson" w:date="2021-04-21T17:18:00Z">
        <w:r w:rsidDel="00B13559">
          <w:delText xml:space="preserve"> </w:delText>
        </w:r>
        <w:r w:rsidRPr="006A27C6" w:rsidDel="00B13559">
          <w:delText xml:space="preserve">   </w:delText>
        </w:r>
        <w:r w:rsidRPr="006A27C6" w:rsidDel="00B13559">
          <w:rPr>
            <w:rStyle w:val="CodeBold"/>
          </w:rPr>
          <w:delText>var r = texCoord[SpriteRenderable.eTexCoordArray.eRight] - deltaT;</w:delText>
        </w:r>
      </w:del>
    </w:p>
    <w:p w14:paraId="43D3F51D" w14:textId="569F2ADC" w:rsidR="006D40CB" w:rsidRPr="006A27C6" w:rsidDel="00B13559" w:rsidRDefault="006D40CB" w:rsidP="00B13559">
      <w:pPr>
        <w:pStyle w:val="Code"/>
        <w:rPr>
          <w:del w:id="2323" w:author="Matthew T. Munson" w:date="2021-04-21T17:18:00Z"/>
          <w:rStyle w:val="CodeBold"/>
        </w:rPr>
      </w:pPr>
    </w:p>
    <w:p w14:paraId="356F2656" w14:textId="63ECDB29" w:rsidR="006D40CB" w:rsidRPr="006A27C6" w:rsidDel="00B13559" w:rsidRDefault="006D40CB" w:rsidP="00B13559">
      <w:pPr>
        <w:pStyle w:val="Code"/>
        <w:rPr>
          <w:del w:id="2324" w:author="Matthew T. Munson" w:date="2021-04-21T17:18:00Z"/>
          <w:rStyle w:val="CodeBold"/>
        </w:rPr>
      </w:pPr>
      <w:del w:id="2325"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(b &gt; 1.0)  b = 0;</w:delText>
        </w:r>
      </w:del>
    </w:p>
    <w:p w14:paraId="041E920E" w14:textId="351B81E6" w:rsidR="006D40CB" w:rsidRPr="006A27C6" w:rsidDel="00B13559" w:rsidRDefault="006D40CB" w:rsidP="00B13559">
      <w:pPr>
        <w:pStyle w:val="Code"/>
        <w:rPr>
          <w:del w:id="2326" w:author="Matthew T. Munson" w:date="2021-04-21T17:18:00Z"/>
          <w:rStyle w:val="CodeBold"/>
        </w:rPr>
      </w:pPr>
      <w:del w:id="2327"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(r &lt; 0)   r = 1.0;</w:delText>
        </w:r>
      </w:del>
    </w:p>
    <w:p w14:paraId="23D5CA47" w14:textId="12DB28FD" w:rsidR="006D40CB" w:rsidRPr="006A27C6" w:rsidDel="00B13559" w:rsidRDefault="006D40CB" w:rsidP="00B13559">
      <w:pPr>
        <w:pStyle w:val="Code"/>
        <w:rPr>
          <w:del w:id="2328" w:author="Matthew T. Munson" w:date="2021-04-21T17:18:00Z"/>
          <w:rStyle w:val="CodeBold"/>
        </w:rPr>
      </w:pPr>
      <w:del w:id="2329" w:author="Matthew T. Munson" w:date="2021-04-21T17:18:00Z">
        <w:r w:rsidRPr="006A27C6" w:rsidDel="00B13559">
          <w:delText xml:space="preserve">   </w:delText>
        </w:r>
        <w:r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FontImage.</w:delText>
        </w:r>
        <w:r w:rsidDel="00B13559">
          <w:rPr>
            <w:rStyle w:val="CodeBold"/>
          </w:rPr>
          <w:delText>setElementUVCoordinate</w:delText>
        </w:r>
        <w:r w:rsidRPr="006A27C6" w:rsidDel="00B13559">
          <w:rPr>
            <w:rStyle w:val="CodeBold"/>
          </w:rPr>
          <w:delText>(</w:delText>
        </w:r>
      </w:del>
    </w:p>
    <w:p w14:paraId="5BBDB931" w14:textId="73FFE6B8" w:rsidR="006D40CB" w:rsidRPr="006A27C6" w:rsidDel="00B13559" w:rsidRDefault="006D40CB" w:rsidP="00B13559">
      <w:pPr>
        <w:pStyle w:val="Code"/>
        <w:rPr>
          <w:del w:id="2330" w:author="Matthew T. Munson" w:date="2021-04-21T17:18:00Z"/>
          <w:rStyle w:val="CodeBold"/>
        </w:rPr>
      </w:pPr>
      <w:del w:id="2331"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texCoord[SpriteRenderable.eTexCoordArray.eLeft], r,</w:delText>
        </w:r>
      </w:del>
    </w:p>
    <w:p w14:paraId="18767DDF" w14:textId="2DEF8360" w:rsidR="006D40CB" w:rsidRPr="006A27C6" w:rsidDel="00B13559" w:rsidRDefault="006D40CB" w:rsidP="00B13559">
      <w:pPr>
        <w:pStyle w:val="Code"/>
        <w:rPr>
          <w:del w:id="2332" w:author="Matthew T. Munson" w:date="2021-04-21T17:18:00Z"/>
          <w:rStyle w:val="CodeBold"/>
        </w:rPr>
      </w:pPr>
      <w:del w:id="2333"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b, texCoord[SpriteRenderable.eTexCoordArray.eTop]);</w:delText>
        </w:r>
      </w:del>
    </w:p>
    <w:p w14:paraId="14C78B29" w14:textId="21216080" w:rsidR="006D40CB" w:rsidRPr="006A27C6" w:rsidDel="00B13559" w:rsidRDefault="006D40CB" w:rsidP="00B13559">
      <w:pPr>
        <w:pStyle w:val="Code"/>
        <w:rPr>
          <w:del w:id="2334" w:author="Matthew T. Munson" w:date="2021-04-21T17:18:00Z"/>
        </w:rPr>
      </w:pPr>
      <w:del w:id="2335" w:author="Matthew T. Munson" w:date="2021-04-21T17:18:00Z">
        <w:r w:rsidRPr="006A27C6" w:rsidDel="00B13559">
          <w:delText xml:space="preserve">           </w:delText>
        </w:r>
      </w:del>
    </w:p>
    <w:p w14:paraId="463271BF" w14:textId="78F39D79" w:rsidR="006D40CB" w:rsidRPr="006A27C6" w:rsidDel="00B13559" w:rsidRDefault="006D40CB" w:rsidP="00B13559">
      <w:pPr>
        <w:pStyle w:val="Code"/>
        <w:rPr>
          <w:del w:id="2336" w:author="Matthew T. Munson" w:date="2021-04-21T17:18:00Z"/>
        </w:rPr>
      </w:pPr>
      <w:del w:id="2337" w:author="Matthew T. Munson" w:date="2021-04-21T17:18:00Z">
        <w:r w:rsidRPr="006A27C6" w:rsidDel="00B13559">
          <w:delText xml:space="preserve">    // The minion image:</w:delText>
        </w:r>
      </w:del>
    </w:p>
    <w:p w14:paraId="18427BAA" w14:textId="4EE44A8C" w:rsidR="006D40CB" w:rsidRPr="006A27C6" w:rsidDel="00B13559" w:rsidRDefault="006D40CB" w:rsidP="00B13559">
      <w:pPr>
        <w:pStyle w:val="Code"/>
        <w:rPr>
          <w:del w:id="2338" w:author="Matthew T. Munson" w:date="2021-04-21T17:18:00Z"/>
        </w:rPr>
      </w:pPr>
      <w:del w:id="2339" w:author="Matthew T. Munson" w:date="2021-04-21T17:18:00Z">
        <w:r w:rsidRPr="006A27C6" w:rsidDel="00B13559">
          <w:delText xml:space="preserve">    // For minion: zoom to the bottom right corner by changing top left</w:delText>
        </w:r>
      </w:del>
    </w:p>
    <w:p w14:paraId="498EE2FA" w14:textId="1B11E1F4" w:rsidR="006D40CB" w:rsidRPr="006A27C6" w:rsidDel="00B13559" w:rsidRDefault="006D40CB" w:rsidP="00B13559">
      <w:pPr>
        <w:pStyle w:val="Code"/>
        <w:rPr>
          <w:del w:id="2340" w:author="Matthew T. Munson" w:date="2021-04-21T17:18:00Z"/>
          <w:rStyle w:val="CodeBold"/>
        </w:rPr>
      </w:pPr>
      <w:del w:id="2341"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Minion.</w:delText>
        </w:r>
        <w:r w:rsidDel="00B13559">
          <w:rPr>
            <w:rStyle w:val="CodeBold"/>
          </w:rPr>
          <w:delText>getElementUVCoordinateArray</w:delText>
        </w:r>
        <w:r w:rsidRPr="006A27C6" w:rsidDel="00B13559">
          <w:rPr>
            <w:rStyle w:val="CodeBold"/>
          </w:rPr>
          <w:delText>();</w:delText>
        </w:r>
      </w:del>
    </w:p>
    <w:p w14:paraId="09A66FD5" w14:textId="233D9F25" w:rsidR="006D40CB" w:rsidRPr="006A27C6" w:rsidDel="00B13559" w:rsidRDefault="006D40CB" w:rsidP="00B13559">
      <w:pPr>
        <w:pStyle w:val="Code"/>
        <w:rPr>
          <w:del w:id="2342" w:author="Matthew T. Munson" w:date="2021-04-21T17:18:00Z"/>
        </w:rPr>
      </w:pPr>
      <w:del w:id="2343" w:author="Matthew T. Munson" w:date="2021-04-21T17:18:00Z">
        <w:r w:rsidRPr="006A27C6" w:rsidDel="00B13559">
          <w:delText xml:space="preserve">            // The 8 elements:</w:delText>
        </w:r>
      </w:del>
    </w:p>
    <w:p w14:paraId="511CFE24" w14:textId="1AA1B9EA" w:rsidR="006D40CB" w:rsidRPr="006A27C6" w:rsidDel="00B13559" w:rsidRDefault="006D40CB" w:rsidP="00B13559">
      <w:pPr>
        <w:pStyle w:val="Code"/>
        <w:rPr>
          <w:del w:id="2344" w:author="Matthew T. Munson" w:date="2021-04-21T17:18:00Z"/>
        </w:rPr>
      </w:pPr>
      <w:del w:id="2345"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604E9B05" w14:textId="5EBE7162" w:rsidR="006D40CB" w:rsidRPr="006A27C6" w:rsidDel="00B13559" w:rsidRDefault="006D40CB" w:rsidP="00B13559">
      <w:pPr>
        <w:pStyle w:val="Code"/>
        <w:rPr>
          <w:del w:id="2346" w:author="Matthew T. Munson" w:date="2021-04-21T17:18:00Z"/>
        </w:rPr>
      </w:pPr>
      <w:del w:id="2347"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429DF6E4" w14:textId="69D75104" w:rsidR="006D40CB" w:rsidRPr="006A27C6" w:rsidDel="00B13559" w:rsidRDefault="006D40CB" w:rsidP="00B13559">
      <w:pPr>
        <w:pStyle w:val="Code"/>
        <w:rPr>
          <w:del w:id="2348" w:author="Matthew T. Munson" w:date="2021-04-21T17:18:00Z"/>
        </w:rPr>
      </w:pPr>
      <w:del w:id="2349"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41156E22" w14:textId="0B152D36" w:rsidR="006D40CB" w:rsidRPr="006A27C6" w:rsidDel="00B13559" w:rsidRDefault="006D40CB" w:rsidP="00B13559">
      <w:pPr>
        <w:pStyle w:val="Code"/>
        <w:rPr>
          <w:del w:id="2350" w:author="Matthew T. Munson" w:date="2021-04-21T17:18:00Z"/>
        </w:rPr>
      </w:pPr>
      <w:del w:id="2351"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6E2ED801" w14:textId="72B472F4" w:rsidR="006D40CB" w:rsidRPr="006A27C6" w:rsidDel="00B13559" w:rsidRDefault="006D40CB" w:rsidP="00B13559">
      <w:pPr>
        <w:pStyle w:val="Code"/>
        <w:rPr>
          <w:del w:id="2352" w:author="Matthew T. Munson" w:date="2021-04-21T17:18:00Z"/>
          <w:rStyle w:val="CodeBold"/>
        </w:rPr>
      </w:pPr>
      <w:del w:id="2353" w:author="Matthew T. Munson" w:date="2021-04-21T17:18:00Z">
        <w:r w:rsidRPr="006A27C6" w:rsidDel="00B13559">
          <w:delText xml:space="preserve">    </w:delText>
        </w:r>
        <w:r w:rsidRPr="006A27C6" w:rsidDel="00B13559">
          <w:rPr>
            <w:rStyle w:val="CodeBold"/>
          </w:rPr>
          <w:delText>var t = texCoord[SpriteRenderable.eTexCoordArray.eTop] - deltaT;</w:delText>
        </w:r>
      </w:del>
    </w:p>
    <w:p w14:paraId="16218D69" w14:textId="212DCD55" w:rsidR="006D40CB" w:rsidRPr="006A27C6" w:rsidDel="00B13559" w:rsidRDefault="006D40CB" w:rsidP="00B13559">
      <w:pPr>
        <w:pStyle w:val="Code"/>
        <w:rPr>
          <w:del w:id="2354" w:author="Matthew T. Munson" w:date="2021-04-21T17:18:00Z"/>
          <w:rStyle w:val="CodeBold"/>
        </w:rPr>
      </w:pPr>
      <w:del w:id="2355" w:author="Matthew T. Munson" w:date="2021-04-21T17:18:00Z">
        <w:r w:rsidRPr="001B387E" w:rsidDel="00B13559">
          <w:delText xml:space="preserve">   </w:delText>
        </w:r>
        <w:r w:rsidDel="00B13559">
          <w:delText xml:space="preserve"> </w:delText>
        </w:r>
        <w:r w:rsidRPr="006A27C6" w:rsidDel="00B13559">
          <w:rPr>
            <w:rStyle w:val="CodeBold"/>
          </w:rPr>
          <w:delText>var l = texCoord[SpriteRenderable.eTexCoordArray.eLeft] + deltaT;</w:delText>
        </w:r>
      </w:del>
    </w:p>
    <w:p w14:paraId="203AB01E" w14:textId="0F7FBD99" w:rsidR="006D40CB" w:rsidRPr="006A27C6" w:rsidDel="00B13559" w:rsidRDefault="006D40CB" w:rsidP="00B13559">
      <w:pPr>
        <w:pStyle w:val="Code"/>
        <w:rPr>
          <w:del w:id="2356" w:author="Matthew T. Munson" w:date="2021-04-21T17:18:00Z"/>
        </w:rPr>
      </w:pPr>
      <w:del w:id="2357" w:author="Matthew T. Munson" w:date="2021-04-21T17:18:00Z">
        <w:r w:rsidRPr="006A27C6" w:rsidDel="00B13559">
          <w:delText xml:space="preserve">   </w:delText>
        </w:r>
      </w:del>
    </w:p>
    <w:p w14:paraId="06832081" w14:textId="5236A153" w:rsidR="006D40CB" w:rsidRPr="006A27C6" w:rsidDel="00B13559" w:rsidRDefault="006D40CB" w:rsidP="00B13559">
      <w:pPr>
        <w:pStyle w:val="Code"/>
        <w:rPr>
          <w:del w:id="2358" w:author="Matthew T. Munson" w:date="2021-04-21T17:18:00Z"/>
          <w:rStyle w:val="CodeBold"/>
        </w:rPr>
      </w:pPr>
      <w:del w:id="2359" w:author="Matthew T. Munson" w:date="2021-04-21T17:18:00Z">
        <w:r w:rsidRPr="001B387E" w:rsidDel="00B13559">
          <w:delText xml:space="preserve">   </w:delText>
        </w:r>
        <w:r w:rsidDel="00B13559">
          <w:delText xml:space="preserve"> </w:delText>
        </w:r>
        <w:r w:rsidRPr="006A27C6" w:rsidDel="00B13559">
          <w:rPr>
            <w:rStyle w:val="CodeBold"/>
          </w:rPr>
          <w:delText>if (l &gt; 0.5) l = 0;</w:delText>
        </w:r>
      </w:del>
    </w:p>
    <w:p w14:paraId="6F82B1C7" w14:textId="0E67F3D1" w:rsidR="006D40CB" w:rsidRPr="006A27C6" w:rsidDel="00B13559" w:rsidRDefault="006D40CB" w:rsidP="00B13559">
      <w:pPr>
        <w:pStyle w:val="Code"/>
        <w:rPr>
          <w:del w:id="2360" w:author="Matthew T. Munson" w:date="2021-04-21T17:18:00Z"/>
          <w:rStyle w:val="CodeBold"/>
        </w:rPr>
      </w:pPr>
      <w:del w:id="2361"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if (t &lt; 0.5) t = 1.0;</w:delText>
        </w:r>
      </w:del>
    </w:p>
    <w:p w14:paraId="03EB12FC" w14:textId="60B9DC1C" w:rsidR="006D40CB" w:rsidRPr="006A27C6" w:rsidDel="00B13559" w:rsidRDefault="006D40CB" w:rsidP="00B13559">
      <w:pPr>
        <w:pStyle w:val="Code"/>
        <w:rPr>
          <w:del w:id="2362" w:author="Matthew T. Munson" w:date="2021-04-21T17:18:00Z"/>
        </w:rPr>
      </w:pPr>
      <w:del w:id="2363" w:author="Matthew T. Munson" w:date="2021-04-21T17:18:00Z">
        <w:r w:rsidRPr="006A27C6" w:rsidDel="00B13559">
          <w:delText xml:space="preserve">   </w:delText>
        </w:r>
      </w:del>
    </w:p>
    <w:p w14:paraId="6C441267" w14:textId="27F1098A" w:rsidR="006D40CB" w:rsidRPr="006A27C6" w:rsidDel="00B13559" w:rsidRDefault="006D40CB" w:rsidP="00B13559">
      <w:pPr>
        <w:pStyle w:val="Code"/>
        <w:rPr>
          <w:del w:id="2364" w:author="Matthew T. Munson" w:date="2021-04-21T17:18:00Z"/>
          <w:rStyle w:val="CodeBold"/>
        </w:rPr>
      </w:pPr>
      <w:del w:id="2365" w:author="Matthew T. Munson" w:date="2021-04-21T17:18:00Z">
        <w:r w:rsidRPr="006A27C6"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Minion.</w:delText>
        </w:r>
        <w:r w:rsidDel="00B13559">
          <w:rPr>
            <w:rStyle w:val="CodeBold"/>
          </w:rPr>
          <w:delText>setElementUVCoordinate</w:delText>
        </w:r>
        <w:r w:rsidRPr="006A27C6" w:rsidDel="00B13559">
          <w:rPr>
            <w:rStyle w:val="CodeBold"/>
          </w:rPr>
          <w:delText>(</w:delText>
        </w:r>
      </w:del>
    </w:p>
    <w:p w14:paraId="0A82F6DA" w14:textId="6F48160B" w:rsidR="006D40CB" w:rsidRPr="006A27C6" w:rsidDel="00B13559" w:rsidRDefault="006D40CB" w:rsidP="00B13559">
      <w:pPr>
        <w:pStyle w:val="Code"/>
        <w:rPr>
          <w:del w:id="2366" w:author="Matthew T. Munson" w:date="2021-04-21T17:18:00Z"/>
          <w:rStyle w:val="CodeBold"/>
        </w:rPr>
      </w:pPr>
      <w:del w:id="2367"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l, texCoord[SpriteRenderable.eTexCoordArray.eRight],</w:delText>
        </w:r>
      </w:del>
    </w:p>
    <w:p w14:paraId="5D44BF5E" w14:textId="69FE821A" w:rsidR="006D40CB" w:rsidRPr="006A27C6" w:rsidDel="00B13559" w:rsidRDefault="006D40CB" w:rsidP="00B13559">
      <w:pPr>
        <w:pStyle w:val="Code"/>
        <w:rPr>
          <w:del w:id="2368" w:author="Matthew T. Munson" w:date="2021-04-21T17:18:00Z"/>
          <w:rStyle w:val="CodeBold"/>
        </w:rPr>
      </w:pPr>
      <w:del w:id="2369"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texCoord[SpriteRenderable.eTexCoordArray.eBottom], t);</w:delText>
        </w:r>
      </w:del>
    </w:p>
    <w:p w14:paraId="27BFE388" w14:textId="09E4F0BB" w:rsidR="00B13559" w:rsidRPr="006A27C6" w:rsidRDefault="006D40CB" w:rsidP="00B13559">
      <w:pPr>
        <w:pStyle w:val="Code"/>
      </w:pPr>
      <w:del w:id="2370" w:author="Matthew T. Munson" w:date="2021-04-21T17:18:00Z">
        <w:r w:rsidRPr="006A27C6" w:rsidDel="00B13559">
          <w:delText>};</w:delText>
        </w:r>
      </w:del>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t xml:space="preserve">Notice the calls to </w:t>
      </w:r>
      <w:proofErr w:type="spellStart"/>
      <w:r w:rsidRPr="009B1D10">
        <w:rPr>
          <w:rStyle w:val="CodeInline"/>
        </w:rPr>
        <w:t>setElementUVCoordinate</w:t>
      </w:r>
      <w:proofErr w:type="spell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77777777"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e or more rows and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separate rows; however, this is not always the </w:t>
      </w:r>
      <w:r w:rsidRPr="006A27C6">
        <w:lastRenderedPageBreak/>
        <w:t xml:space="preserve">case.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p>
    <w:p w14:paraId="1ABCF86C" w14:textId="77777777" w:rsidR="000635BF" w:rsidRPr="006A27C6" w:rsidRDefault="000635BF" w:rsidP="000635BF">
      <w:pPr>
        <w:pStyle w:val="FigureCaption"/>
      </w:pPr>
      <w:r w:rsidRPr="006A27C6">
        <w:t xml:space="preserve">Figure </w:t>
      </w:r>
      <w:r>
        <w:t>5-11. An animated sprite sheet organized into two rows representing two animated sequences of the same object</w:t>
      </w:r>
    </w:p>
    <w:p w14:paraId="5E930B58" w14:textId="77777777" w:rsidR="000635BF" w:rsidRDefault="000635BF" w:rsidP="000635BF">
      <w:pPr>
        <w:pStyle w:val="BodyTextCon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0635BF">
      <w:pPr>
        <w:pStyle w:val="BodyTextCon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0BC71B02" w:rsidR="000635BF" w:rsidRPr="006A27C6" w:rsidRDefault="000635BF" w:rsidP="000635BF">
      <w:pPr>
        <w:pStyle w:val="BodyTextFirst"/>
      </w:pPr>
      <w:r w:rsidRPr="006A27C6">
        <w:t xml:space="preserve">This project demonstrates how to </w:t>
      </w:r>
      <w:r>
        <w:t xml:space="preserve">work with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ins w:id="2371" w:author="Matthew T. Munson" w:date="2021-04-21T17:27:00Z">
        <w:r w:rsidR="00B13559">
          <w:rPr>
            <w:rStyle w:val="CodeInline"/>
          </w:rPr>
          <w:t>c</w:t>
        </w:r>
      </w:ins>
      <w:del w:id="2372" w:author="Matthew T. Munson" w:date="2021-04-21T17:27:00Z">
        <w:r w:rsidRPr="00EE0655" w:rsidDel="00B13559">
          <w:rPr>
            <w:rStyle w:val="CodeInline"/>
          </w:rPr>
          <w:delText>C</w:delText>
        </w:r>
      </w:del>
      <w:r>
        <w:rPr>
          <w:rStyle w:val="CodeInline"/>
        </w:rPr>
        <w:t>hapter5/5.3</w:t>
      </w:r>
      <w:r w:rsidRPr="00EE0655">
        <w:rPr>
          <w:rStyle w:val="CodeInline"/>
        </w:rPr>
        <w:t>.</w:t>
      </w:r>
      <w:ins w:id="2373" w:author="Matthew T. Munson" w:date="2021-04-21T17:27:00Z">
        <w:r w:rsidR="00B13559">
          <w:rPr>
            <w:rStyle w:val="CodeInline"/>
          </w:rPr>
          <w:t>s</w:t>
        </w:r>
      </w:ins>
      <w:del w:id="2374" w:author="Matthew T. Munson" w:date="2021-04-21T17:27:00Z">
        <w:r w:rsidDel="00B13559">
          <w:rPr>
            <w:rStyle w:val="CodeInline"/>
          </w:rPr>
          <w:delText>S</w:delText>
        </w:r>
      </w:del>
      <w:r>
        <w:rPr>
          <w:rStyle w:val="CodeInline"/>
        </w:rPr>
        <w:t>prite</w:t>
      </w:r>
      <w:ins w:id="2375" w:author="Matthew T. Munson" w:date="2021-04-21T17:27:00Z">
        <w:r w:rsidR="00B13559">
          <w:rPr>
            <w:rStyle w:val="CodeInline"/>
          </w:rPr>
          <w:t>_a</w:t>
        </w:r>
      </w:ins>
      <w:del w:id="2376" w:author="Matthew T. Munson" w:date="2021-04-21T17:27:00Z">
        <w:r w:rsidDel="00B13559">
          <w:rPr>
            <w:rStyle w:val="CodeInline"/>
          </w:rPr>
          <w:delText>A</w:delText>
        </w:r>
      </w:del>
      <w:r>
        <w:rPr>
          <w:rStyle w:val="CodeInline"/>
        </w:rPr>
        <w:t>nimat</w:t>
      </w:r>
      <w:ins w:id="2377" w:author="Matthew T. Munson" w:date="2021-04-21T17:27:00Z">
        <w:r w:rsidR="00B13559">
          <w:rPr>
            <w:rStyle w:val="CodeInline"/>
          </w:rPr>
          <w:t>e_shaders</w:t>
        </w:r>
      </w:ins>
      <w:del w:id="2378" w:author="Matthew T. Munson" w:date="2021-04-21T17:27:00Z">
        <w:r w:rsidDel="00B13559">
          <w:rPr>
            <w:rStyle w:val="CodeInline"/>
          </w:rPr>
          <w:delText>ion</w:delText>
        </w:r>
      </w:del>
      <w:r>
        <w:t xml:space="preserve"> fo</w:t>
      </w:r>
      <w:r w:rsidRPr="009B6F1C">
        <w:t>lder</w:t>
      </w:r>
      <w:r w:rsidRPr="004E33BF">
        <w:t>.</w:t>
      </w:r>
    </w:p>
    <w:p w14:paraId="586E064F" w14:textId="77777777" w:rsidR="000635BF" w:rsidRPr="006A27C6" w:rsidRDefault="000635BF" w:rsidP="000635BF">
      <w:pPr>
        <w:pStyle w:val="Figure"/>
      </w:pPr>
      <w:r>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77777777"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 xml:space="preserve">Animation </w:t>
      </w:r>
      <w:r>
        <w:t>p</w:t>
      </w:r>
      <w:r w:rsidRPr="006A27C6">
        <w:t>roject</w:t>
      </w:r>
    </w:p>
    <w:p w14:paraId="3FD94801" w14:textId="77777777" w:rsidR="000635BF" w:rsidRPr="006A27C6" w:rsidRDefault="000635BF" w:rsidP="000635BF">
      <w:pPr>
        <w:pStyle w:val="BodyText"/>
      </w:pPr>
      <w:commentRangeStart w:id="2379"/>
      <w:r w:rsidRPr="006A27C6">
        <w:t xml:space="preserve">The </w:t>
      </w:r>
      <w:r>
        <w:t>controls of the project</w:t>
      </w:r>
      <w:r w:rsidRPr="006A27C6">
        <w:t xml:space="preserve"> are as follows:</w:t>
      </w:r>
      <w:commentRangeEnd w:id="2379"/>
      <w:r>
        <w:rPr>
          <w:rStyle w:val="CommentReference"/>
        </w:rPr>
        <w:commentReference w:id="2379"/>
      </w:r>
    </w:p>
    <w:p w14:paraId="0DAC2116" w14:textId="7063CCA7" w:rsidR="000635BF" w:rsidRPr="001050E1" w:rsidRDefault="000635BF" w:rsidP="000635BF">
      <w:pPr>
        <w:pStyle w:val="Bullet"/>
      </w:pPr>
      <w:r w:rsidRPr="000635BF">
        <w:t>Right</w:t>
      </w:r>
      <w:ins w:id="2380" w:author="Matthew T. Munson" w:date="2021-04-21T17:28:00Z">
        <w:r w:rsidR="00B13559">
          <w:t>-</w:t>
        </w:r>
      </w:ins>
      <w:del w:id="2381" w:author="Matthew T. Munson" w:date="2021-04-21T17:28:00Z">
        <w:r w:rsidRPr="000635BF" w:rsidDel="00B13559">
          <w:delText xml:space="preserve"> </w:delText>
        </w:r>
      </w:del>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3FAF13F6" w:rsidR="000635BF" w:rsidRPr="000635BF" w:rsidRDefault="000635BF" w:rsidP="000635BF">
      <w:pPr>
        <w:pStyle w:val="Bullet"/>
      </w:pPr>
      <w:r w:rsidRPr="000635BF">
        <w:rPr>
          <w:rStyle w:val="Strong"/>
          <w:b w:val="0"/>
          <w:bCs w:val="0"/>
        </w:rPr>
        <w:t>Left</w:t>
      </w:r>
      <w:ins w:id="2382" w:author="Matthew T. Munson" w:date="2021-04-21T17:28:00Z">
        <w:r w:rsidR="00B13559">
          <w:rPr>
            <w:rStyle w:val="Strong"/>
            <w:b w:val="0"/>
            <w:bCs w:val="0"/>
          </w:rPr>
          <w:t>-</w:t>
        </w:r>
      </w:ins>
      <w:del w:id="2383" w:author="Matthew T. Munson" w:date="2021-04-21T17:28:00Z">
        <w:r w:rsidRPr="000635BF" w:rsidDel="00B13559">
          <w:rPr>
            <w:rStyle w:val="Strong"/>
            <w:b w:val="0"/>
            <w:bCs w:val="0"/>
          </w:rPr>
          <w:delText xml:space="preserve"> </w:delText>
        </w:r>
      </w:del>
      <w:r w:rsidRPr="000635BF">
        <w:rPr>
          <w:rStyle w:val="Strong"/>
          <w:b w:val="0"/>
          <w:bCs w:val="0"/>
        </w:rPr>
        <w:t>arrow key:</w:t>
      </w:r>
      <w:r w:rsidRPr="000635BF">
        <w:t xml:space="preserve"> Opposite 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lastRenderedPageBreak/>
        <w:t>Number 5 key</w:t>
      </w:r>
      <w:r w:rsidRPr="000635BF">
        <w:t>: Decreases the animation speed</w:t>
      </w:r>
    </w:p>
    <w:p w14:paraId="2CA659FA" w14:textId="77777777" w:rsidR="000635BF" w:rsidRPr="006A27C6" w:rsidRDefault="000635BF" w:rsidP="000635BF">
      <w:pPr>
        <w:pStyle w:val="BodyText"/>
      </w:pPr>
      <w:r w:rsidRPr="006A27C6">
        <w:t>The goals of the project are as follows:</w:t>
      </w:r>
    </w:p>
    <w:p w14:paraId="04D6A656" w14:textId="77777777" w:rsidR="000635BF" w:rsidRPr="000635BF" w:rsidRDefault="000635BF" w:rsidP="000635BF">
      <w:pPr>
        <w:pStyle w:val="Bullet"/>
      </w:pPr>
      <w:r w:rsidRPr="000635BF">
        <w:t xml:space="preserve">To gain a deeper understanding of 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0635BF">
      <w:pPr>
        <w:pStyle w:val="BodyTex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2BD02B12"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w:t>
      </w:r>
      <w:ins w:id="2384" w:author="Matthew T. Munson" w:date="2021-04-21T17:28:00Z">
        <w:r w:rsidR="00CA0382">
          <w:rPr>
            <w:rStyle w:val="CodeInline"/>
          </w:rPr>
          <w:t>e</w:t>
        </w:r>
      </w:ins>
      <w:del w:id="2385" w:author="Matthew T. Munson" w:date="2021-04-21T17:28:00Z">
        <w:r w:rsidRPr="006A27C6" w:rsidDel="00CA0382">
          <w:rPr>
            <w:rStyle w:val="CodeInline"/>
          </w:rPr>
          <w:delText>E</w:delText>
        </w:r>
      </w:del>
      <w:r w:rsidRPr="006A27C6">
        <w:rPr>
          <w:rStyle w:val="CodeInline"/>
        </w:rPr>
        <w:t>ngine/</w:t>
      </w:r>
      <w:proofErr w:type="spellStart"/>
      <w:ins w:id="2386" w:author="Matthew T. Munson" w:date="2021-04-21T17:28:00Z">
        <w:r w:rsidR="00CA0382">
          <w:rPr>
            <w:rStyle w:val="CodeInline"/>
          </w:rPr>
          <w:t>r</w:t>
        </w:r>
      </w:ins>
      <w:del w:id="2387" w:author="Matthew T. Munson" w:date="2021-04-21T17:28:00Z">
        <w:r w:rsidRPr="006A27C6" w:rsidDel="00CA0382">
          <w:rPr>
            <w:rStyle w:val="CodeInline"/>
          </w:rPr>
          <w:delText>R</w:delText>
        </w:r>
      </w:del>
      <w:r w:rsidRPr="006A27C6">
        <w:rPr>
          <w:rStyle w:val="CodeInline"/>
        </w:rPr>
        <w:t>enderables</w:t>
      </w:r>
      <w:proofErr w:type="spellEnd"/>
      <w:r w:rsidRPr="006A27C6">
        <w:t xml:space="preserve"> folder and name it </w:t>
      </w:r>
      <w:ins w:id="2388" w:author="Matthew T. Munson" w:date="2021-04-21T17:29:00Z">
        <w:r w:rsidR="00CA0382">
          <w:rPr>
            <w:rStyle w:val="CodeInline"/>
          </w:rPr>
          <w:t>s</w:t>
        </w:r>
      </w:ins>
      <w:del w:id="2389" w:author="Matthew T. Munson" w:date="2021-04-21T17:29:00Z">
        <w:r w:rsidRPr="006A27C6" w:rsidDel="00CA0382">
          <w:rPr>
            <w:rStyle w:val="CodeInline"/>
          </w:rPr>
          <w:delText>S</w:delText>
        </w:r>
      </w:del>
      <w:r w:rsidRPr="006A27C6">
        <w:rPr>
          <w:rStyle w:val="CodeInline"/>
        </w:rPr>
        <w:t>prite</w:t>
      </w:r>
      <w:ins w:id="2390" w:author="Matthew T. Munson" w:date="2021-04-21T17:29:00Z">
        <w:r w:rsidR="00CA0382">
          <w:rPr>
            <w:rStyle w:val="CodeInline"/>
          </w:rPr>
          <w:t>_an</w:t>
        </w:r>
      </w:ins>
      <w:del w:id="2391" w:author="Matthew T. Munson" w:date="2021-04-21T17:29:00Z">
        <w:r w:rsidRPr="006A27C6" w:rsidDel="00CA0382">
          <w:rPr>
            <w:rStyle w:val="CodeInline"/>
          </w:rPr>
          <w:delText>An</w:delText>
        </w:r>
      </w:del>
      <w:r w:rsidRPr="006A27C6">
        <w:rPr>
          <w:rStyle w:val="CodeInline"/>
        </w:rPr>
        <w:t>im</w:t>
      </w:r>
      <w:r>
        <w:rPr>
          <w:rStyle w:val="CodeInline"/>
        </w:rPr>
        <w:t>ate</w:t>
      </w:r>
      <w:ins w:id="2392" w:author="Matthew T. Munson" w:date="2021-04-21T17:29:00Z">
        <w:r w:rsidR="00CA0382">
          <w:rPr>
            <w:rStyle w:val="CodeInline"/>
          </w:rPr>
          <w:t>r</w:t>
        </w:r>
      </w:ins>
      <w:del w:id="2393" w:author="Matthew T. Munson" w:date="2021-04-21T17:29:00Z">
        <w:r w:rsidRPr="006A27C6" w:rsidDel="00CA0382">
          <w:rPr>
            <w:rStyle w:val="CodeInline"/>
          </w:rPr>
          <w:delText>R</w:delText>
        </w:r>
      </w:del>
      <w:r w:rsidRPr="006A27C6">
        <w:rPr>
          <w:rStyle w:val="CodeInline"/>
        </w:rPr>
        <w:t>enderable.js</w:t>
      </w:r>
      <w:r w:rsidRPr="006A27C6">
        <w:t>.</w:t>
      </w:r>
    </w:p>
    <w:p w14:paraId="7ED49FE3" w14:textId="77777777" w:rsidR="000635BF" w:rsidRPr="006A27C6" w:rsidRDefault="000635BF" w:rsidP="000635BF">
      <w:pPr>
        <w:pStyle w:val="NumList"/>
        <w:numPr>
          <w:ilvl w:val="0"/>
          <w:numId w:val="14"/>
        </w:numPr>
      </w:pPr>
      <w:r>
        <w:t xml:space="preserve">Define an </w:t>
      </w:r>
      <w:r w:rsidRPr="000635BF">
        <w:t>enumerated</w:t>
      </w:r>
      <w:r>
        <w:t xml:space="preserve"> data type</w:t>
      </w:r>
      <w:r w:rsidRPr="006A27C6">
        <w:t xml:space="preserve"> that describes the </w:t>
      </w:r>
      <w:r>
        <w:t xml:space="preserve">different </w:t>
      </w:r>
      <w:r w:rsidRPr="006A27C6">
        <w:t xml:space="preserve">ways to animate </w:t>
      </w:r>
      <w:r>
        <w:t xml:space="preserve">with a </w:t>
      </w:r>
      <w:r w:rsidRPr="006A27C6">
        <w:t>sprite</w:t>
      </w:r>
      <w:r>
        <w:t xml:space="preserve"> sheet.</w:t>
      </w:r>
    </w:p>
    <w:p w14:paraId="0D240B67" w14:textId="41DF1031" w:rsidR="00CA0382" w:rsidRDefault="000635BF" w:rsidP="00CA0382">
      <w:pPr>
        <w:pStyle w:val="Code"/>
        <w:rPr>
          <w:ins w:id="2394" w:author="Matthew T. Munson" w:date="2021-04-21T17:29:00Z"/>
        </w:rPr>
      </w:pPr>
      <w:del w:id="2395" w:author="Matthew T. Munson" w:date="2021-04-21T17:29:00Z">
        <w:r w:rsidRPr="006A27C6" w:rsidDel="00CA0382">
          <w:delText xml:space="preserve">// </w:delText>
        </w:r>
      </w:del>
      <w:ins w:id="2396" w:author="Matthew T. Munson" w:date="2021-04-21T17:29:00Z">
        <w:r w:rsidR="00CA0382">
          <w:t>// Assumption is that the first sprite in an animation is always the left-most element.</w:t>
        </w:r>
      </w:ins>
    </w:p>
    <w:p w14:paraId="3AD61FF2" w14:textId="77777777" w:rsidR="00CA0382" w:rsidRDefault="00CA0382" w:rsidP="00CA0382">
      <w:pPr>
        <w:pStyle w:val="Code"/>
        <w:rPr>
          <w:ins w:id="2397" w:author="Matthew T. Munson" w:date="2021-04-21T17:29:00Z"/>
        </w:rPr>
      </w:pPr>
      <w:ins w:id="2398" w:author="Matthew T. Munson" w:date="2021-04-21T17:29:00Z">
        <w:r>
          <w:t>const eAnimationType = Object.freeze({</w:t>
        </w:r>
      </w:ins>
    </w:p>
    <w:p w14:paraId="4394633A" w14:textId="6A25469A" w:rsidR="00CA0382" w:rsidRDefault="00CA0382" w:rsidP="00CA0382">
      <w:pPr>
        <w:pStyle w:val="Code"/>
        <w:rPr>
          <w:ins w:id="2399" w:author="Matthew T. Munson" w:date="2021-04-21T17:29:00Z"/>
        </w:rPr>
      </w:pPr>
      <w:ins w:id="2400" w:author="Matthew T. Munson" w:date="2021-04-21T17:29:00Z">
        <w:r>
          <w:t xml:space="preserve">    eRight: 0, // Animate from first (left) towards right, when hit the end, start from the left again</w:t>
        </w:r>
      </w:ins>
    </w:p>
    <w:p w14:paraId="2EAF7985" w14:textId="476BF09A" w:rsidR="00CA0382" w:rsidRDefault="00CA0382" w:rsidP="00CA0382">
      <w:pPr>
        <w:pStyle w:val="Code"/>
        <w:rPr>
          <w:ins w:id="2401" w:author="Matthew T. Munson" w:date="2021-04-21T17:29:00Z"/>
        </w:rPr>
      </w:pPr>
      <w:ins w:id="2402" w:author="Matthew T. Munson" w:date="2021-04-21T17:29:00Z">
        <w:r>
          <w:t xml:space="preserve">    eLeft: 1,  // Compute find the last element (in the right), start from the right animate left-wards, </w:t>
        </w:r>
      </w:ins>
    </w:p>
    <w:p w14:paraId="1CD5A7CE" w14:textId="12FA1D7D" w:rsidR="00CA0382" w:rsidRDefault="00CA0382" w:rsidP="00CA0382">
      <w:pPr>
        <w:pStyle w:val="Code"/>
        <w:rPr>
          <w:ins w:id="2403" w:author="Matthew T. Munson" w:date="2021-04-21T17:29:00Z"/>
        </w:rPr>
      </w:pPr>
      <w:ins w:id="2404" w:author="Matthew T. Munson" w:date="2021-04-21T17:29:00Z">
        <w:r>
          <w:t xml:space="preserve">    eSwing: 2 // Animate from first (left) towards the right, when hit the end, animates backwards </w:t>
        </w:r>
      </w:ins>
    </w:p>
    <w:p w14:paraId="3E06C079" w14:textId="4B933E10" w:rsidR="000635BF" w:rsidRPr="006A27C6" w:rsidDel="00CA0382" w:rsidRDefault="00CA0382" w:rsidP="00CA0382">
      <w:pPr>
        <w:pStyle w:val="Code"/>
        <w:rPr>
          <w:del w:id="2405" w:author="Matthew T. Munson" w:date="2021-04-21T17:29:00Z"/>
        </w:rPr>
      </w:pPr>
      <w:ins w:id="2406" w:author="Matthew T. Munson" w:date="2021-04-21T17:29:00Z">
        <w:r>
          <w:t>});</w:t>
        </w:r>
      </w:ins>
      <w:del w:id="2407" w:author="Matthew T. Munson" w:date="2021-04-21T17:29:00Z">
        <w:r w:rsidR="000635BF" w:rsidRPr="006A27C6" w:rsidDel="00CA0382">
          <w:delText>Assumption: first sprite in an animation is always the left-most element.</w:delText>
        </w:r>
      </w:del>
    </w:p>
    <w:p w14:paraId="2412C949" w14:textId="4E42D2F8" w:rsidR="000635BF" w:rsidRPr="006A27C6" w:rsidDel="00CA0382" w:rsidRDefault="000635BF" w:rsidP="00CA0382">
      <w:pPr>
        <w:pStyle w:val="Code"/>
        <w:rPr>
          <w:del w:id="2408" w:author="Matthew T. Munson" w:date="2021-04-21T17:29:00Z"/>
        </w:rPr>
      </w:pPr>
      <w:del w:id="2409" w:author="Matthew T. Munson" w:date="2021-04-21T17:29:00Z">
        <w:r w:rsidRPr="006A27C6" w:rsidDel="00CA0382">
          <w:delText>SpriteAnimateRenderable.eAnimationType = Object.freeze({</w:delText>
        </w:r>
      </w:del>
    </w:p>
    <w:p w14:paraId="7FC0BB80" w14:textId="376D9819" w:rsidR="000635BF" w:rsidRPr="006A27C6" w:rsidDel="00CA0382" w:rsidRDefault="000635BF" w:rsidP="00CA0382">
      <w:pPr>
        <w:pStyle w:val="Code"/>
        <w:rPr>
          <w:del w:id="2410" w:author="Matthew T. Munson" w:date="2021-04-21T17:29:00Z"/>
        </w:rPr>
      </w:pPr>
      <w:del w:id="2411" w:author="Matthew T. Munson" w:date="2021-04-21T17:29:00Z">
        <w:r w:rsidRPr="006A27C6" w:rsidDel="00CA0382">
          <w:delText xml:space="preserve">    eAnimateRight: 0,  // Animate from left to right, then restart to left</w:delText>
        </w:r>
      </w:del>
    </w:p>
    <w:p w14:paraId="1FE6105E" w14:textId="3AC439A9" w:rsidR="000635BF" w:rsidRPr="006A27C6" w:rsidDel="00CA0382" w:rsidRDefault="000635BF" w:rsidP="00CA0382">
      <w:pPr>
        <w:pStyle w:val="Code"/>
        <w:rPr>
          <w:del w:id="2412" w:author="Matthew T. Munson" w:date="2021-04-21T17:29:00Z"/>
        </w:rPr>
      </w:pPr>
      <w:del w:id="2413" w:author="Matthew T. Munson" w:date="2021-04-21T17:29:00Z">
        <w:r w:rsidRPr="006A27C6" w:rsidDel="00CA0382">
          <w:delText xml:space="preserve">    eAnimateLeft: 1,   // Animate from right to left, then restart to right</w:delText>
        </w:r>
      </w:del>
    </w:p>
    <w:p w14:paraId="580EAB28" w14:textId="77E583C2" w:rsidR="000635BF" w:rsidRPr="006A27C6" w:rsidDel="00CA0382" w:rsidRDefault="000635BF" w:rsidP="00CA0382">
      <w:pPr>
        <w:pStyle w:val="Code"/>
        <w:rPr>
          <w:del w:id="2414" w:author="Matthew T. Munson" w:date="2021-04-21T17:29:00Z"/>
        </w:rPr>
      </w:pPr>
      <w:del w:id="2415" w:author="Matthew T. Munson" w:date="2021-04-21T17:29:00Z">
        <w:r w:rsidRPr="006A27C6" w:rsidDel="00CA0382">
          <w:delText xml:space="preserve">    eAnimateSwing: 2   // Animate first left to right, then animates backwards </w:delText>
        </w:r>
      </w:del>
    </w:p>
    <w:p w14:paraId="64C932D0" w14:textId="0842FE57" w:rsidR="00CA0382" w:rsidRPr="006A27C6" w:rsidRDefault="000635BF" w:rsidP="00CA0382">
      <w:pPr>
        <w:pStyle w:val="Code"/>
      </w:pPr>
      <w:del w:id="2416" w:author="Matthew T. Munson" w:date="2021-04-21T17:29:00Z">
        <w:r w:rsidRPr="006A27C6" w:rsidDel="00CA0382">
          <w:delText>});</w:delText>
        </w:r>
      </w:del>
    </w:p>
    <w:p w14:paraId="4B7315EA" w14:textId="77777777" w:rsidR="000635BF" w:rsidRPr="00952A80" w:rsidRDefault="000635BF" w:rsidP="000635BF">
      <w:pPr>
        <w:pStyle w:val="BodyTextCont"/>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2049FA36" w:rsidR="000635BF" w:rsidRPr="00952A80" w:rsidRDefault="000635BF" w:rsidP="000635BF">
      <w:pPr>
        <w:pStyle w:val="NumSubList"/>
        <w:numPr>
          <w:ilvl w:val="0"/>
          <w:numId w:val="46"/>
        </w:numPr>
      </w:pPr>
      <w:proofErr w:type="spellStart"/>
      <w:r w:rsidRPr="006A27C6">
        <w:rPr>
          <w:rStyle w:val="CodeInline"/>
        </w:rPr>
        <w:t>e</w:t>
      </w:r>
      <w:del w:id="2417" w:author="Matthew T. Munson" w:date="2021-04-21T17:30:00Z">
        <w:r w:rsidRPr="006A27C6" w:rsidDel="00CA0382">
          <w:rPr>
            <w:rStyle w:val="CodeInline"/>
          </w:rPr>
          <w:delText>Animate</w:delText>
        </w:r>
      </w:del>
      <w:r w:rsidRPr="006A27C6">
        <w:rPr>
          <w:rStyle w:val="CodeInline"/>
        </w:rPr>
        <w:t>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1B9F2152" w:rsidR="000635BF" w:rsidRPr="006A27C6" w:rsidRDefault="000635BF" w:rsidP="000635BF">
      <w:pPr>
        <w:pStyle w:val="NumSubList"/>
        <w:numPr>
          <w:ilvl w:val="0"/>
          <w:numId w:val="46"/>
        </w:numPr>
      </w:pPr>
      <w:proofErr w:type="spellStart"/>
      <w:r w:rsidRPr="006A27C6">
        <w:rPr>
          <w:rStyle w:val="CodeInline"/>
        </w:rPr>
        <w:t>e</w:t>
      </w:r>
      <w:del w:id="2418" w:author="Matthew T. Munson" w:date="2021-04-21T17:30:00Z">
        <w:r w:rsidRPr="006A27C6" w:rsidDel="00CA0382">
          <w:rPr>
            <w:rStyle w:val="CodeInline"/>
          </w:rPr>
          <w:delText>Animate</w:delText>
        </w:r>
      </w:del>
      <w:r w:rsidRPr="006A27C6">
        <w:rPr>
          <w:rStyle w:val="CodeInline"/>
        </w:rPr>
        <w:t>Left</w:t>
      </w:r>
      <w:proofErr w:type="spellEnd"/>
      <w:r w:rsidRPr="006A27C6">
        <w:t xml:space="preserve"> </w:t>
      </w:r>
      <w:r>
        <w:t xml:space="preserve">is the reverse of </w:t>
      </w:r>
      <w:proofErr w:type="spellStart"/>
      <w:r w:rsidRPr="002D1E34">
        <w:rPr>
          <w:rStyle w:val="CodeInline"/>
        </w:rPr>
        <w:t>e</w:t>
      </w:r>
      <w:del w:id="2419" w:author="Matthew T. Munson" w:date="2021-04-21T17:30:00Z">
        <w:r w:rsidRPr="002D1E34" w:rsidDel="00CA0382">
          <w:rPr>
            <w:rStyle w:val="CodeInline"/>
          </w:rPr>
          <w:delText>Animate</w:delText>
        </w:r>
      </w:del>
      <w:r w:rsidRPr="002D1E34">
        <w:rPr>
          <w:rStyle w:val="CodeInline"/>
        </w:rPr>
        <w:t>Right</w:t>
      </w:r>
      <w:proofErr w:type="spellEnd"/>
      <w:r>
        <w:t xml:space="preserve">; it </w:t>
      </w:r>
      <w:r w:rsidRPr="006A27C6">
        <w:t xml:space="preserve">starts </w:t>
      </w:r>
      <w:r>
        <w:t xml:space="preserve">from the right, animates toward the left, and continues by </w:t>
      </w:r>
      <w:r>
        <w:lastRenderedPageBreak/>
        <w:t>starting from the rightmost element after reaching the leftmost element.</w:t>
      </w:r>
    </w:p>
    <w:p w14:paraId="53EAD63C" w14:textId="42CE1876" w:rsidR="000635BF" w:rsidRDefault="000635BF" w:rsidP="000635BF">
      <w:pPr>
        <w:pStyle w:val="NumSubList"/>
        <w:numPr>
          <w:ilvl w:val="0"/>
          <w:numId w:val="46"/>
        </w:numPr>
      </w:pPr>
      <w:commentRangeStart w:id="2420"/>
      <w:proofErr w:type="spellStart"/>
      <w:r w:rsidRPr="006A27C6">
        <w:rPr>
          <w:rStyle w:val="CodeInline"/>
        </w:rPr>
        <w:t>e</w:t>
      </w:r>
      <w:del w:id="2421" w:author="Matthew T. Munson" w:date="2021-04-21T17:30:00Z">
        <w:r w:rsidRPr="006A27C6" w:rsidDel="00CA0382">
          <w:rPr>
            <w:rStyle w:val="CodeInline"/>
          </w:rPr>
          <w:delText>Animate</w:delText>
        </w:r>
      </w:del>
      <w:r w:rsidRPr="006A27C6">
        <w:rPr>
          <w:rStyle w:val="CodeInline"/>
        </w:rPr>
        <w:t>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2420"/>
      <w:r w:rsidR="00CA0382">
        <w:rPr>
          <w:rStyle w:val="CommentReference"/>
          <w:rFonts w:asciiTheme="minorHAnsi" w:hAnsiTheme="minorHAnsi"/>
        </w:rPr>
        <w:commentReference w:id="2420"/>
      </w:r>
    </w:p>
    <w:p w14:paraId="7329AD03" w14:textId="77777777" w:rsidR="000635BF" w:rsidRPr="006A27C6" w:rsidRDefault="000635BF" w:rsidP="000635BF">
      <w:pPr>
        <w:pStyle w:val="NumList"/>
        <w:numPr>
          <w:ilvl w:val="0"/>
          <w:numId w:val="14"/>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constructor to derive it from </w:t>
      </w:r>
      <w:proofErr w:type="spellStart"/>
      <w:r w:rsidRPr="006A27C6">
        <w:rPr>
          <w:rStyle w:val="CodeInline"/>
        </w:rPr>
        <w:t>SpriteRenderable</w:t>
      </w:r>
      <w:proofErr w:type="spellEnd"/>
      <w:r>
        <w:t>.</w:t>
      </w:r>
    </w:p>
    <w:p w14:paraId="14FEE0DA" w14:textId="3CF4C242" w:rsidR="00A36391" w:rsidRDefault="000635BF" w:rsidP="00A36391">
      <w:pPr>
        <w:pStyle w:val="Code"/>
        <w:rPr>
          <w:ins w:id="2422" w:author="Matthew T. Munson" w:date="2021-04-22T11:17:00Z"/>
        </w:rPr>
      </w:pPr>
      <w:del w:id="2423" w:author="Matthew T. Munson" w:date="2021-04-22T11:17:00Z">
        <w:r w:rsidRPr="006A27C6" w:rsidDel="00A36391">
          <w:delText xml:space="preserve">function </w:delText>
        </w:r>
      </w:del>
      <w:ins w:id="2424" w:author="Matthew T. Munson" w:date="2021-04-22T11:17:00Z">
        <w:r w:rsidR="00A36391">
          <w:t>class SpriteAnimateRenderable extends SpriteRenderable {</w:t>
        </w:r>
      </w:ins>
    </w:p>
    <w:p w14:paraId="1104D90D" w14:textId="77777777" w:rsidR="00A36391" w:rsidRDefault="00A36391" w:rsidP="00A36391">
      <w:pPr>
        <w:pStyle w:val="Code"/>
        <w:rPr>
          <w:ins w:id="2425" w:author="Matthew T. Munson" w:date="2021-04-22T11:17:00Z"/>
        </w:rPr>
      </w:pPr>
      <w:ins w:id="2426" w:author="Matthew T. Munson" w:date="2021-04-22T11:17:00Z">
        <w:r>
          <w:t xml:space="preserve">    constructor(myTexture) {</w:t>
        </w:r>
      </w:ins>
    </w:p>
    <w:p w14:paraId="020770A3" w14:textId="77777777" w:rsidR="00A36391" w:rsidRDefault="00A36391" w:rsidP="00A36391">
      <w:pPr>
        <w:pStyle w:val="Code"/>
        <w:rPr>
          <w:ins w:id="2427" w:author="Matthew T. Munson" w:date="2021-04-22T11:17:00Z"/>
        </w:rPr>
      </w:pPr>
      <w:ins w:id="2428" w:author="Matthew T. Munson" w:date="2021-04-22T11:17:00Z">
        <w:r>
          <w:t xml:space="preserve">        super(myTexture);</w:t>
        </w:r>
      </w:ins>
    </w:p>
    <w:p w14:paraId="7278D76E" w14:textId="77777777" w:rsidR="00A36391" w:rsidRDefault="00A36391" w:rsidP="00A36391">
      <w:pPr>
        <w:pStyle w:val="Code"/>
        <w:rPr>
          <w:ins w:id="2429" w:author="Matthew T. Munson" w:date="2021-04-22T11:17:00Z"/>
        </w:rPr>
      </w:pPr>
      <w:ins w:id="2430" w:author="Matthew T. Munson" w:date="2021-04-22T11:17:00Z">
        <w:r>
          <w:t xml:space="preserve">        super._setShader(shaderResources.getSpriteShader());</w:t>
        </w:r>
      </w:ins>
    </w:p>
    <w:p w14:paraId="20ED9C56" w14:textId="77777777" w:rsidR="00A36391" w:rsidRDefault="00A36391" w:rsidP="00A36391">
      <w:pPr>
        <w:pStyle w:val="Code"/>
        <w:rPr>
          <w:ins w:id="2431" w:author="Matthew T. Munson" w:date="2021-04-22T11:17:00Z"/>
        </w:rPr>
      </w:pPr>
    </w:p>
    <w:p w14:paraId="56936615" w14:textId="77777777" w:rsidR="00A36391" w:rsidRDefault="00A36391" w:rsidP="00A36391">
      <w:pPr>
        <w:pStyle w:val="Code"/>
        <w:rPr>
          <w:ins w:id="2432" w:author="Matthew T. Munson" w:date="2021-04-22T11:17:00Z"/>
        </w:rPr>
      </w:pPr>
      <w:ins w:id="2433" w:author="Matthew T. Munson" w:date="2021-04-22T11:17:00Z">
        <w:r>
          <w:t xml:space="preserve">        // All coordinates are in texture coordinate (UV between 0 to 1)</w:t>
        </w:r>
      </w:ins>
    </w:p>
    <w:p w14:paraId="6FC02179" w14:textId="77777777" w:rsidR="00A36391" w:rsidRDefault="00A36391" w:rsidP="00A36391">
      <w:pPr>
        <w:pStyle w:val="Code"/>
        <w:rPr>
          <w:ins w:id="2434" w:author="Matthew T. Munson" w:date="2021-04-22T11:17:00Z"/>
        </w:rPr>
      </w:pPr>
      <w:ins w:id="2435" w:author="Matthew T. Munson" w:date="2021-04-22T11:17:00Z">
        <w:r>
          <w:t xml:space="preserve">        // Information on the sprite element </w:t>
        </w:r>
      </w:ins>
    </w:p>
    <w:p w14:paraId="38D103BD" w14:textId="77777777" w:rsidR="00A36391" w:rsidRDefault="00A36391" w:rsidP="00A36391">
      <w:pPr>
        <w:pStyle w:val="Code"/>
        <w:rPr>
          <w:ins w:id="2436" w:author="Matthew T. Munson" w:date="2021-04-22T11:17:00Z"/>
        </w:rPr>
      </w:pPr>
      <w:ins w:id="2437" w:author="Matthew T. Munson" w:date="2021-04-22T11:17:00Z">
        <w:r>
          <w:t xml:space="preserve">        this.mFirstElmLeft = 0.0; // 0.0 is left corner of image</w:t>
        </w:r>
      </w:ins>
    </w:p>
    <w:p w14:paraId="458928F9" w14:textId="77777777" w:rsidR="00A36391" w:rsidRDefault="00A36391" w:rsidP="00A36391">
      <w:pPr>
        <w:pStyle w:val="Code"/>
        <w:rPr>
          <w:ins w:id="2438" w:author="Matthew T. Munson" w:date="2021-04-22T11:17:00Z"/>
        </w:rPr>
      </w:pPr>
      <w:ins w:id="2439" w:author="Matthew T. Munson" w:date="2021-04-22T11:17:00Z">
        <w:r>
          <w:t xml:space="preserve">        this.mElmTop = 1.0;  // 1.0 is top corner of image (from SpriteRenderable)</w:t>
        </w:r>
      </w:ins>
    </w:p>
    <w:p w14:paraId="39F5C4F4" w14:textId="77777777" w:rsidR="00A36391" w:rsidRDefault="00A36391" w:rsidP="00A36391">
      <w:pPr>
        <w:pStyle w:val="Code"/>
        <w:rPr>
          <w:ins w:id="2440" w:author="Matthew T. Munson" w:date="2021-04-22T11:17:00Z"/>
        </w:rPr>
      </w:pPr>
      <w:ins w:id="2441" w:author="Matthew T. Munson" w:date="2021-04-22T11:17:00Z">
        <w:r>
          <w:t xml:space="preserve">        this.mElmWidth = 1.0;     </w:t>
        </w:r>
      </w:ins>
    </w:p>
    <w:p w14:paraId="24919F15" w14:textId="77777777" w:rsidR="00A36391" w:rsidRDefault="00A36391" w:rsidP="00A36391">
      <w:pPr>
        <w:pStyle w:val="Code"/>
        <w:rPr>
          <w:ins w:id="2442" w:author="Matthew T. Munson" w:date="2021-04-22T11:17:00Z"/>
        </w:rPr>
      </w:pPr>
      <w:ins w:id="2443" w:author="Matthew T. Munson" w:date="2021-04-22T11:17:00Z">
        <w:r>
          <w:t xml:space="preserve">        this.mElmHeight = 1.0;</w:t>
        </w:r>
      </w:ins>
    </w:p>
    <w:p w14:paraId="0190A553" w14:textId="77777777" w:rsidR="00A36391" w:rsidRDefault="00A36391" w:rsidP="00A36391">
      <w:pPr>
        <w:pStyle w:val="Code"/>
        <w:rPr>
          <w:ins w:id="2444" w:author="Matthew T. Munson" w:date="2021-04-22T11:17:00Z"/>
        </w:rPr>
      </w:pPr>
      <w:ins w:id="2445" w:author="Matthew T. Munson" w:date="2021-04-22T11:17:00Z">
        <w:r>
          <w:t xml:space="preserve">        this.mWidthPadding = 0.0;</w:t>
        </w:r>
      </w:ins>
    </w:p>
    <w:p w14:paraId="25231993" w14:textId="77777777" w:rsidR="00A36391" w:rsidRDefault="00A36391" w:rsidP="00A36391">
      <w:pPr>
        <w:pStyle w:val="Code"/>
        <w:rPr>
          <w:ins w:id="2446" w:author="Matthew T. Munson" w:date="2021-04-22T11:17:00Z"/>
        </w:rPr>
      </w:pPr>
      <w:ins w:id="2447" w:author="Matthew T. Munson" w:date="2021-04-22T11:17:00Z">
        <w:r>
          <w:t xml:space="preserve">        this.mNumElems = 1;   // number of elements in an animation</w:t>
        </w:r>
      </w:ins>
    </w:p>
    <w:p w14:paraId="4E98EDA0" w14:textId="77777777" w:rsidR="00A36391" w:rsidRDefault="00A36391" w:rsidP="00A36391">
      <w:pPr>
        <w:pStyle w:val="Code"/>
        <w:rPr>
          <w:ins w:id="2448" w:author="Matthew T. Munson" w:date="2021-04-22T11:17:00Z"/>
        </w:rPr>
      </w:pPr>
    </w:p>
    <w:p w14:paraId="5BE0F491" w14:textId="77777777" w:rsidR="00A36391" w:rsidRDefault="00A36391" w:rsidP="00A36391">
      <w:pPr>
        <w:pStyle w:val="Code"/>
        <w:rPr>
          <w:ins w:id="2449" w:author="Matthew T. Munson" w:date="2021-04-22T11:17:00Z"/>
        </w:rPr>
      </w:pPr>
      <w:ins w:id="2450" w:author="Matthew T. Munson" w:date="2021-04-22T11:17:00Z">
        <w:r>
          <w:t xml:space="preserve">        //</w:t>
        </w:r>
      </w:ins>
    </w:p>
    <w:p w14:paraId="60135450" w14:textId="77777777" w:rsidR="00A36391" w:rsidRDefault="00A36391" w:rsidP="00A36391">
      <w:pPr>
        <w:pStyle w:val="Code"/>
        <w:rPr>
          <w:ins w:id="2451" w:author="Matthew T. Munson" w:date="2021-04-22T11:17:00Z"/>
        </w:rPr>
      </w:pPr>
      <w:ins w:id="2452" w:author="Matthew T. Munson" w:date="2021-04-22T11:17:00Z">
        <w:r>
          <w:t xml:space="preserve">        // per animation settings</w:t>
        </w:r>
      </w:ins>
    </w:p>
    <w:p w14:paraId="609661A5" w14:textId="77777777" w:rsidR="00A36391" w:rsidRDefault="00A36391" w:rsidP="00A36391">
      <w:pPr>
        <w:pStyle w:val="Code"/>
        <w:rPr>
          <w:ins w:id="2453" w:author="Matthew T. Munson" w:date="2021-04-22T11:17:00Z"/>
        </w:rPr>
      </w:pPr>
      <w:ins w:id="2454" w:author="Matthew T. Munson" w:date="2021-04-22T11:17:00Z">
        <w:r>
          <w:t xml:space="preserve">        this.mUpdateInterval = 1;   // how often to advance</w:t>
        </w:r>
      </w:ins>
    </w:p>
    <w:p w14:paraId="042CD5F4" w14:textId="77777777" w:rsidR="00A36391" w:rsidRDefault="00A36391" w:rsidP="00A36391">
      <w:pPr>
        <w:pStyle w:val="Code"/>
        <w:rPr>
          <w:ins w:id="2455" w:author="Matthew T. Munson" w:date="2021-04-22T11:17:00Z"/>
        </w:rPr>
      </w:pPr>
      <w:ins w:id="2456" w:author="Matthew T. Munson" w:date="2021-04-22T11:17:00Z">
        <w:r>
          <w:t xml:space="preserve">        this.mAnimationType = eAnimationType.eRight;</w:t>
        </w:r>
      </w:ins>
    </w:p>
    <w:p w14:paraId="4718B168" w14:textId="77777777" w:rsidR="00A36391" w:rsidRDefault="00A36391" w:rsidP="00A36391">
      <w:pPr>
        <w:pStyle w:val="Code"/>
        <w:rPr>
          <w:ins w:id="2457" w:author="Matthew T. Munson" w:date="2021-04-22T11:17:00Z"/>
        </w:rPr>
      </w:pPr>
    </w:p>
    <w:p w14:paraId="195AAC5D" w14:textId="77777777" w:rsidR="00A36391" w:rsidRDefault="00A36391" w:rsidP="00A36391">
      <w:pPr>
        <w:pStyle w:val="Code"/>
        <w:rPr>
          <w:ins w:id="2458" w:author="Matthew T. Munson" w:date="2021-04-22T11:17:00Z"/>
        </w:rPr>
      </w:pPr>
      <w:ins w:id="2459" w:author="Matthew T. Munson" w:date="2021-04-22T11:17:00Z">
        <w:r>
          <w:t xml:space="preserve">        this.mCurrentAnimAdvance = -1;</w:t>
        </w:r>
      </w:ins>
    </w:p>
    <w:p w14:paraId="46932D7F" w14:textId="77777777" w:rsidR="00A36391" w:rsidRDefault="00A36391" w:rsidP="00A36391">
      <w:pPr>
        <w:pStyle w:val="Code"/>
        <w:rPr>
          <w:ins w:id="2460" w:author="Matthew T. Munson" w:date="2021-04-22T11:17:00Z"/>
        </w:rPr>
      </w:pPr>
      <w:ins w:id="2461" w:author="Matthew T. Munson" w:date="2021-04-22T11:17:00Z">
        <w:r>
          <w:t xml:space="preserve">        this.mCurrentElm = 0;</w:t>
        </w:r>
      </w:ins>
    </w:p>
    <w:p w14:paraId="17454671" w14:textId="77777777" w:rsidR="00A36391" w:rsidRDefault="00A36391" w:rsidP="00A36391">
      <w:pPr>
        <w:pStyle w:val="Code"/>
        <w:rPr>
          <w:ins w:id="2462" w:author="Matthew T. Munson" w:date="2021-04-22T11:17:00Z"/>
        </w:rPr>
      </w:pPr>
      <w:ins w:id="2463" w:author="Matthew T. Munson" w:date="2021-04-22T11:17:00Z">
        <w:r>
          <w:t xml:space="preserve">        this._initAnimation();</w:t>
        </w:r>
      </w:ins>
    </w:p>
    <w:p w14:paraId="20DF378A" w14:textId="57AC26B4" w:rsidR="000635BF" w:rsidRPr="006A27C6" w:rsidDel="00A36391" w:rsidRDefault="00A36391" w:rsidP="00A36391">
      <w:pPr>
        <w:pStyle w:val="Code"/>
        <w:rPr>
          <w:del w:id="2464" w:author="Matthew T. Munson" w:date="2021-04-22T11:17:00Z"/>
        </w:rPr>
      </w:pPr>
      <w:ins w:id="2465" w:author="Matthew T. Munson" w:date="2021-04-22T11:17:00Z">
        <w:r>
          <w:t xml:space="preserve">    }</w:t>
        </w:r>
      </w:ins>
      <w:del w:id="2466" w:author="Matthew T. Munson" w:date="2021-04-22T11:17:00Z">
        <w:r w:rsidR="000635BF" w:rsidRPr="006A27C6" w:rsidDel="00A36391">
          <w:delText>SpriteAnimateRenderable(myTexture)</w:delText>
        </w:r>
        <w:r w:rsidR="000635BF" w:rsidDel="00A36391">
          <w:delText xml:space="preserve"> </w:delText>
        </w:r>
        <w:r w:rsidR="000635BF" w:rsidRPr="006A27C6" w:rsidDel="00A36391">
          <w:delText>{</w:delText>
        </w:r>
      </w:del>
    </w:p>
    <w:p w14:paraId="2E626EE4" w14:textId="4B3CD3E5" w:rsidR="000635BF" w:rsidRPr="006A27C6" w:rsidDel="00A36391" w:rsidRDefault="000635BF" w:rsidP="00A36391">
      <w:pPr>
        <w:pStyle w:val="Code"/>
        <w:rPr>
          <w:del w:id="2467" w:author="Matthew T. Munson" w:date="2021-04-22T11:17:00Z"/>
        </w:rPr>
      </w:pPr>
      <w:del w:id="2468" w:author="Matthew T. Munson" w:date="2021-04-22T11:17:00Z">
        <w:r w:rsidRPr="006A27C6" w:rsidDel="00A36391">
          <w:delText xml:space="preserve">    SpriteRenderable.call(this, myTexture);</w:delText>
        </w:r>
      </w:del>
    </w:p>
    <w:p w14:paraId="1144FECB" w14:textId="3D163F63" w:rsidR="000635BF" w:rsidRPr="006A27C6" w:rsidDel="00A36391" w:rsidRDefault="000635BF" w:rsidP="00A36391">
      <w:pPr>
        <w:pStyle w:val="Code"/>
        <w:rPr>
          <w:del w:id="2469" w:author="Matthew T. Munson" w:date="2021-04-22T11:17:00Z"/>
        </w:rPr>
      </w:pPr>
      <w:del w:id="2470" w:author="Matthew T. Munson" w:date="2021-04-22T11:17:00Z">
        <w:r w:rsidRPr="006A27C6" w:rsidDel="00A36391">
          <w:delText xml:space="preserve">    Renderable.prototype._</w:delText>
        </w:r>
        <w:r w:rsidDel="00A36391">
          <w:delText>set</w:delText>
        </w:r>
        <w:r w:rsidRPr="006A27C6" w:rsidDel="00A36391">
          <w:delText>Shader.call(this,</w:delText>
        </w:r>
        <w:r w:rsidDel="00A36391">
          <w:delText xml:space="preserve"> </w:delText>
        </w:r>
        <w:r w:rsidRPr="006A27C6" w:rsidDel="00A36391">
          <w:delText>gEngine.DefaultResources.</w:delText>
        </w:r>
        <w:r w:rsidDel="00A36391">
          <w:delText>get</w:delText>
        </w:r>
        <w:r w:rsidRPr="006A27C6" w:rsidDel="00A36391">
          <w:delText>SpriteShader());</w:delText>
        </w:r>
      </w:del>
    </w:p>
    <w:p w14:paraId="1EEF5CAF" w14:textId="74AD34D1" w:rsidR="000635BF" w:rsidRPr="006A27C6" w:rsidDel="00A36391" w:rsidRDefault="000635BF" w:rsidP="00A36391">
      <w:pPr>
        <w:pStyle w:val="Code"/>
        <w:rPr>
          <w:del w:id="2471" w:author="Matthew T. Munson" w:date="2021-04-22T11:17:00Z"/>
        </w:rPr>
      </w:pPr>
      <w:del w:id="2472" w:author="Matthew T. Munson" w:date="2021-04-22T11:17:00Z">
        <w:r w:rsidRPr="006A27C6" w:rsidDel="00A36391">
          <w:delText xml:space="preserve">    </w:delText>
        </w:r>
      </w:del>
    </w:p>
    <w:p w14:paraId="5FC35C1F" w14:textId="517AD29F" w:rsidR="000635BF" w:rsidRPr="006A27C6" w:rsidDel="00A36391" w:rsidRDefault="000635BF" w:rsidP="00A36391">
      <w:pPr>
        <w:pStyle w:val="Code"/>
        <w:rPr>
          <w:del w:id="2473" w:author="Matthew T. Munson" w:date="2021-04-22T11:17:00Z"/>
        </w:rPr>
      </w:pPr>
      <w:del w:id="2474" w:author="Matthew T. Munson" w:date="2021-04-22T11:17:00Z">
        <w:r w:rsidRPr="006A27C6" w:rsidDel="00A36391">
          <w:delText xml:space="preserve">    // All coordinates are in texture coordinate (UV between 0 to 1)</w:delText>
        </w:r>
      </w:del>
    </w:p>
    <w:p w14:paraId="64B1F417" w14:textId="3C530F7D" w:rsidR="000635BF" w:rsidRPr="006A27C6" w:rsidDel="00A36391" w:rsidRDefault="000635BF" w:rsidP="00A36391">
      <w:pPr>
        <w:pStyle w:val="Code"/>
        <w:rPr>
          <w:del w:id="2475" w:author="Matthew T. Munson" w:date="2021-04-22T11:17:00Z"/>
        </w:rPr>
      </w:pPr>
      <w:del w:id="2476" w:author="Matthew T. Munson" w:date="2021-04-22T11:17:00Z">
        <w:r w:rsidRPr="006A27C6" w:rsidDel="00A36391">
          <w:delText xml:space="preserve">    </w:delText>
        </w:r>
      </w:del>
    </w:p>
    <w:p w14:paraId="19EE069A" w14:textId="4C5113E1" w:rsidR="000635BF" w:rsidRPr="006A27C6" w:rsidDel="00A36391" w:rsidRDefault="000635BF" w:rsidP="00A36391">
      <w:pPr>
        <w:pStyle w:val="Code"/>
        <w:rPr>
          <w:del w:id="2477" w:author="Matthew T. Munson" w:date="2021-04-22T11:17:00Z"/>
        </w:rPr>
      </w:pPr>
      <w:del w:id="2478" w:author="Matthew T. Munson" w:date="2021-04-22T11:17:00Z">
        <w:r w:rsidRPr="006A27C6" w:rsidDel="00A36391">
          <w:delText xml:space="preserve">    // Information on the sprite element</w:delText>
        </w:r>
      </w:del>
    </w:p>
    <w:p w14:paraId="5B7FF92B" w14:textId="3821F1AE" w:rsidR="000635BF" w:rsidRPr="006A27C6" w:rsidDel="00A36391" w:rsidRDefault="000635BF" w:rsidP="00A36391">
      <w:pPr>
        <w:pStyle w:val="Code"/>
        <w:rPr>
          <w:del w:id="2479" w:author="Matthew T. Munson" w:date="2021-04-22T11:17:00Z"/>
        </w:rPr>
      </w:pPr>
      <w:del w:id="2480" w:author="Matthew T. Munson" w:date="2021-04-22T11:17:00Z">
        <w:r w:rsidRPr="006A27C6" w:rsidDel="00A36391">
          <w:delText xml:space="preserve">    this.</w:delText>
        </w:r>
        <w:r w:rsidDel="00A36391">
          <w:delText>m</w:delText>
        </w:r>
        <w:r w:rsidRPr="006A27C6" w:rsidDel="00A36391">
          <w:delText>FirstElmLeft = 0.0; // 0.0 is left corner of image</w:delText>
        </w:r>
      </w:del>
    </w:p>
    <w:p w14:paraId="5786BB70" w14:textId="16C6AC85" w:rsidR="000635BF" w:rsidRPr="006A27C6" w:rsidDel="00A36391" w:rsidRDefault="000635BF" w:rsidP="00A36391">
      <w:pPr>
        <w:pStyle w:val="Code"/>
        <w:rPr>
          <w:del w:id="2481" w:author="Matthew T. Munson" w:date="2021-04-22T11:17:00Z"/>
        </w:rPr>
      </w:pPr>
      <w:del w:id="2482" w:author="Matthew T. Munson" w:date="2021-04-22T11:17:00Z">
        <w:r w:rsidRPr="006A27C6" w:rsidDel="00A36391">
          <w:delText xml:space="preserve">    this.</w:delText>
        </w:r>
        <w:r w:rsidDel="00A36391">
          <w:delText>m</w:delText>
        </w:r>
        <w:r w:rsidRPr="006A27C6" w:rsidDel="00A36391">
          <w:delText>ElmTop = 1.0;  // 1.0 is top corner of image</w:delText>
        </w:r>
      </w:del>
    </w:p>
    <w:p w14:paraId="66D1A934" w14:textId="6E3A23AD" w:rsidR="000635BF" w:rsidRPr="006A27C6" w:rsidDel="00A36391" w:rsidRDefault="000635BF" w:rsidP="00A36391">
      <w:pPr>
        <w:pStyle w:val="Code"/>
        <w:rPr>
          <w:del w:id="2483" w:author="Matthew T. Munson" w:date="2021-04-22T11:17:00Z"/>
        </w:rPr>
      </w:pPr>
      <w:del w:id="2484" w:author="Matthew T. Munson" w:date="2021-04-22T11:17:00Z">
        <w:r w:rsidRPr="006A27C6" w:rsidDel="00A36391">
          <w:delText xml:space="preserve">    this.</w:delText>
        </w:r>
        <w:r w:rsidDel="00A36391">
          <w:delText>m</w:delText>
        </w:r>
        <w:r w:rsidRPr="006A27C6" w:rsidDel="00A36391">
          <w:delText>ElmWidth = 1.0;  // default sprite element size is the entire image</w:delText>
        </w:r>
      </w:del>
    </w:p>
    <w:p w14:paraId="145510DA" w14:textId="0C616B13" w:rsidR="000635BF" w:rsidRPr="006A27C6" w:rsidDel="00A36391" w:rsidRDefault="000635BF" w:rsidP="00A36391">
      <w:pPr>
        <w:pStyle w:val="Code"/>
        <w:rPr>
          <w:del w:id="2485" w:author="Matthew T. Munson" w:date="2021-04-22T11:17:00Z"/>
        </w:rPr>
      </w:pPr>
      <w:del w:id="2486" w:author="Matthew T. Munson" w:date="2021-04-22T11:17:00Z">
        <w:r w:rsidRPr="006A27C6" w:rsidDel="00A36391">
          <w:delText xml:space="preserve">    this.</w:delText>
        </w:r>
        <w:r w:rsidDel="00A36391">
          <w:delText>m</w:delText>
        </w:r>
        <w:r w:rsidRPr="006A27C6" w:rsidDel="00A36391">
          <w:delText xml:space="preserve">ElmHeight = 1.0; </w:delText>
        </w:r>
      </w:del>
    </w:p>
    <w:p w14:paraId="1E743052" w14:textId="35C67817" w:rsidR="000635BF" w:rsidRPr="006A27C6" w:rsidDel="00A36391" w:rsidRDefault="000635BF" w:rsidP="00A36391">
      <w:pPr>
        <w:pStyle w:val="Code"/>
        <w:rPr>
          <w:del w:id="2487" w:author="Matthew T. Munson" w:date="2021-04-22T11:17:00Z"/>
        </w:rPr>
      </w:pPr>
      <w:del w:id="2488" w:author="Matthew T. Munson" w:date="2021-04-22T11:17:00Z">
        <w:r w:rsidRPr="006A27C6" w:rsidDel="00A36391">
          <w:delText xml:space="preserve">    this.</w:delText>
        </w:r>
        <w:r w:rsidDel="00A36391">
          <w:delText>m</w:delText>
        </w:r>
        <w:r w:rsidRPr="006A27C6" w:rsidDel="00A36391">
          <w:delText>WidthPadding = 0.0;</w:delText>
        </w:r>
      </w:del>
    </w:p>
    <w:p w14:paraId="6A6E8B4F" w14:textId="50BF25D4" w:rsidR="000635BF" w:rsidRPr="006A27C6" w:rsidDel="00A36391" w:rsidRDefault="000635BF" w:rsidP="00A36391">
      <w:pPr>
        <w:pStyle w:val="Code"/>
        <w:rPr>
          <w:del w:id="2489" w:author="Matthew T. Munson" w:date="2021-04-22T11:17:00Z"/>
        </w:rPr>
      </w:pPr>
      <w:del w:id="2490" w:author="Matthew T. Munson" w:date="2021-04-22T11:17:00Z">
        <w:r w:rsidRPr="006A27C6" w:rsidDel="00A36391">
          <w:delText xml:space="preserve">    this.</w:delText>
        </w:r>
        <w:r w:rsidDel="00A36391">
          <w:delText>m</w:delText>
        </w:r>
        <w:r w:rsidRPr="006A27C6" w:rsidDel="00A36391">
          <w:delText>NumElems = 1;   // number of elements in an animation</w:delText>
        </w:r>
      </w:del>
    </w:p>
    <w:p w14:paraId="2DE34784" w14:textId="3C191541" w:rsidR="000635BF" w:rsidRPr="006A27C6" w:rsidDel="00A36391" w:rsidRDefault="000635BF" w:rsidP="00A36391">
      <w:pPr>
        <w:pStyle w:val="Code"/>
        <w:rPr>
          <w:del w:id="2491" w:author="Matthew T. Munson" w:date="2021-04-22T11:17:00Z"/>
        </w:rPr>
      </w:pPr>
      <w:del w:id="2492" w:author="Matthew T. Munson" w:date="2021-04-22T11:17:00Z">
        <w:r w:rsidRPr="006A27C6" w:rsidDel="00A36391">
          <w:delText xml:space="preserve">    </w:delText>
        </w:r>
      </w:del>
    </w:p>
    <w:p w14:paraId="033B696D" w14:textId="299C8696" w:rsidR="000635BF" w:rsidRPr="006A27C6" w:rsidDel="00A36391" w:rsidRDefault="000635BF" w:rsidP="00A36391">
      <w:pPr>
        <w:pStyle w:val="Code"/>
        <w:rPr>
          <w:del w:id="2493" w:author="Matthew T. Munson" w:date="2021-04-22T11:17:00Z"/>
        </w:rPr>
      </w:pPr>
      <w:del w:id="2494" w:author="Matthew T. Munson" w:date="2021-04-22T11:17:00Z">
        <w:r w:rsidRPr="006A27C6" w:rsidDel="00A36391">
          <w:delText xml:space="preserve">    // per animation settings</w:delText>
        </w:r>
      </w:del>
    </w:p>
    <w:p w14:paraId="19481F3E" w14:textId="6DA5180A" w:rsidR="000635BF" w:rsidDel="00A36391" w:rsidRDefault="000635BF" w:rsidP="00A36391">
      <w:pPr>
        <w:pStyle w:val="Code"/>
        <w:rPr>
          <w:del w:id="2495" w:author="Matthew T. Munson" w:date="2021-04-22T11:17:00Z"/>
        </w:rPr>
      </w:pPr>
      <w:del w:id="2496" w:author="Matthew T. Munson" w:date="2021-04-22T11:17:00Z">
        <w:r w:rsidRPr="006A27C6" w:rsidDel="00A36391">
          <w:delText xml:space="preserve">    this.</w:delText>
        </w:r>
        <w:r w:rsidDel="00A36391">
          <w:delText>m</w:delText>
        </w:r>
        <w:r w:rsidRPr="006A27C6" w:rsidDel="00A36391">
          <w:delText>AnimationType = SpriteAnimateRenderabl</w:delText>
        </w:r>
        <w:r w:rsidDel="00A36391">
          <w:delText>e.eAnimationType.eAnimateRight;</w:delText>
        </w:r>
      </w:del>
    </w:p>
    <w:p w14:paraId="7EE33A2E" w14:textId="21286707" w:rsidR="000635BF" w:rsidRPr="006A27C6" w:rsidDel="00A36391" w:rsidRDefault="000635BF" w:rsidP="00A36391">
      <w:pPr>
        <w:pStyle w:val="Code"/>
        <w:rPr>
          <w:del w:id="2497" w:author="Matthew T. Munson" w:date="2021-04-22T11:17:00Z"/>
        </w:rPr>
      </w:pPr>
      <w:del w:id="2498" w:author="Matthew T. Munson" w:date="2021-04-22T11:17:00Z">
        <w:r w:rsidRPr="006A27C6" w:rsidDel="00A36391">
          <w:delText xml:space="preserve">    this.</w:delText>
        </w:r>
        <w:r w:rsidDel="00A36391">
          <w:delText>m</w:delText>
        </w:r>
        <w:r w:rsidRPr="006A27C6" w:rsidDel="00A36391">
          <w:delText>UpdateInterval = 1;   // how often to advance</w:delText>
        </w:r>
      </w:del>
    </w:p>
    <w:p w14:paraId="6E3BF171" w14:textId="2F672F74" w:rsidR="000635BF" w:rsidRPr="006A27C6" w:rsidDel="00A36391" w:rsidRDefault="000635BF" w:rsidP="00A36391">
      <w:pPr>
        <w:pStyle w:val="Code"/>
        <w:rPr>
          <w:del w:id="2499" w:author="Matthew T. Munson" w:date="2021-04-22T11:17:00Z"/>
        </w:rPr>
      </w:pPr>
      <w:del w:id="2500" w:author="Matthew T. Munson" w:date="2021-04-22T11:17:00Z">
        <w:r w:rsidRPr="006A27C6" w:rsidDel="00A36391">
          <w:delText xml:space="preserve">    </w:delText>
        </w:r>
      </w:del>
    </w:p>
    <w:p w14:paraId="0CAA6A46" w14:textId="69647C51" w:rsidR="000635BF" w:rsidRPr="006A27C6" w:rsidDel="00A36391" w:rsidRDefault="000635BF" w:rsidP="00A36391">
      <w:pPr>
        <w:pStyle w:val="Code"/>
        <w:rPr>
          <w:del w:id="2501" w:author="Matthew T. Munson" w:date="2021-04-22T11:17:00Z"/>
        </w:rPr>
      </w:pPr>
      <w:del w:id="2502" w:author="Matthew T. Munson" w:date="2021-04-22T11:17:00Z">
        <w:r w:rsidRPr="006A27C6" w:rsidDel="00A36391">
          <w:delText xml:space="preserve">    // current animation state</w:delText>
        </w:r>
      </w:del>
    </w:p>
    <w:p w14:paraId="00BBBA67" w14:textId="38A0A734" w:rsidR="000635BF" w:rsidRPr="006A27C6" w:rsidDel="00A36391" w:rsidRDefault="000635BF" w:rsidP="00A36391">
      <w:pPr>
        <w:pStyle w:val="Code"/>
        <w:rPr>
          <w:del w:id="2503" w:author="Matthew T. Munson" w:date="2021-04-22T11:17:00Z"/>
        </w:rPr>
      </w:pPr>
      <w:del w:id="2504" w:author="Matthew T. Munson" w:date="2021-04-22T11:17:00Z">
        <w:r w:rsidRPr="006A27C6" w:rsidDel="00A36391">
          <w:delText xml:space="preserve">    this.</w:delText>
        </w:r>
        <w:r w:rsidDel="00A36391">
          <w:delText>m</w:delText>
        </w:r>
        <w:r w:rsidRPr="006A27C6" w:rsidDel="00A36391">
          <w:delText>CurrentAnimAdvance = -1;</w:delText>
        </w:r>
      </w:del>
    </w:p>
    <w:p w14:paraId="3CEAB305" w14:textId="5C21A49C" w:rsidR="000635BF" w:rsidRPr="006A27C6" w:rsidDel="00A36391" w:rsidRDefault="000635BF" w:rsidP="00A36391">
      <w:pPr>
        <w:pStyle w:val="Code"/>
        <w:rPr>
          <w:del w:id="2505" w:author="Matthew T. Munson" w:date="2021-04-22T11:17:00Z"/>
        </w:rPr>
      </w:pPr>
      <w:del w:id="2506" w:author="Matthew T. Munson" w:date="2021-04-22T11:17:00Z">
        <w:r w:rsidRPr="006A27C6" w:rsidDel="00A36391">
          <w:delText xml:space="preserve">    this.</w:delText>
        </w:r>
        <w:r w:rsidDel="00A36391">
          <w:delText>m</w:delText>
        </w:r>
        <w:r w:rsidRPr="006A27C6" w:rsidDel="00A36391">
          <w:delText xml:space="preserve">CurrentElm = 0; </w:delText>
        </w:r>
      </w:del>
    </w:p>
    <w:p w14:paraId="12E2AA1A" w14:textId="11B4E332" w:rsidR="000635BF" w:rsidRPr="006A27C6" w:rsidDel="00A36391" w:rsidRDefault="000635BF" w:rsidP="00A36391">
      <w:pPr>
        <w:pStyle w:val="Code"/>
        <w:rPr>
          <w:del w:id="2507" w:author="Matthew T. Munson" w:date="2021-04-22T11:17:00Z"/>
        </w:rPr>
      </w:pPr>
    </w:p>
    <w:p w14:paraId="1CA459E0" w14:textId="534FCE7D" w:rsidR="000635BF" w:rsidRPr="006A27C6" w:rsidDel="00A36391" w:rsidRDefault="000635BF" w:rsidP="00A36391">
      <w:pPr>
        <w:pStyle w:val="Code"/>
        <w:rPr>
          <w:del w:id="2508" w:author="Matthew T. Munson" w:date="2021-04-22T11:17:00Z"/>
        </w:rPr>
      </w:pPr>
      <w:del w:id="2509" w:author="Matthew T. Munson" w:date="2021-04-22T11:17:00Z">
        <w:r w:rsidRPr="006A27C6" w:rsidDel="00A36391">
          <w:delText xml:space="preserve">    this.</w:delText>
        </w:r>
        <w:r w:rsidDel="00A36391">
          <w:delText>_initAnimation</w:delText>
        </w:r>
        <w:r w:rsidRPr="006A27C6" w:rsidDel="00A36391">
          <w:delText xml:space="preserve">();    </w:delText>
        </w:r>
      </w:del>
    </w:p>
    <w:p w14:paraId="6818A337" w14:textId="2EB3CDAC" w:rsidR="000635BF" w:rsidRPr="006A27C6" w:rsidDel="00A36391" w:rsidRDefault="000635BF" w:rsidP="00A36391">
      <w:pPr>
        <w:pStyle w:val="Code"/>
        <w:rPr>
          <w:del w:id="2510" w:author="Matthew T. Munson" w:date="2021-04-22T11:17:00Z"/>
        </w:rPr>
      </w:pPr>
      <w:del w:id="2511" w:author="Matthew T. Munson" w:date="2021-04-22T11:17:00Z">
        <w:r w:rsidRPr="006A27C6" w:rsidDel="00A36391">
          <w:delText>}</w:delText>
        </w:r>
      </w:del>
    </w:p>
    <w:p w14:paraId="38818378" w14:textId="45F64D43" w:rsidR="00A36391" w:rsidRPr="006A27C6" w:rsidRDefault="000635BF" w:rsidP="00A36391">
      <w:pPr>
        <w:pStyle w:val="Code"/>
      </w:pPr>
      <w:del w:id="2512" w:author="Matthew T. Munson" w:date="2021-04-22T11:17:00Z">
        <w:r w:rsidRPr="006A27C6" w:rsidDel="00A36391">
          <w:delText>gEngine.Core.</w:delText>
        </w:r>
        <w:r w:rsidDel="00A36391">
          <w:delText>inheritPrototype</w:delText>
        </w:r>
        <w:r w:rsidRPr="006A27C6" w:rsidDel="00A36391">
          <w:delText>(SpriteAnimateRenderable, SpriteRenderable);</w:delText>
        </w:r>
      </w:del>
    </w:p>
    <w:p w14:paraId="1EC2FF60" w14:textId="77777777" w:rsidR="000635BF" w:rsidRPr="006A27C6" w:rsidRDefault="000635BF" w:rsidP="000635BF">
      <w:pPr>
        <w:pStyle w:val="BodyText"/>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777777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Texture Space</w:t>
      </w:r>
      <w:r w:rsidRPr="006A27C6">
        <w:t xml:space="preserve"> (0 to 1).</w:t>
      </w:r>
    </w:p>
    <w:p w14:paraId="5719C8CC" w14:textId="77777777" w:rsidR="000635BF" w:rsidRPr="006A27C6" w:rsidRDefault="000635BF" w:rsidP="000635BF">
      <w:pPr>
        <w:pStyle w:val="NumSubList"/>
        <w:numPr>
          <w:ilvl w:val="0"/>
          <w:numId w:val="47"/>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w:t>
      </w:r>
      <w:r>
        <w:lastRenderedPageBreak/>
        <w:t xml:space="preserve">swing; and how many </w:t>
      </w:r>
      <w:proofErr w:type="spellStart"/>
      <w:r w:rsidRPr="004C46B8">
        <w:rPr>
          <w:rStyle w:val="CodeInline"/>
        </w:rPr>
        <w:t>mUpdateInterval</w:t>
      </w:r>
      <w:proofErr w:type="spellEnd"/>
      <w:r>
        <w:t xml:space="preserve"> time to wait before advancing to the next sprite element to control the speed of the animation. This information can be changed during runtime to reverse a character’s movement, loop the character’s movement, or speed up or slow down the movement.</w:t>
      </w:r>
    </w:p>
    <w:p w14:paraId="13392722" w14:textId="77777777"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the current animation</w:t>
      </w:r>
      <w:r>
        <w:t xml:space="preserve"> state</w:t>
      </w:r>
      <w:r w:rsidRPr="006A27C6">
        <w:t>, which frame</w:t>
      </w:r>
      <w:r>
        <w:t>,</w:t>
      </w:r>
      <w:r w:rsidRPr="006A27C6">
        <w:t xml:space="preserve"> and </w:t>
      </w:r>
      <w:r>
        <w:t xml:space="preserve">the </w:t>
      </w:r>
      <w:r w:rsidRPr="006A27C6">
        <w:t xml:space="preserve">direction of the animation. </w:t>
      </w:r>
      <w:r>
        <w:t>Both of t</w:t>
      </w:r>
      <w:r w:rsidRPr="006A27C6">
        <w:t xml:space="preserve">hese variables are </w:t>
      </w:r>
      <w:r>
        <w:t xml:space="preserve">in units of element counts, are </w:t>
      </w:r>
      <w:r w:rsidRPr="006A27C6">
        <w:t xml:space="preserve">not </w:t>
      </w:r>
      <w:r>
        <w:t xml:space="preserve">accessible </w:t>
      </w:r>
      <w:r w:rsidRPr="006A27C6">
        <w:t>by the game programm</w:t>
      </w:r>
      <w:r>
        <w:t>er, and are used internally to compute the next sprite element for display.</w:t>
      </w:r>
    </w:p>
    <w:p w14:paraId="129F01D8" w14:textId="77777777" w:rsidR="000635BF" w:rsidRDefault="000635BF" w:rsidP="000635BF">
      <w:pPr>
        <w:pStyle w:val="BodyTextCont"/>
      </w:pPr>
      <w:r>
        <w:t xml:space="preserve">The </w:t>
      </w:r>
      <w:r w:rsidRPr="00E15CFF">
        <w:rPr>
          <w:rStyle w:val="CodeInline"/>
        </w:rPr>
        <w:t>_</w:t>
      </w:r>
      <w:proofErr w:type="spellStart"/>
      <w:r w:rsidRPr="00E15CFF">
        <w:rPr>
          <w:rStyle w:val="CodeInline"/>
        </w:rPr>
        <w:t>initAnimation</w:t>
      </w:r>
      <w:proofErr w:type="spell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77777777" w:rsidR="000635BF" w:rsidRPr="006A27C6" w:rsidRDefault="000635BF" w:rsidP="000635BF">
      <w:pPr>
        <w:pStyle w:val="NumList"/>
        <w:numPr>
          <w:ilvl w:val="0"/>
          <w:numId w:val="14"/>
        </w:numPr>
      </w:pPr>
      <w:r w:rsidRPr="006A27C6">
        <w:t xml:space="preserve">Define a </w:t>
      </w:r>
      <w:r w:rsidRPr="000635BF">
        <w:t>function</w:t>
      </w:r>
      <w:r w:rsidRPr="006A27C6">
        <w:t xml:space="preserve"> to set the animation type</w:t>
      </w:r>
      <w:r>
        <w:t>.</w:t>
      </w:r>
    </w:p>
    <w:p w14:paraId="2A8EFB44" w14:textId="4FD0089E" w:rsidR="00A36391" w:rsidRDefault="000635BF" w:rsidP="00A36391">
      <w:pPr>
        <w:pStyle w:val="Code"/>
        <w:rPr>
          <w:ins w:id="2513" w:author="Matthew T. Munson" w:date="2021-04-22T11:19:00Z"/>
        </w:rPr>
      </w:pPr>
      <w:del w:id="2514" w:author="Matthew T. Munson" w:date="2021-04-22T11:19:00Z">
        <w:r w:rsidRPr="006A27C6" w:rsidDel="00A36391">
          <w:delText>Sprite</w:delText>
        </w:r>
      </w:del>
      <w:ins w:id="2515" w:author="Matthew T. Munson" w:date="2021-04-22T11:19:00Z">
        <w:r w:rsidR="00A36391">
          <w:t>setAnimationType(animationType) {</w:t>
        </w:r>
      </w:ins>
    </w:p>
    <w:p w14:paraId="4A4A35F2" w14:textId="77777777" w:rsidR="00A36391" w:rsidRDefault="00A36391" w:rsidP="00A36391">
      <w:pPr>
        <w:pStyle w:val="Code"/>
        <w:rPr>
          <w:ins w:id="2516" w:author="Matthew T. Munson" w:date="2021-04-22T11:19:00Z"/>
        </w:rPr>
      </w:pPr>
      <w:ins w:id="2517" w:author="Matthew T. Munson" w:date="2021-04-22T11:19:00Z">
        <w:r>
          <w:t xml:space="preserve">        this.mAnimationType = animationType;</w:t>
        </w:r>
      </w:ins>
    </w:p>
    <w:p w14:paraId="1C046161" w14:textId="77777777" w:rsidR="00A36391" w:rsidRDefault="00A36391" w:rsidP="00A36391">
      <w:pPr>
        <w:pStyle w:val="Code"/>
        <w:rPr>
          <w:ins w:id="2518" w:author="Matthew T. Munson" w:date="2021-04-22T11:19:00Z"/>
        </w:rPr>
      </w:pPr>
      <w:ins w:id="2519" w:author="Matthew T. Munson" w:date="2021-04-22T11:19:00Z">
        <w:r>
          <w:t xml:space="preserve">        this.mCurrentAnimAdvance = -1;</w:t>
        </w:r>
      </w:ins>
    </w:p>
    <w:p w14:paraId="6F187F42" w14:textId="77777777" w:rsidR="00A36391" w:rsidRDefault="00A36391" w:rsidP="00A36391">
      <w:pPr>
        <w:pStyle w:val="Code"/>
        <w:rPr>
          <w:ins w:id="2520" w:author="Matthew T. Munson" w:date="2021-04-22T11:19:00Z"/>
        </w:rPr>
      </w:pPr>
      <w:ins w:id="2521" w:author="Matthew T. Munson" w:date="2021-04-22T11:19:00Z">
        <w:r>
          <w:t xml:space="preserve">        this.mCurrentElm = 0;</w:t>
        </w:r>
      </w:ins>
    </w:p>
    <w:p w14:paraId="19D6E996" w14:textId="77777777" w:rsidR="00A36391" w:rsidRDefault="00A36391" w:rsidP="00A36391">
      <w:pPr>
        <w:pStyle w:val="Code"/>
        <w:rPr>
          <w:ins w:id="2522" w:author="Matthew T. Munson" w:date="2021-04-22T11:19:00Z"/>
        </w:rPr>
      </w:pPr>
      <w:ins w:id="2523" w:author="Matthew T. Munson" w:date="2021-04-22T11:19:00Z">
        <w:r>
          <w:t xml:space="preserve">        this._initAnimation();</w:t>
        </w:r>
      </w:ins>
    </w:p>
    <w:p w14:paraId="6F79AB40" w14:textId="64CBD477" w:rsidR="000635BF" w:rsidRPr="006A27C6" w:rsidDel="00A36391" w:rsidRDefault="00A36391" w:rsidP="00A36391">
      <w:pPr>
        <w:pStyle w:val="Code"/>
        <w:rPr>
          <w:del w:id="2524" w:author="Matthew T. Munson" w:date="2021-04-22T11:19:00Z"/>
        </w:rPr>
      </w:pPr>
      <w:ins w:id="2525" w:author="Matthew T. Munson" w:date="2021-04-22T11:19:00Z">
        <w:r>
          <w:t xml:space="preserve">    }</w:t>
        </w:r>
      </w:ins>
      <w:del w:id="2526" w:author="Matthew T. Munson" w:date="2021-04-22T11:19:00Z">
        <w:r w:rsidR="000635BF" w:rsidRPr="006A27C6" w:rsidDel="00A36391">
          <w:delText>AnimateRenderable.prototype.</w:delText>
        </w:r>
        <w:r w:rsidR="000635BF" w:rsidDel="00A36391">
          <w:delText>set</w:delText>
        </w:r>
        <w:r w:rsidR="000635BF" w:rsidRPr="006A27C6" w:rsidDel="00A36391">
          <w:delText>AnimationType = function(animationType)</w:delText>
        </w:r>
        <w:r w:rsidR="000635BF" w:rsidDel="00A36391">
          <w:delText xml:space="preserve"> </w:delText>
        </w:r>
        <w:r w:rsidR="000635BF" w:rsidRPr="006A27C6" w:rsidDel="00A36391">
          <w:delText>{</w:delText>
        </w:r>
      </w:del>
    </w:p>
    <w:p w14:paraId="29ABBB8D" w14:textId="433DF22B" w:rsidR="000635BF" w:rsidRPr="006A27C6" w:rsidDel="00A36391" w:rsidRDefault="000635BF" w:rsidP="00A36391">
      <w:pPr>
        <w:pStyle w:val="Code"/>
        <w:rPr>
          <w:del w:id="2527" w:author="Matthew T. Munson" w:date="2021-04-22T11:19:00Z"/>
        </w:rPr>
      </w:pPr>
      <w:del w:id="2528" w:author="Matthew T. Munson" w:date="2021-04-22T11:19:00Z">
        <w:r w:rsidRPr="006A27C6" w:rsidDel="00A36391">
          <w:delText xml:space="preserve">    this.</w:delText>
        </w:r>
        <w:r w:rsidDel="00A36391">
          <w:delText>m</w:delText>
        </w:r>
        <w:r w:rsidRPr="006A27C6" w:rsidDel="00A36391">
          <w:delText xml:space="preserve">AnimationType = animationType;   </w:delText>
        </w:r>
      </w:del>
    </w:p>
    <w:p w14:paraId="3C46C918" w14:textId="4BC65F70" w:rsidR="000635BF" w:rsidRPr="006A27C6" w:rsidDel="00A36391" w:rsidRDefault="000635BF" w:rsidP="00A36391">
      <w:pPr>
        <w:pStyle w:val="Code"/>
        <w:rPr>
          <w:del w:id="2529" w:author="Matthew T. Munson" w:date="2021-04-22T11:19:00Z"/>
        </w:rPr>
      </w:pPr>
      <w:del w:id="2530" w:author="Matthew T. Munson" w:date="2021-04-22T11:19:00Z">
        <w:r w:rsidRPr="006A27C6" w:rsidDel="00A36391">
          <w:delText xml:space="preserve">    this.</w:delText>
        </w:r>
        <w:r w:rsidDel="00A36391">
          <w:delText>m</w:delText>
        </w:r>
        <w:r w:rsidRPr="006A27C6" w:rsidDel="00A36391">
          <w:delText>CurrentAnimAdvance = -1;</w:delText>
        </w:r>
      </w:del>
    </w:p>
    <w:p w14:paraId="029D7264" w14:textId="525CB5C8" w:rsidR="000635BF" w:rsidRPr="006A27C6" w:rsidDel="00A36391" w:rsidRDefault="000635BF" w:rsidP="00A36391">
      <w:pPr>
        <w:pStyle w:val="Code"/>
        <w:rPr>
          <w:del w:id="2531" w:author="Matthew T. Munson" w:date="2021-04-22T11:19:00Z"/>
        </w:rPr>
      </w:pPr>
      <w:del w:id="2532" w:author="Matthew T. Munson" w:date="2021-04-22T11:19:00Z">
        <w:r w:rsidRPr="006A27C6" w:rsidDel="00A36391">
          <w:delText xml:space="preserve">    this.</w:delText>
        </w:r>
        <w:r w:rsidDel="00A36391">
          <w:delText>m</w:delText>
        </w:r>
        <w:r w:rsidRPr="006A27C6" w:rsidDel="00A36391">
          <w:delText xml:space="preserve">CurrentElm = 0; </w:delText>
        </w:r>
      </w:del>
    </w:p>
    <w:p w14:paraId="6D3A238B" w14:textId="09689EF3" w:rsidR="000635BF" w:rsidRPr="006A27C6" w:rsidDel="00A36391" w:rsidRDefault="000635BF" w:rsidP="00A36391">
      <w:pPr>
        <w:pStyle w:val="Code"/>
        <w:rPr>
          <w:del w:id="2533" w:author="Matthew T. Munson" w:date="2021-04-22T11:19:00Z"/>
        </w:rPr>
      </w:pPr>
      <w:del w:id="2534" w:author="Matthew T. Munson" w:date="2021-04-22T11:19:00Z">
        <w:r w:rsidRPr="006A27C6" w:rsidDel="00A36391">
          <w:delText xml:space="preserve">    this.</w:delText>
        </w:r>
        <w:r w:rsidDel="00A36391">
          <w:delText>_initAnimation</w:delText>
        </w:r>
        <w:r w:rsidRPr="006A27C6" w:rsidDel="00A36391">
          <w:delText>();</w:delText>
        </w:r>
      </w:del>
    </w:p>
    <w:p w14:paraId="203C3A97" w14:textId="47307F43" w:rsidR="00A36391" w:rsidRPr="006A27C6" w:rsidRDefault="000635BF" w:rsidP="00A36391">
      <w:pPr>
        <w:pStyle w:val="Code"/>
      </w:pPr>
      <w:del w:id="2535" w:author="Matthew T. Munson" w:date="2021-04-22T11:19:00Z">
        <w:r w:rsidRPr="006A27C6" w:rsidDel="00A36391">
          <w:delText>};</w:delText>
        </w:r>
      </w:del>
    </w:p>
    <w:p w14:paraId="43F3C27B" w14:textId="77777777" w:rsidR="000635BF" w:rsidRPr="006A27C6" w:rsidRDefault="000635BF" w:rsidP="000635BF">
      <w:pPr>
        <w:pStyle w:val="BodyTextCont"/>
      </w:pPr>
      <w:r w:rsidRPr="006A27C6">
        <w:t xml:space="preserve">Note that </w:t>
      </w:r>
      <w:r>
        <w:t>the animation is always reset to start from the beginning when the animation type (left, right, or swing) is changed.</w:t>
      </w:r>
    </w:p>
    <w:p w14:paraId="7978BF26" w14:textId="77777777" w:rsidR="000635BF" w:rsidRPr="006A27C6" w:rsidRDefault="000635BF" w:rsidP="000635BF">
      <w:pPr>
        <w:pStyle w:val="NumList"/>
        <w:numPr>
          <w:ilvl w:val="0"/>
          <w:numId w:val="14"/>
        </w:numPr>
      </w:pPr>
      <w:r w:rsidRPr="006A27C6">
        <w:t xml:space="preserve">Define </w:t>
      </w:r>
      <w:r w:rsidRPr="000635BF">
        <w:t>the</w:t>
      </w:r>
      <w:r>
        <w:t xml:space="preserve"> </w:t>
      </w:r>
      <w:r w:rsidRPr="00D4517B">
        <w:rPr>
          <w:rStyle w:val="CodeInline"/>
        </w:rPr>
        <w:t>_</w:t>
      </w:r>
      <w:proofErr w:type="spellStart"/>
      <w:r w:rsidRPr="00D4517B">
        <w:rPr>
          <w:rStyle w:val="CodeInline"/>
        </w:rPr>
        <w:t>initAnim</w:t>
      </w:r>
      <w:r>
        <w:rPr>
          <w:rStyle w:val="CodeInline"/>
        </w:rPr>
        <w:t>a</w:t>
      </w:r>
      <w:r w:rsidRPr="00D4517B">
        <w:rPr>
          <w:rStyle w:val="CodeInline"/>
        </w:rPr>
        <w:t>tion</w:t>
      </w:r>
      <w:proofErr w:type="spell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60A44B54" w14:textId="36D12DCE" w:rsidR="00A36391" w:rsidRDefault="000635BF" w:rsidP="00A36391">
      <w:pPr>
        <w:pStyle w:val="Code"/>
        <w:rPr>
          <w:ins w:id="2536" w:author="Matthew T. Munson" w:date="2021-04-22T11:20:00Z"/>
        </w:rPr>
      </w:pPr>
      <w:del w:id="2537" w:author="Matthew T. Munson" w:date="2021-04-22T11:20:00Z">
        <w:r w:rsidRPr="006A27C6" w:rsidDel="00A36391">
          <w:delText>Sprite</w:delText>
        </w:r>
      </w:del>
      <w:ins w:id="2538" w:author="Matthew T. Munson" w:date="2021-04-22T11:20:00Z">
        <w:r w:rsidR="00A36391">
          <w:t>_initAnimation() {</w:t>
        </w:r>
      </w:ins>
    </w:p>
    <w:p w14:paraId="19EAB055" w14:textId="77777777" w:rsidR="00A36391" w:rsidRDefault="00A36391" w:rsidP="00A36391">
      <w:pPr>
        <w:pStyle w:val="Code"/>
        <w:rPr>
          <w:ins w:id="2539" w:author="Matthew T. Munson" w:date="2021-04-22T11:20:00Z"/>
        </w:rPr>
      </w:pPr>
      <w:ins w:id="2540" w:author="Matthew T. Munson" w:date="2021-04-22T11:20:00Z">
        <w:r>
          <w:t xml:space="preserve">        // Currently running animation</w:t>
        </w:r>
      </w:ins>
    </w:p>
    <w:p w14:paraId="5B7B660C" w14:textId="77777777" w:rsidR="00A36391" w:rsidRDefault="00A36391" w:rsidP="00A36391">
      <w:pPr>
        <w:pStyle w:val="Code"/>
        <w:rPr>
          <w:ins w:id="2541" w:author="Matthew T. Munson" w:date="2021-04-22T11:20:00Z"/>
        </w:rPr>
      </w:pPr>
      <w:ins w:id="2542" w:author="Matthew T. Munson" w:date="2021-04-22T11:20:00Z">
        <w:r>
          <w:t xml:space="preserve">        this.mCurrentTick = 0;</w:t>
        </w:r>
      </w:ins>
    </w:p>
    <w:p w14:paraId="2806CAE7" w14:textId="77777777" w:rsidR="00A36391" w:rsidRDefault="00A36391" w:rsidP="00A36391">
      <w:pPr>
        <w:pStyle w:val="Code"/>
        <w:rPr>
          <w:ins w:id="2543" w:author="Matthew T. Munson" w:date="2021-04-22T11:20:00Z"/>
        </w:rPr>
      </w:pPr>
      <w:ins w:id="2544" w:author="Matthew T. Munson" w:date="2021-04-22T11:20:00Z">
        <w:r>
          <w:t xml:space="preserve">        switch (this.mAnimationType) {</w:t>
        </w:r>
      </w:ins>
    </w:p>
    <w:p w14:paraId="27A2D304" w14:textId="77777777" w:rsidR="00A36391" w:rsidRDefault="00A36391" w:rsidP="00A36391">
      <w:pPr>
        <w:pStyle w:val="Code"/>
        <w:rPr>
          <w:ins w:id="2545" w:author="Matthew T. Munson" w:date="2021-04-22T11:20:00Z"/>
        </w:rPr>
      </w:pPr>
      <w:ins w:id="2546" w:author="Matthew T. Munson" w:date="2021-04-22T11:20:00Z">
        <w:r>
          <w:t xml:space="preserve">        case eAnimationType.eRight:</w:t>
        </w:r>
      </w:ins>
    </w:p>
    <w:p w14:paraId="2C8604CA" w14:textId="77777777" w:rsidR="00A36391" w:rsidRDefault="00A36391" w:rsidP="00A36391">
      <w:pPr>
        <w:pStyle w:val="Code"/>
        <w:rPr>
          <w:ins w:id="2547" w:author="Matthew T. Munson" w:date="2021-04-22T11:20:00Z"/>
        </w:rPr>
      </w:pPr>
      <w:ins w:id="2548" w:author="Matthew T. Munson" w:date="2021-04-22T11:20:00Z">
        <w:r>
          <w:t xml:space="preserve">            this.mCurrentElm = 0;</w:t>
        </w:r>
      </w:ins>
    </w:p>
    <w:p w14:paraId="2C728609" w14:textId="77777777" w:rsidR="00A36391" w:rsidRDefault="00A36391" w:rsidP="00A36391">
      <w:pPr>
        <w:pStyle w:val="Code"/>
        <w:rPr>
          <w:ins w:id="2549" w:author="Matthew T. Munson" w:date="2021-04-22T11:20:00Z"/>
        </w:rPr>
      </w:pPr>
      <w:ins w:id="2550" w:author="Matthew T. Munson" w:date="2021-04-22T11:20:00Z">
        <w:r>
          <w:t xml:space="preserve">            this.mCurrentAnimAdvance = 1; // either 1 or -1</w:t>
        </w:r>
      </w:ins>
    </w:p>
    <w:p w14:paraId="408CDA24" w14:textId="77777777" w:rsidR="00A36391" w:rsidRDefault="00A36391" w:rsidP="00A36391">
      <w:pPr>
        <w:pStyle w:val="Code"/>
        <w:rPr>
          <w:ins w:id="2551" w:author="Matthew T. Munson" w:date="2021-04-22T11:20:00Z"/>
        </w:rPr>
      </w:pPr>
      <w:ins w:id="2552" w:author="Matthew T. Munson" w:date="2021-04-22T11:20:00Z">
        <w:r>
          <w:t xml:space="preserve">            break;</w:t>
        </w:r>
      </w:ins>
    </w:p>
    <w:p w14:paraId="76996CDE" w14:textId="77777777" w:rsidR="00A36391" w:rsidRDefault="00A36391" w:rsidP="00A36391">
      <w:pPr>
        <w:pStyle w:val="Code"/>
        <w:rPr>
          <w:ins w:id="2553" w:author="Matthew T. Munson" w:date="2021-04-22T11:20:00Z"/>
        </w:rPr>
      </w:pPr>
      <w:ins w:id="2554" w:author="Matthew T. Munson" w:date="2021-04-22T11:20:00Z">
        <w:r>
          <w:t xml:space="preserve">        case eAnimationType.eSwing:</w:t>
        </w:r>
      </w:ins>
    </w:p>
    <w:p w14:paraId="76F28006" w14:textId="77777777" w:rsidR="00A36391" w:rsidRDefault="00A36391" w:rsidP="00A36391">
      <w:pPr>
        <w:pStyle w:val="Code"/>
        <w:rPr>
          <w:ins w:id="2555" w:author="Matthew T. Munson" w:date="2021-04-22T11:20:00Z"/>
        </w:rPr>
      </w:pPr>
      <w:ins w:id="2556" w:author="Matthew T. Munson" w:date="2021-04-22T11:20:00Z">
        <w:r>
          <w:t xml:space="preserve">            this.mCurrentAnimAdvance = -1 * this.mCurrentAnimAdvance; // swings ... </w:t>
        </w:r>
      </w:ins>
    </w:p>
    <w:p w14:paraId="50265E4A" w14:textId="77777777" w:rsidR="00A36391" w:rsidRDefault="00A36391" w:rsidP="00A36391">
      <w:pPr>
        <w:pStyle w:val="Code"/>
        <w:rPr>
          <w:ins w:id="2557" w:author="Matthew T. Munson" w:date="2021-04-22T11:20:00Z"/>
        </w:rPr>
      </w:pPr>
      <w:ins w:id="2558" w:author="Matthew T. Munson" w:date="2021-04-22T11:20:00Z">
        <w:r>
          <w:t xml:space="preserve">            this.mCurrentElm += 2 * this.mCurrentAnimAdvance;</w:t>
        </w:r>
      </w:ins>
    </w:p>
    <w:p w14:paraId="6AFC1D50" w14:textId="77777777" w:rsidR="00A36391" w:rsidRDefault="00A36391" w:rsidP="00A36391">
      <w:pPr>
        <w:pStyle w:val="Code"/>
        <w:rPr>
          <w:ins w:id="2559" w:author="Matthew T. Munson" w:date="2021-04-22T11:20:00Z"/>
        </w:rPr>
      </w:pPr>
      <w:ins w:id="2560" w:author="Matthew T. Munson" w:date="2021-04-22T11:20:00Z">
        <w:r>
          <w:t xml:space="preserve">            break;</w:t>
        </w:r>
      </w:ins>
    </w:p>
    <w:p w14:paraId="64FD7D7F" w14:textId="77777777" w:rsidR="00A36391" w:rsidRDefault="00A36391" w:rsidP="00A36391">
      <w:pPr>
        <w:pStyle w:val="Code"/>
        <w:rPr>
          <w:ins w:id="2561" w:author="Matthew T. Munson" w:date="2021-04-22T11:20:00Z"/>
        </w:rPr>
      </w:pPr>
      <w:ins w:id="2562" w:author="Matthew T. Munson" w:date="2021-04-22T11:20:00Z">
        <w:r>
          <w:lastRenderedPageBreak/>
          <w:t xml:space="preserve">        case eAnimationType.eLeft:</w:t>
        </w:r>
      </w:ins>
    </w:p>
    <w:p w14:paraId="6BC45FA7" w14:textId="77777777" w:rsidR="00A36391" w:rsidRDefault="00A36391" w:rsidP="00A36391">
      <w:pPr>
        <w:pStyle w:val="Code"/>
        <w:rPr>
          <w:ins w:id="2563" w:author="Matthew T. Munson" w:date="2021-04-22T11:20:00Z"/>
        </w:rPr>
      </w:pPr>
      <w:ins w:id="2564" w:author="Matthew T. Munson" w:date="2021-04-22T11:20:00Z">
        <w:r>
          <w:t xml:space="preserve">            this.mCurrentElm = this.mNumElems - 1;</w:t>
        </w:r>
      </w:ins>
    </w:p>
    <w:p w14:paraId="679686CC" w14:textId="77777777" w:rsidR="00A36391" w:rsidRDefault="00A36391" w:rsidP="00A36391">
      <w:pPr>
        <w:pStyle w:val="Code"/>
        <w:rPr>
          <w:ins w:id="2565" w:author="Matthew T. Munson" w:date="2021-04-22T11:20:00Z"/>
        </w:rPr>
      </w:pPr>
      <w:ins w:id="2566" w:author="Matthew T. Munson" w:date="2021-04-22T11:20:00Z">
        <w:r>
          <w:t xml:space="preserve">            this.mCurrentAnimAdvance = -1; // either 1 or -1</w:t>
        </w:r>
      </w:ins>
    </w:p>
    <w:p w14:paraId="14BE2724" w14:textId="77777777" w:rsidR="00A36391" w:rsidRDefault="00A36391" w:rsidP="00A36391">
      <w:pPr>
        <w:pStyle w:val="Code"/>
        <w:rPr>
          <w:ins w:id="2567" w:author="Matthew T. Munson" w:date="2021-04-22T11:20:00Z"/>
        </w:rPr>
      </w:pPr>
      <w:ins w:id="2568" w:author="Matthew T. Munson" w:date="2021-04-22T11:20:00Z">
        <w:r>
          <w:t xml:space="preserve">            break;</w:t>
        </w:r>
      </w:ins>
    </w:p>
    <w:p w14:paraId="5DF03A30" w14:textId="77777777" w:rsidR="00A36391" w:rsidRDefault="00A36391" w:rsidP="00A36391">
      <w:pPr>
        <w:pStyle w:val="Code"/>
        <w:rPr>
          <w:ins w:id="2569" w:author="Matthew T. Munson" w:date="2021-04-22T11:20:00Z"/>
        </w:rPr>
      </w:pPr>
      <w:ins w:id="2570" w:author="Matthew T. Munson" w:date="2021-04-22T11:20:00Z">
        <w:r>
          <w:t xml:space="preserve">        }</w:t>
        </w:r>
      </w:ins>
    </w:p>
    <w:p w14:paraId="63F5206C" w14:textId="77777777" w:rsidR="00A36391" w:rsidRDefault="00A36391" w:rsidP="00A36391">
      <w:pPr>
        <w:pStyle w:val="Code"/>
        <w:rPr>
          <w:ins w:id="2571" w:author="Matthew T. Munson" w:date="2021-04-22T11:20:00Z"/>
        </w:rPr>
      </w:pPr>
      <w:ins w:id="2572" w:author="Matthew T. Munson" w:date="2021-04-22T11:20:00Z">
        <w:r>
          <w:t xml:space="preserve">        this._setSpriteElement();</w:t>
        </w:r>
      </w:ins>
    </w:p>
    <w:p w14:paraId="284A062C" w14:textId="4DE9B908" w:rsidR="000635BF" w:rsidRPr="006A27C6" w:rsidDel="00A36391" w:rsidRDefault="00A36391" w:rsidP="00A36391">
      <w:pPr>
        <w:pStyle w:val="Code"/>
        <w:rPr>
          <w:del w:id="2573" w:author="Matthew T. Munson" w:date="2021-04-22T11:20:00Z"/>
        </w:rPr>
      </w:pPr>
      <w:ins w:id="2574" w:author="Matthew T. Munson" w:date="2021-04-22T11:20:00Z">
        <w:r>
          <w:t xml:space="preserve">    }</w:t>
        </w:r>
      </w:ins>
      <w:del w:id="2575" w:author="Matthew T. Munson" w:date="2021-04-22T11:20:00Z">
        <w:r w:rsidR="000635BF" w:rsidRPr="006A27C6" w:rsidDel="00A36391">
          <w:delText>AnimateRenderable.prototype.</w:delText>
        </w:r>
        <w:r w:rsidR="000635BF" w:rsidDel="00A36391">
          <w:delText>_initAnimation</w:delText>
        </w:r>
        <w:r w:rsidR="000635BF" w:rsidRPr="006A27C6" w:rsidDel="00A36391">
          <w:delText xml:space="preserve"> = function()</w:delText>
        </w:r>
        <w:r w:rsidR="000635BF" w:rsidDel="00A36391">
          <w:delText xml:space="preserve"> </w:delText>
        </w:r>
        <w:r w:rsidR="000635BF" w:rsidRPr="006A27C6" w:rsidDel="00A36391">
          <w:delText>{</w:delText>
        </w:r>
      </w:del>
    </w:p>
    <w:p w14:paraId="3ADB9915" w14:textId="3D990C3F" w:rsidR="000635BF" w:rsidRPr="006A27C6" w:rsidDel="00A36391" w:rsidRDefault="000635BF" w:rsidP="00A36391">
      <w:pPr>
        <w:pStyle w:val="Code"/>
        <w:rPr>
          <w:del w:id="2576" w:author="Matthew T. Munson" w:date="2021-04-22T11:20:00Z"/>
        </w:rPr>
      </w:pPr>
      <w:del w:id="2577" w:author="Matthew T. Munson" w:date="2021-04-22T11:20:00Z">
        <w:r w:rsidRPr="006A27C6" w:rsidDel="00A36391">
          <w:delText xml:space="preserve">    // Currently running animation</w:delText>
        </w:r>
      </w:del>
    </w:p>
    <w:p w14:paraId="158C7EF7" w14:textId="0A738F98" w:rsidR="000635BF" w:rsidRPr="006A27C6" w:rsidDel="00A36391" w:rsidRDefault="000635BF" w:rsidP="00A36391">
      <w:pPr>
        <w:pStyle w:val="Code"/>
        <w:rPr>
          <w:del w:id="2578" w:author="Matthew T. Munson" w:date="2021-04-22T11:20:00Z"/>
        </w:rPr>
      </w:pPr>
      <w:del w:id="2579" w:author="Matthew T. Munson" w:date="2021-04-22T11:20:00Z">
        <w:r w:rsidRPr="006A27C6" w:rsidDel="00A36391">
          <w:delText xml:space="preserve">    this.</w:delText>
        </w:r>
        <w:r w:rsidDel="00A36391">
          <w:delText>m</w:delText>
        </w:r>
        <w:r w:rsidRPr="006A27C6" w:rsidDel="00A36391">
          <w:delText>CurrentTick = 0;</w:delText>
        </w:r>
      </w:del>
    </w:p>
    <w:p w14:paraId="49EF9662" w14:textId="0396E81F" w:rsidR="000635BF" w:rsidRPr="006A27C6" w:rsidDel="00A36391" w:rsidRDefault="000635BF" w:rsidP="00A36391">
      <w:pPr>
        <w:pStyle w:val="Code"/>
        <w:rPr>
          <w:del w:id="2580" w:author="Matthew T. Munson" w:date="2021-04-22T11:20:00Z"/>
        </w:rPr>
      </w:pPr>
      <w:del w:id="2581" w:author="Matthew T. Munson" w:date="2021-04-22T11:20:00Z">
        <w:r w:rsidRPr="006A27C6" w:rsidDel="00A36391">
          <w:delText xml:space="preserve">    switch (this.</w:delText>
        </w:r>
        <w:r w:rsidDel="00A36391">
          <w:delText>m</w:delText>
        </w:r>
        <w:r w:rsidRPr="006A27C6" w:rsidDel="00A36391">
          <w:delText>AnimationType) {</w:delText>
        </w:r>
      </w:del>
    </w:p>
    <w:p w14:paraId="0769007A" w14:textId="4F538CBB" w:rsidR="000635BF" w:rsidRPr="006A27C6" w:rsidDel="00A36391" w:rsidRDefault="000635BF" w:rsidP="00A36391">
      <w:pPr>
        <w:pStyle w:val="Code"/>
        <w:rPr>
          <w:del w:id="2582" w:author="Matthew T. Munson" w:date="2021-04-22T11:20:00Z"/>
        </w:rPr>
      </w:pPr>
    </w:p>
    <w:p w14:paraId="6243F7C0" w14:textId="76BBD975" w:rsidR="000635BF" w:rsidRPr="006A27C6" w:rsidDel="00A36391" w:rsidRDefault="000635BF" w:rsidP="00A36391">
      <w:pPr>
        <w:pStyle w:val="Code"/>
        <w:rPr>
          <w:del w:id="2583" w:author="Matthew T. Munson" w:date="2021-04-22T11:20:00Z"/>
        </w:rPr>
      </w:pPr>
      <w:del w:id="2584" w:author="Matthew T. Munson" w:date="2021-04-22T11:20:00Z">
        <w:r w:rsidRPr="006A27C6" w:rsidDel="00A36391">
          <w:delText xml:space="preserve">        case SpriteAnimateRenderable.eAnimationType.eAnimateRight:</w:delText>
        </w:r>
      </w:del>
    </w:p>
    <w:p w14:paraId="648459C3" w14:textId="43B75E82" w:rsidR="000635BF" w:rsidRPr="006A27C6" w:rsidDel="00A36391" w:rsidRDefault="000635BF" w:rsidP="00A36391">
      <w:pPr>
        <w:pStyle w:val="Code"/>
        <w:rPr>
          <w:del w:id="2585" w:author="Matthew T. Munson" w:date="2021-04-22T11:20:00Z"/>
        </w:rPr>
      </w:pPr>
      <w:del w:id="2586" w:author="Matthew T. Munson" w:date="2021-04-22T11:20:00Z">
        <w:r w:rsidRPr="006A27C6" w:rsidDel="00A36391">
          <w:delText xml:space="preserve">            this.</w:delText>
        </w:r>
        <w:r w:rsidDel="00A36391">
          <w:delText>m</w:delText>
        </w:r>
        <w:r w:rsidRPr="006A27C6" w:rsidDel="00A36391">
          <w:delText xml:space="preserve">CurrentElm = 0; </w:delText>
        </w:r>
      </w:del>
    </w:p>
    <w:p w14:paraId="447485F3" w14:textId="6E0274B3" w:rsidR="000635BF" w:rsidRPr="006A27C6" w:rsidDel="00A36391" w:rsidRDefault="000635BF" w:rsidP="00A36391">
      <w:pPr>
        <w:pStyle w:val="Code"/>
        <w:rPr>
          <w:del w:id="2587" w:author="Matthew T. Munson" w:date="2021-04-22T11:20:00Z"/>
        </w:rPr>
      </w:pPr>
      <w:del w:id="2588"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45439BA3" w14:textId="1CF1E9E0" w:rsidR="000635BF" w:rsidRPr="006A27C6" w:rsidDel="00A36391" w:rsidRDefault="000635BF" w:rsidP="00A36391">
      <w:pPr>
        <w:pStyle w:val="Code"/>
        <w:rPr>
          <w:del w:id="2589" w:author="Matthew T. Munson" w:date="2021-04-22T11:20:00Z"/>
        </w:rPr>
      </w:pPr>
      <w:del w:id="2590" w:author="Matthew T. Munson" w:date="2021-04-22T11:20:00Z">
        <w:r w:rsidRPr="006A27C6" w:rsidDel="00A36391">
          <w:delText xml:space="preserve">            break;</w:delText>
        </w:r>
      </w:del>
    </w:p>
    <w:p w14:paraId="4DB68652" w14:textId="07A5E5F5" w:rsidR="000635BF" w:rsidRPr="006A27C6" w:rsidDel="00A36391" w:rsidRDefault="000635BF" w:rsidP="00A36391">
      <w:pPr>
        <w:pStyle w:val="Code"/>
        <w:rPr>
          <w:del w:id="2591" w:author="Matthew T. Munson" w:date="2021-04-22T11:20:00Z"/>
        </w:rPr>
      </w:pPr>
    </w:p>
    <w:p w14:paraId="6E4BC3EA" w14:textId="2A1798BA" w:rsidR="000635BF" w:rsidRPr="006A27C6" w:rsidDel="00A36391" w:rsidRDefault="000635BF" w:rsidP="00A36391">
      <w:pPr>
        <w:pStyle w:val="Code"/>
        <w:rPr>
          <w:del w:id="2592" w:author="Matthew T. Munson" w:date="2021-04-22T11:20:00Z"/>
        </w:rPr>
      </w:pPr>
      <w:del w:id="2593" w:author="Matthew T. Munson" w:date="2021-04-22T11:20:00Z">
        <w:r w:rsidRPr="006A27C6" w:rsidDel="00A36391">
          <w:delText xml:space="preserve">        case SpriteAnimateRenderable.eAnimationType.eAnimateSwing:</w:delText>
        </w:r>
      </w:del>
    </w:p>
    <w:p w14:paraId="6BA7D6D3" w14:textId="6D805F51" w:rsidR="000635BF" w:rsidRPr="006A27C6" w:rsidDel="00A36391" w:rsidRDefault="000635BF" w:rsidP="00A36391">
      <w:pPr>
        <w:pStyle w:val="Code"/>
        <w:rPr>
          <w:del w:id="2594" w:author="Matthew T. Munson" w:date="2021-04-22T11:20:00Z"/>
        </w:rPr>
      </w:pPr>
      <w:del w:id="2595" w:author="Matthew T. Munson" w:date="2021-04-22T11:20:00Z">
        <w:r w:rsidRPr="006A27C6" w:rsidDel="00A36391">
          <w:delText xml:space="preserve">            this.</w:delText>
        </w:r>
        <w:r w:rsidDel="00A36391">
          <w:delText>m</w:delText>
        </w:r>
        <w:r w:rsidRPr="006A27C6" w:rsidDel="00A36391">
          <w:delText>CurrentAnimAdvance = -1 * this.</w:delText>
        </w:r>
        <w:r w:rsidDel="00A36391">
          <w:delText>m</w:delText>
        </w:r>
        <w:r w:rsidRPr="006A27C6" w:rsidDel="00A36391">
          <w:delText xml:space="preserve">CurrentAnimAdvance; </w:delText>
        </w:r>
      </w:del>
    </w:p>
    <w:p w14:paraId="20E94F5F" w14:textId="6FFF697C" w:rsidR="000635BF" w:rsidRPr="006A27C6" w:rsidDel="00A36391" w:rsidRDefault="000635BF" w:rsidP="00A36391">
      <w:pPr>
        <w:pStyle w:val="Code"/>
        <w:rPr>
          <w:del w:id="2596" w:author="Matthew T. Munson" w:date="2021-04-22T11:20:00Z"/>
        </w:rPr>
      </w:pPr>
      <w:del w:id="2597" w:author="Matthew T. Munson" w:date="2021-04-22T11:20:00Z">
        <w:r w:rsidRPr="006A27C6" w:rsidDel="00A36391">
          <w:delText xml:space="preserve">            this.</w:delText>
        </w:r>
        <w:r w:rsidDel="00A36391">
          <w:delText>m</w:delText>
        </w:r>
        <w:r w:rsidRPr="006A27C6" w:rsidDel="00A36391">
          <w:delText>CurrentElm += 2*this.</w:delText>
        </w:r>
        <w:r w:rsidDel="00A36391">
          <w:delText>m</w:delText>
        </w:r>
        <w:r w:rsidRPr="006A27C6" w:rsidDel="00A36391">
          <w:delText>CurrentAnimAdvance;</w:delText>
        </w:r>
      </w:del>
    </w:p>
    <w:p w14:paraId="3196A696" w14:textId="7C1DE208" w:rsidR="000635BF" w:rsidRPr="006A27C6" w:rsidDel="00A36391" w:rsidRDefault="000635BF" w:rsidP="00A36391">
      <w:pPr>
        <w:pStyle w:val="Code"/>
        <w:rPr>
          <w:del w:id="2598" w:author="Matthew T. Munson" w:date="2021-04-22T11:20:00Z"/>
        </w:rPr>
      </w:pPr>
      <w:del w:id="2599" w:author="Matthew T. Munson" w:date="2021-04-22T11:20:00Z">
        <w:r w:rsidRPr="006A27C6" w:rsidDel="00A36391">
          <w:delText xml:space="preserve">            break;</w:delText>
        </w:r>
      </w:del>
    </w:p>
    <w:p w14:paraId="7B818F5F" w14:textId="21754924" w:rsidR="000635BF" w:rsidRPr="006A27C6" w:rsidDel="00A36391" w:rsidRDefault="000635BF" w:rsidP="00A36391">
      <w:pPr>
        <w:pStyle w:val="Code"/>
        <w:rPr>
          <w:del w:id="2600" w:author="Matthew T. Munson" w:date="2021-04-22T11:20:00Z"/>
        </w:rPr>
      </w:pPr>
    </w:p>
    <w:p w14:paraId="34662945" w14:textId="74319764" w:rsidR="000635BF" w:rsidRPr="006A27C6" w:rsidDel="00A36391" w:rsidRDefault="000635BF" w:rsidP="00A36391">
      <w:pPr>
        <w:pStyle w:val="Code"/>
        <w:rPr>
          <w:del w:id="2601" w:author="Matthew T. Munson" w:date="2021-04-22T11:20:00Z"/>
        </w:rPr>
      </w:pPr>
      <w:del w:id="2602" w:author="Matthew T. Munson" w:date="2021-04-22T11:20:00Z">
        <w:r w:rsidRPr="006A27C6" w:rsidDel="00A36391">
          <w:delText xml:space="preserve">        case SpriteAnimateRenderable.eAnimationType.eAnimateLeft:</w:delText>
        </w:r>
      </w:del>
    </w:p>
    <w:p w14:paraId="4E4A1C59" w14:textId="362080F7" w:rsidR="000635BF" w:rsidRPr="006A27C6" w:rsidDel="00A36391" w:rsidRDefault="000635BF" w:rsidP="00A36391">
      <w:pPr>
        <w:pStyle w:val="Code"/>
        <w:rPr>
          <w:del w:id="2603" w:author="Matthew T. Munson" w:date="2021-04-22T11:20:00Z"/>
        </w:rPr>
      </w:pPr>
      <w:del w:id="2604" w:author="Matthew T. Munson" w:date="2021-04-22T11:20: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 xml:space="preserve">NumElems - 1; </w:delText>
        </w:r>
      </w:del>
    </w:p>
    <w:p w14:paraId="0C2E6BD6" w14:textId="0625D754" w:rsidR="000635BF" w:rsidRPr="006A27C6" w:rsidDel="00A36391" w:rsidRDefault="000635BF" w:rsidP="00A36391">
      <w:pPr>
        <w:pStyle w:val="Code"/>
        <w:rPr>
          <w:del w:id="2605" w:author="Matthew T. Munson" w:date="2021-04-22T11:20:00Z"/>
        </w:rPr>
      </w:pPr>
      <w:del w:id="2606"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6BEB9AA0" w14:textId="5E1CB34D" w:rsidR="000635BF" w:rsidRPr="006A27C6" w:rsidDel="00A36391" w:rsidRDefault="000635BF" w:rsidP="00A36391">
      <w:pPr>
        <w:pStyle w:val="Code"/>
        <w:rPr>
          <w:del w:id="2607" w:author="Matthew T. Munson" w:date="2021-04-22T11:20:00Z"/>
        </w:rPr>
      </w:pPr>
      <w:del w:id="2608" w:author="Matthew T. Munson" w:date="2021-04-22T11:20:00Z">
        <w:r w:rsidRPr="006A27C6" w:rsidDel="00A36391">
          <w:delText xml:space="preserve">            break;</w:delText>
        </w:r>
      </w:del>
    </w:p>
    <w:p w14:paraId="4897DA92" w14:textId="35916668" w:rsidR="000635BF" w:rsidRPr="006A27C6" w:rsidDel="00A36391" w:rsidRDefault="000635BF" w:rsidP="00A36391">
      <w:pPr>
        <w:pStyle w:val="Code"/>
        <w:rPr>
          <w:del w:id="2609" w:author="Matthew T. Munson" w:date="2021-04-22T11:20:00Z"/>
        </w:rPr>
      </w:pPr>
      <w:del w:id="2610" w:author="Matthew T. Munson" w:date="2021-04-22T11:20:00Z">
        <w:r w:rsidRPr="006A27C6" w:rsidDel="00A36391">
          <w:delText xml:space="preserve">    }</w:delText>
        </w:r>
      </w:del>
    </w:p>
    <w:p w14:paraId="04A8E2FE" w14:textId="3F93D1B4" w:rsidR="000635BF" w:rsidRPr="006A27C6" w:rsidDel="00A36391" w:rsidRDefault="000635BF" w:rsidP="00A36391">
      <w:pPr>
        <w:pStyle w:val="Code"/>
        <w:rPr>
          <w:del w:id="2611" w:author="Matthew T. Munson" w:date="2021-04-22T11:20:00Z"/>
        </w:rPr>
      </w:pPr>
      <w:del w:id="2612" w:author="Matthew T. Munson" w:date="2021-04-22T11:20:00Z">
        <w:r w:rsidRPr="006A27C6" w:rsidDel="00A36391">
          <w:delText xml:space="preserve">    this._</w:delText>
        </w:r>
        <w:r w:rsidDel="00A36391">
          <w:delText>set</w:delText>
        </w:r>
        <w:r w:rsidRPr="006A27C6" w:rsidDel="00A36391">
          <w:delText>SpriteElement();</w:delText>
        </w:r>
      </w:del>
    </w:p>
    <w:p w14:paraId="1C9D5D95" w14:textId="5EC25784" w:rsidR="00A36391" w:rsidRPr="006A27C6" w:rsidRDefault="000635BF" w:rsidP="00A36391">
      <w:pPr>
        <w:pStyle w:val="Code"/>
      </w:pPr>
      <w:del w:id="2613" w:author="Matthew T. Munson" w:date="2021-04-22T11:20:00Z">
        <w:r w:rsidRPr="006A27C6" w:rsidDel="00A36391">
          <w:delText>};</w:delText>
        </w:r>
      </w:del>
    </w:p>
    <w:p w14:paraId="79E90CF7" w14:textId="77777777" w:rsidR="000635BF" w:rsidRDefault="000635BF" w:rsidP="000635BF">
      <w:pPr>
        <w:pStyle w:val="BodyTextCont"/>
      </w:pPr>
      <w:r>
        <w:t xml:space="preserve">The previous code </w:t>
      </w:r>
      <w:r w:rsidRPr="000635BF">
        <w:t>shows</w:t>
      </w:r>
      <w:r>
        <w:t xml:space="preserve"> that </w:t>
      </w:r>
      <w:proofErr w:type="spellStart"/>
      <w:r w:rsidRPr="00113709">
        <w:rPr>
          <w:rStyle w:val="CodeInline"/>
        </w:rPr>
        <w:t>mCurrentElm</w:t>
      </w:r>
      <w:proofErr w:type="spellEnd"/>
      <w:r>
        <w:t xml:space="preserve"> is the number of elements offset from the leftmost element,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7777777" w:rsidR="000635BF" w:rsidRPr="006A27C6" w:rsidRDefault="000635BF" w:rsidP="000635BF">
      <w:pPr>
        <w:pStyle w:val="BodyTextCont"/>
      </w:pPr>
      <w:r>
        <w:t>T</w:t>
      </w:r>
      <w:r w:rsidRPr="006A27C6">
        <w:t xml:space="preserve">he </w:t>
      </w:r>
      <w:r w:rsidRPr="006A27C6">
        <w:rPr>
          <w:rStyle w:val="CodeInline"/>
        </w:rPr>
        <w:t>_</w:t>
      </w:r>
      <w:proofErr w:type="spellStart"/>
      <w:r>
        <w:rPr>
          <w:rStyle w:val="CodeInline"/>
        </w:rPr>
        <w:t>set</w:t>
      </w:r>
      <w:r w:rsidRPr="006A27C6">
        <w:rPr>
          <w:rStyle w:val="CodeInline"/>
        </w:rPr>
        <w:t>SpriteElement</w:t>
      </w:r>
      <w:proofErr w:type="spell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 on the geometry (by the superclass, </w:t>
      </w:r>
      <w:proofErr w:type="spellStart"/>
      <w:r w:rsidRPr="00BC38CA">
        <w:rPr>
          <w:rStyle w:val="CodeInline"/>
        </w:rPr>
        <w:t>SpriteRenderable</w:t>
      </w:r>
      <w:proofErr w:type="spellEnd"/>
      <w:r>
        <w:t>).</w:t>
      </w:r>
    </w:p>
    <w:p w14:paraId="1F3D2CAF" w14:textId="77777777" w:rsidR="000635BF" w:rsidRPr="006A27C6" w:rsidRDefault="000635BF" w:rsidP="000635BF">
      <w:pPr>
        <w:pStyle w:val="NumList"/>
        <w:numPr>
          <w:ilvl w:val="0"/>
          <w:numId w:val="14"/>
        </w:numPr>
      </w:pPr>
      <w:r w:rsidRPr="006A27C6">
        <w:t xml:space="preserve">Define </w:t>
      </w:r>
      <w:r>
        <w:t xml:space="preserve">the </w:t>
      </w:r>
      <w:r w:rsidRPr="009A1AD0">
        <w:rPr>
          <w:rStyle w:val="CodeInline"/>
        </w:rPr>
        <w:t>_</w:t>
      </w:r>
      <w:proofErr w:type="spellStart"/>
      <w:r w:rsidRPr="009A1AD0">
        <w:rPr>
          <w:rStyle w:val="CodeInline"/>
        </w:rPr>
        <w:t>setSpriteElement</w:t>
      </w:r>
      <w:proofErr w:type="spell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6AE8F812" w14:textId="4803EBA9" w:rsidR="00A36391" w:rsidRDefault="000635BF" w:rsidP="00A36391">
      <w:pPr>
        <w:pStyle w:val="Code"/>
        <w:rPr>
          <w:ins w:id="2614" w:author="Matthew T. Munson" w:date="2021-04-22T11:21:00Z"/>
        </w:rPr>
      </w:pPr>
      <w:del w:id="2615" w:author="Matthew T. Munson" w:date="2021-04-22T11:21:00Z">
        <w:r w:rsidRPr="006A27C6" w:rsidDel="00A36391">
          <w:delText>Sprite</w:delText>
        </w:r>
      </w:del>
      <w:ins w:id="2616" w:author="Matthew T. Munson" w:date="2021-04-22T11:21:00Z">
        <w:r w:rsidR="00A36391">
          <w:t>_setSpriteElement() {</w:t>
        </w:r>
      </w:ins>
    </w:p>
    <w:p w14:paraId="0681C4E7" w14:textId="77777777" w:rsidR="00A36391" w:rsidRDefault="00A36391" w:rsidP="00A36391">
      <w:pPr>
        <w:pStyle w:val="Code"/>
        <w:rPr>
          <w:ins w:id="2617" w:author="Matthew T. Munson" w:date="2021-04-22T11:21:00Z"/>
        </w:rPr>
      </w:pPr>
      <w:ins w:id="2618" w:author="Matthew T. Munson" w:date="2021-04-22T11:21:00Z">
        <w:r>
          <w:t xml:space="preserve">        let left = this.mFirstElmLeft + (this.mCurrentElm * (this.mElmWidth + this.mWidthPadding));</w:t>
        </w:r>
      </w:ins>
    </w:p>
    <w:p w14:paraId="3B6B76DC" w14:textId="77777777" w:rsidR="00A36391" w:rsidRDefault="00A36391" w:rsidP="00A36391">
      <w:pPr>
        <w:pStyle w:val="Code"/>
        <w:rPr>
          <w:ins w:id="2619" w:author="Matthew T. Munson" w:date="2021-04-22T11:21:00Z"/>
        </w:rPr>
      </w:pPr>
      <w:ins w:id="2620" w:author="Matthew T. Munson" w:date="2021-04-22T11:21:00Z">
        <w:r>
          <w:t xml:space="preserve">        super.setElementUVCoordinate(left, left + this.mElmWidth,</w:t>
        </w:r>
      </w:ins>
    </w:p>
    <w:p w14:paraId="24BB9E74" w14:textId="77777777" w:rsidR="00A36391" w:rsidRDefault="00A36391" w:rsidP="00A36391">
      <w:pPr>
        <w:pStyle w:val="Code"/>
        <w:rPr>
          <w:ins w:id="2621" w:author="Matthew T. Munson" w:date="2021-04-22T11:21:00Z"/>
        </w:rPr>
      </w:pPr>
      <w:ins w:id="2622" w:author="Matthew T. Munson" w:date="2021-04-22T11:21:00Z">
        <w:r>
          <w:t xml:space="preserve">                               this.mElmTop - this.mElmHeight, this.mElmTop);</w:t>
        </w:r>
      </w:ins>
    </w:p>
    <w:p w14:paraId="08E7FDBC" w14:textId="4CBA9B63" w:rsidR="000635BF" w:rsidRPr="006A27C6" w:rsidDel="00A36391" w:rsidRDefault="00A36391" w:rsidP="00A36391">
      <w:pPr>
        <w:pStyle w:val="Code"/>
        <w:rPr>
          <w:del w:id="2623" w:author="Matthew T. Munson" w:date="2021-04-22T11:21:00Z"/>
        </w:rPr>
      </w:pPr>
      <w:ins w:id="2624" w:author="Matthew T. Munson" w:date="2021-04-22T11:21:00Z">
        <w:r>
          <w:t xml:space="preserve">    }</w:t>
        </w:r>
      </w:ins>
      <w:del w:id="2625" w:author="Matthew T. Munson" w:date="2021-04-22T11:21:00Z">
        <w:r w:rsidR="000635BF" w:rsidRPr="006A27C6" w:rsidDel="00A36391">
          <w:delText>AnimateRenderable.prototype._</w:delText>
        </w:r>
        <w:r w:rsidR="000635BF" w:rsidDel="00A36391">
          <w:delText>set</w:delText>
        </w:r>
        <w:r w:rsidR="000635BF" w:rsidRPr="006A27C6" w:rsidDel="00A36391">
          <w:delText>SpriteElement = function()</w:delText>
        </w:r>
        <w:r w:rsidR="000635BF" w:rsidDel="00A36391">
          <w:delText xml:space="preserve"> </w:delText>
        </w:r>
        <w:r w:rsidR="000635BF" w:rsidRPr="006A27C6" w:rsidDel="00A36391">
          <w:delText>{</w:delText>
        </w:r>
      </w:del>
    </w:p>
    <w:p w14:paraId="46FDC5B3" w14:textId="3979AD01" w:rsidR="000635BF" w:rsidRPr="006A27C6" w:rsidDel="00A36391" w:rsidRDefault="000635BF" w:rsidP="00A36391">
      <w:pPr>
        <w:pStyle w:val="Code"/>
        <w:rPr>
          <w:del w:id="2626" w:author="Matthew T. Munson" w:date="2021-04-22T11:21:00Z"/>
        </w:rPr>
      </w:pPr>
      <w:del w:id="2627" w:author="Matthew T. Munson" w:date="2021-04-22T11:21:00Z">
        <w:r w:rsidRPr="006A27C6" w:rsidDel="00A36391">
          <w:delText xml:space="preserve">    var left = this.</w:delText>
        </w:r>
        <w:r w:rsidDel="00A36391">
          <w:delText>m</w:delText>
        </w:r>
        <w:r w:rsidRPr="006A27C6" w:rsidDel="00A36391">
          <w:delText>FirstElmLeft + (this.</w:delText>
        </w:r>
        <w:r w:rsidDel="00A36391">
          <w:delText>m</w:delText>
        </w:r>
        <w:r w:rsidRPr="006A27C6" w:rsidDel="00A36391">
          <w:delText>CurrentElm * (this.</w:delText>
        </w:r>
        <w:r w:rsidDel="00A36391">
          <w:delText>m</w:delText>
        </w:r>
        <w:r w:rsidRPr="006A27C6" w:rsidDel="00A36391">
          <w:delText>ElmWidth + this.</w:delText>
        </w:r>
        <w:r w:rsidDel="00A36391">
          <w:delText>m</w:delText>
        </w:r>
        <w:r w:rsidRPr="006A27C6" w:rsidDel="00A36391">
          <w:delText>WidthPadding));</w:delText>
        </w:r>
      </w:del>
    </w:p>
    <w:p w14:paraId="10964AE8" w14:textId="0BEEC487" w:rsidR="000635BF" w:rsidRPr="006A27C6" w:rsidDel="00A36391" w:rsidRDefault="000635BF" w:rsidP="00A36391">
      <w:pPr>
        <w:pStyle w:val="Code"/>
        <w:rPr>
          <w:del w:id="2628" w:author="Matthew T. Munson" w:date="2021-04-22T11:21:00Z"/>
        </w:rPr>
      </w:pPr>
    </w:p>
    <w:p w14:paraId="70C468D1" w14:textId="181517F8" w:rsidR="000635BF" w:rsidRPr="006A27C6" w:rsidDel="00A36391" w:rsidRDefault="000635BF" w:rsidP="00A36391">
      <w:pPr>
        <w:pStyle w:val="Code"/>
        <w:rPr>
          <w:del w:id="2629" w:author="Matthew T. Munson" w:date="2021-04-22T11:21:00Z"/>
        </w:rPr>
      </w:pPr>
      <w:del w:id="2630" w:author="Matthew T. Munson" w:date="2021-04-22T11:21:00Z">
        <w:r w:rsidRPr="006A27C6" w:rsidDel="00A36391">
          <w:delText xml:space="preserve">    SpriteRenderable.prototype.</w:delText>
        </w:r>
        <w:r w:rsidDel="00A36391">
          <w:delText>setElementUVCoordinate</w:delText>
        </w:r>
        <w:r w:rsidRPr="006A27C6" w:rsidDel="00A36391">
          <w:delText xml:space="preserve">.call(this, left, </w:delText>
        </w:r>
      </w:del>
    </w:p>
    <w:p w14:paraId="39F5FF28" w14:textId="00973001" w:rsidR="000635BF" w:rsidRPr="006A27C6" w:rsidDel="00A36391" w:rsidRDefault="000635BF" w:rsidP="00A36391">
      <w:pPr>
        <w:pStyle w:val="Code"/>
        <w:rPr>
          <w:del w:id="2631" w:author="Matthew T. Munson" w:date="2021-04-22T11:21:00Z"/>
        </w:rPr>
      </w:pPr>
      <w:del w:id="2632" w:author="Matthew T. Munson" w:date="2021-04-22T11:21:00Z">
        <w:r w:rsidRPr="006A27C6" w:rsidDel="00A36391">
          <w:delText xml:space="preserve">                                                left+this.</w:delText>
        </w:r>
        <w:r w:rsidDel="00A36391">
          <w:delText>m</w:delText>
        </w:r>
        <w:r w:rsidRPr="006A27C6" w:rsidDel="00A36391">
          <w:delText xml:space="preserve">ElmWidth, </w:delText>
        </w:r>
      </w:del>
    </w:p>
    <w:p w14:paraId="2D4A644B" w14:textId="62472601" w:rsidR="000635BF" w:rsidRPr="006A27C6" w:rsidDel="00A36391" w:rsidRDefault="000635BF" w:rsidP="00A36391">
      <w:pPr>
        <w:pStyle w:val="Code"/>
        <w:rPr>
          <w:del w:id="2633" w:author="Matthew T. Munson" w:date="2021-04-22T11:21:00Z"/>
        </w:rPr>
      </w:pPr>
      <w:del w:id="2634" w:author="Matthew T. Munson" w:date="2021-04-22T11:21:00Z">
        <w:r w:rsidRPr="006A27C6" w:rsidDel="00A36391">
          <w:delText xml:space="preserve">                                                this.</w:delText>
        </w:r>
        <w:r w:rsidDel="00A36391">
          <w:delText>m</w:delText>
        </w:r>
        <w:r w:rsidRPr="006A27C6" w:rsidDel="00A36391">
          <w:delText>ElmTop-this.</w:delText>
        </w:r>
        <w:r w:rsidDel="00A36391">
          <w:delText>m</w:delText>
        </w:r>
        <w:r w:rsidRPr="006A27C6" w:rsidDel="00A36391">
          <w:delText xml:space="preserve">ElmHeight, </w:delText>
        </w:r>
      </w:del>
    </w:p>
    <w:p w14:paraId="19F66505" w14:textId="49ADB22D" w:rsidR="000635BF" w:rsidRPr="006A27C6" w:rsidDel="00A36391" w:rsidRDefault="000635BF" w:rsidP="00A36391">
      <w:pPr>
        <w:pStyle w:val="Code"/>
        <w:rPr>
          <w:del w:id="2635" w:author="Matthew T. Munson" w:date="2021-04-22T11:21:00Z"/>
        </w:rPr>
      </w:pPr>
      <w:del w:id="2636" w:author="Matthew T. Munson" w:date="2021-04-22T11:21:00Z">
        <w:r w:rsidRPr="006A27C6" w:rsidDel="00A36391">
          <w:delText xml:space="preserve">                                                this.</w:delText>
        </w:r>
        <w:r w:rsidDel="00A36391">
          <w:delText>m</w:delText>
        </w:r>
        <w:r w:rsidRPr="006A27C6" w:rsidDel="00A36391">
          <w:delText>ElmTop);</w:delText>
        </w:r>
      </w:del>
    </w:p>
    <w:p w14:paraId="0426DC01" w14:textId="3C92E85C" w:rsidR="00A36391" w:rsidRPr="006A27C6" w:rsidRDefault="000635BF" w:rsidP="00A36391">
      <w:pPr>
        <w:pStyle w:val="Code"/>
      </w:pPr>
      <w:del w:id="2637" w:author="Matthew T. Munson" w:date="2021-04-22T11:21:00Z">
        <w:r w:rsidRPr="006A27C6" w:rsidDel="00A36391">
          <w:delText>};</w:delText>
        </w:r>
      </w:del>
    </w:p>
    <w:p w14:paraId="14805E02" w14:textId="77777777" w:rsidR="000635BF" w:rsidRPr="006A27C6" w:rsidRDefault="000635BF" w:rsidP="000635BF">
      <w:pPr>
        <w:pStyle w:val="BodyTextCont"/>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Based on this value, the right, bottom, and top </w:t>
      </w:r>
      <w:proofErr w:type="spellStart"/>
      <w:r>
        <w:t>uv</w:t>
      </w:r>
      <w:proofErr w:type="spellEnd"/>
      <w:r>
        <w:t xml:space="preserve"> values can be derived and set to </w:t>
      </w:r>
      <w:proofErr w:type="spellStart"/>
      <w:r w:rsidRPr="00B13EF7">
        <w:rPr>
          <w:rStyle w:val="CodeInline"/>
        </w:rPr>
        <w:t>SpriteRenderable</w:t>
      </w:r>
      <w:proofErr w:type="spellEnd"/>
      <w:r>
        <w:t xml:space="preserve">. </w:t>
      </w:r>
    </w:p>
    <w:p w14:paraId="1BA3229C" w14:textId="77777777" w:rsidR="000635BF" w:rsidRPr="006A27C6" w:rsidRDefault="000635BF" w:rsidP="000635BF">
      <w:pPr>
        <w:pStyle w:val="NumList"/>
        <w:numPr>
          <w:ilvl w:val="0"/>
          <w:numId w:val="14"/>
        </w:numPr>
      </w:pPr>
      <w:r w:rsidRPr="000635BF">
        <w:t>Define</w:t>
      </w:r>
      <w:r>
        <w:t xml:space="preserve"> </w:t>
      </w:r>
      <w:r w:rsidRPr="006A27C6">
        <w:t xml:space="preserve">a function </w:t>
      </w:r>
      <w:r>
        <w:t>to allow game programmers to specify a sprite animation.</w:t>
      </w:r>
    </w:p>
    <w:p w14:paraId="1FD0F858" w14:textId="10D85EDF" w:rsidR="00A36391" w:rsidRDefault="000635BF" w:rsidP="00A36391">
      <w:pPr>
        <w:pStyle w:val="Code"/>
        <w:rPr>
          <w:ins w:id="2638" w:author="Matthew T. Munson" w:date="2021-04-22T11:22:00Z"/>
        </w:rPr>
      </w:pPr>
      <w:del w:id="2639" w:author="Matthew T. Munson" w:date="2021-04-22T11:22:00Z">
        <w:r w:rsidRPr="006A27C6" w:rsidDel="00A36391">
          <w:delText xml:space="preserve">// </w:delText>
        </w:r>
      </w:del>
      <w:ins w:id="2640" w:author="Matthew T. Munson" w:date="2021-04-22T11:22:00Z">
        <w:r w:rsidR="00A36391">
          <w:t>// Always set the left-most element to be the first</w:t>
        </w:r>
      </w:ins>
    </w:p>
    <w:p w14:paraId="2ED41093" w14:textId="77777777" w:rsidR="00A36391" w:rsidRDefault="00A36391" w:rsidP="00A36391">
      <w:pPr>
        <w:pStyle w:val="Code"/>
        <w:rPr>
          <w:ins w:id="2641" w:author="Matthew T. Munson" w:date="2021-04-22T11:22:00Z"/>
        </w:rPr>
      </w:pPr>
      <w:ins w:id="2642" w:author="Matthew T. Munson" w:date="2021-04-22T11:22:00Z">
        <w:r>
          <w:t xml:space="preserve">    setSpriteSequence(</w:t>
        </w:r>
      </w:ins>
    </w:p>
    <w:p w14:paraId="188CB19E" w14:textId="77777777" w:rsidR="00A36391" w:rsidRDefault="00A36391" w:rsidP="00A36391">
      <w:pPr>
        <w:pStyle w:val="Code"/>
        <w:rPr>
          <w:ins w:id="2643" w:author="Matthew T. Munson" w:date="2021-04-22T11:22:00Z"/>
        </w:rPr>
      </w:pPr>
      <w:ins w:id="2644" w:author="Matthew T. Munson" w:date="2021-04-22T11:22:00Z">
        <w:r>
          <w:t xml:space="preserve">        topPixel,   // offset from top-left</w:t>
        </w:r>
      </w:ins>
    </w:p>
    <w:p w14:paraId="6886C88C" w14:textId="77777777" w:rsidR="00A36391" w:rsidRDefault="00A36391" w:rsidP="00A36391">
      <w:pPr>
        <w:pStyle w:val="Code"/>
        <w:rPr>
          <w:ins w:id="2645" w:author="Matthew T. Munson" w:date="2021-04-22T11:22:00Z"/>
        </w:rPr>
      </w:pPr>
      <w:ins w:id="2646" w:author="Matthew T. Munson" w:date="2021-04-22T11:22:00Z">
        <w:r>
          <w:t xml:space="preserve">        leftPixel, // offset from top-left</w:t>
        </w:r>
      </w:ins>
    </w:p>
    <w:p w14:paraId="15C88E02" w14:textId="77777777" w:rsidR="00A36391" w:rsidRDefault="00A36391" w:rsidP="00A36391">
      <w:pPr>
        <w:pStyle w:val="Code"/>
        <w:rPr>
          <w:ins w:id="2647" w:author="Matthew T. Munson" w:date="2021-04-22T11:22:00Z"/>
        </w:rPr>
      </w:pPr>
      <w:ins w:id="2648" w:author="Matthew T. Munson" w:date="2021-04-22T11:22:00Z">
        <w:r>
          <w:t xml:space="preserve">        elmWidthInPixel,</w:t>
        </w:r>
      </w:ins>
    </w:p>
    <w:p w14:paraId="49FCB2D3" w14:textId="77777777" w:rsidR="00A36391" w:rsidRDefault="00A36391" w:rsidP="00A36391">
      <w:pPr>
        <w:pStyle w:val="Code"/>
        <w:rPr>
          <w:ins w:id="2649" w:author="Matthew T. Munson" w:date="2021-04-22T11:22:00Z"/>
        </w:rPr>
      </w:pPr>
      <w:ins w:id="2650" w:author="Matthew T. Munson" w:date="2021-04-22T11:22:00Z">
        <w:r>
          <w:t xml:space="preserve">        elmHeightInPixel,</w:t>
        </w:r>
      </w:ins>
    </w:p>
    <w:p w14:paraId="7E652928" w14:textId="77777777" w:rsidR="00A36391" w:rsidRDefault="00A36391" w:rsidP="00A36391">
      <w:pPr>
        <w:pStyle w:val="Code"/>
        <w:rPr>
          <w:ins w:id="2651" w:author="Matthew T. Munson" w:date="2021-04-22T11:22:00Z"/>
        </w:rPr>
      </w:pPr>
      <w:ins w:id="2652" w:author="Matthew T. Munson" w:date="2021-04-22T11:22:00Z">
        <w:r>
          <w:t xml:space="preserve">        numElements,      // number of elements in sequence</w:t>
        </w:r>
      </w:ins>
    </w:p>
    <w:p w14:paraId="09E8E1F0" w14:textId="77777777" w:rsidR="00A36391" w:rsidRDefault="00A36391" w:rsidP="00A36391">
      <w:pPr>
        <w:pStyle w:val="Code"/>
        <w:rPr>
          <w:ins w:id="2653" w:author="Matthew T. Munson" w:date="2021-04-22T11:22:00Z"/>
        </w:rPr>
      </w:pPr>
      <w:ins w:id="2654" w:author="Matthew T. Munson" w:date="2021-04-22T11:22:00Z">
        <w:r>
          <w:t xml:space="preserve">        wPaddingInPixel  // left/right padding</w:t>
        </w:r>
      </w:ins>
    </w:p>
    <w:p w14:paraId="46307826" w14:textId="77777777" w:rsidR="00A36391" w:rsidRDefault="00A36391" w:rsidP="00A36391">
      <w:pPr>
        <w:pStyle w:val="Code"/>
        <w:rPr>
          <w:ins w:id="2655" w:author="Matthew T. Munson" w:date="2021-04-22T11:22:00Z"/>
        </w:rPr>
      </w:pPr>
      <w:ins w:id="2656" w:author="Matthew T. Munson" w:date="2021-04-22T11:22:00Z">
        <w:r>
          <w:t xml:space="preserve">    ) {</w:t>
        </w:r>
      </w:ins>
    </w:p>
    <w:p w14:paraId="4C7E19FA" w14:textId="77777777" w:rsidR="00A36391" w:rsidRDefault="00A36391" w:rsidP="00A36391">
      <w:pPr>
        <w:pStyle w:val="Code"/>
        <w:rPr>
          <w:ins w:id="2657" w:author="Matthew T. Munson" w:date="2021-04-22T11:22:00Z"/>
        </w:rPr>
      </w:pPr>
      <w:ins w:id="2658" w:author="Matthew T. Munson" w:date="2021-04-22T11:22:00Z">
        <w:r>
          <w:t xml:space="preserve">        let texInfo = texture.get(this.mTexture);</w:t>
        </w:r>
      </w:ins>
    </w:p>
    <w:p w14:paraId="1CB7734C" w14:textId="77777777" w:rsidR="00A36391" w:rsidRDefault="00A36391" w:rsidP="00A36391">
      <w:pPr>
        <w:pStyle w:val="Code"/>
        <w:rPr>
          <w:ins w:id="2659" w:author="Matthew T. Munson" w:date="2021-04-22T11:22:00Z"/>
        </w:rPr>
      </w:pPr>
      <w:ins w:id="2660" w:author="Matthew T. Munson" w:date="2021-04-22T11:22:00Z">
        <w:r>
          <w:t xml:space="preserve">        // entire image width, height</w:t>
        </w:r>
      </w:ins>
    </w:p>
    <w:p w14:paraId="44CEFE87" w14:textId="77777777" w:rsidR="00A36391" w:rsidRDefault="00A36391" w:rsidP="00A36391">
      <w:pPr>
        <w:pStyle w:val="Code"/>
        <w:rPr>
          <w:ins w:id="2661" w:author="Matthew T. Munson" w:date="2021-04-22T11:22:00Z"/>
        </w:rPr>
      </w:pPr>
      <w:ins w:id="2662" w:author="Matthew T. Munson" w:date="2021-04-22T11:22:00Z">
        <w:r>
          <w:t xml:space="preserve">        let imageW = texInfo.mWidth;</w:t>
        </w:r>
      </w:ins>
    </w:p>
    <w:p w14:paraId="54076BAA" w14:textId="77777777" w:rsidR="00A36391" w:rsidRDefault="00A36391" w:rsidP="00A36391">
      <w:pPr>
        <w:pStyle w:val="Code"/>
        <w:rPr>
          <w:ins w:id="2663" w:author="Matthew T. Munson" w:date="2021-04-22T11:22:00Z"/>
        </w:rPr>
      </w:pPr>
      <w:ins w:id="2664" w:author="Matthew T. Munson" w:date="2021-04-22T11:22:00Z">
        <w:r>
          <w:lastRenderedPageBreak/>
          <w:t xml:space="preserve">        let imageH = texInfo.mHeight;</w:t>
        </w:r>
      </w:ins>
    </w:p>
    <w:p w14:paraId="3BBA44CE" w14:textId="77777777" w:rsidR="00A36391" w:rsidRDefault="00A36391" w:rsidP="00A36391">
      <w:pPr>
        <w:pStyle w:val="Code"/>
        <w:rPr>
          <w:ins w:id="2665" w:author="Matthew T. Munson" w:date="2021-04-22T11:22:00Z"/>
        </w:rPr>
      </w:pPr>
    </w:p>
    <w:p w14:paraId="73EE69D3" w14:textId="77777777" w:rsidR="00A36391" w:rsidRDefault="00A36391" w:rsidP="00A36391">
      <w:pPr>
        <w:pStyle w:val="Code"/>
        <w:rPr>
          <w:ins w:id="2666" w:author="Matthew T. Munson" w:date="2021-04-22T11:22:00Z"/>
        </w:rPr>
      </w:pPr>
      <w:ins w:id="2667" w:author="Matthew T. Munson" w:date="2021-04-22T11:22:00Z">
        <w:r>
          <w:t xml:space="preserve">        this.mNumElems = numElements;   // number of elements in animation</w:t>
        </w:r>
      </w:ins>
    </w:p>
    <w:p w14:paraId="1C5EBF70" w14:textId="77777777" w:rsidR="00A36391" w:rsidRDefault="00A36391" w:rsidP="00A36391">
      <w:pPr>
        <w:pStyle w:val="Code"/>
        <w:rPr>
          <w:ins w:id="2668" w:author="Matthew T. Munson" w:date="2021-04-22T11:22:00Z"/>
        </w:rPr>
      </w:pPr>
      <w:ins w:id="2669" w:author="Matthew T. Munson" w:date="2021-04-22T11:22:00Z">
        <w:r>
          <w:t xml:space="preserve">        this.mFirstElmLeft = leftPixel / imageW;</w:t>
        </w:r>
      </w:ins>
    </w:p>
    <w:p w14:paraId="79E2E1DC" w14:textId="77777777" w:rsidR="00A36391" w:rsidRDefault="00A36391" w:rsidP="00A36391">
      <w:pPr>
        <w:pStyle w:val="Code"/>
        <w:rPr>
          <w:ins w:id="2670" w:author="Matthew T. Munson" w:date="2021-04-22T11:22:00Z"/>
        </w:rPr>
      </w:pPr>
      <w:ins w:id="2671" w:author="Matthew T. Munson" w:date="2021-04-22T11:22:00Z">
        <w:r>
          <w:t xml:space="preserve">        this.mElmTop = topPixel / imageH;</w:t>
        </w:r>
      </w:ins>
    </w:p>
    <w:p w14:paraId="0FFF9B47" w14:textId="77777777" w:rsidR="00A36391" w:rsidRDefault="00A36391" w:rsidP="00A36391">
      <w:pPr>
        <w:pStyle w:val="Code"/>
        <w:rPr>
          <w:ins w:id="2672" w:author="Matthew T. Munson" w:date="2021-04-22T11:22:00Z"/>
        </w:rPr>
      </w:pPr>
      <w:ins w:id="2673" w:author="Matthew T. Munson" w:date="2021-04-22T11:22:00Z">
        <w:r>
          <w:t xml:space="preserve">        this.mElmWidth = elmWidthInPixel / imageW;</w:t>
        </w:r>
      </w:ins>
    </w:p>
    <w:p w14:paraId="5BF4AB10" w14:textId="77777777" w:rsidR="00A36391" w:rsidRDefault="00A36391" w:rsidP="00A36391">
      <w:pPr>
        <w:pStyle w:val="Code"/>
        <w:rPr>
          <w:ins w:id="2674" w:author="Matthew T. Munson" w:date="2021-04-22T11:22:00Z"/>
        </w:rPr>
      </w:pPr>
      <w:ins w:id="2675" w:author="Matthew T. Munson" w:date="2021-04-22T11:22:00Z">
        <w:r>
          <w:t xml:space="preserve">        this.mElmHeight = elmHeightInPixel / imageH;</w:t>
        </w:r>
      </w:ins>
    </w:p>
    <w:p w14:paraId="54536E76" w14:textId="77777777" w:rsidR="00A36391" w:rsidRDefault="00A36391" w:rsidP="00A36391">
      <w:pPr>
        <w:pStyle w:val="Code"/>
        <w:rPr>
          <w:ins w:id="2676" w:author="Matthew T. Munson" w:date="2021-04-22T11:22:00Z"/>
        </w:rPr>
      </w:pPr>
      <w:ins w:id="2677" w:author="Matthew T. Munson" w:date="2021-04-22T11:22:00Z">
        <w:r>
          <w:t xml:space="preserve">        this.mWidthPadding = wPaddingInPixel / imageW;</w:t>
        </w:r>
      </w:ins>
    </w:p>
    <w:p w14:paraId="1FC1830E" w14:textId="77777777" w:rsidR="00A36391" w:rsidRDefault="00A36391" w:rsidP="00A36391">
      <w:pPr>
        <w:pStyle w:val="Code"/>
        <w:rPr>
          <w:ins w:id="2678" w:author="Matthew T. Munson" w:date="2021-04-22T11:22:00Z"/>
        </w:rPr>
      </w:pPr>
      <w:ins w:id="2679" w:author="Matthew T. Munson" w:date="2021-04-22T11:22:00Z">
        <w:r>
          <w:t xml:space="preserve">        this._initAnimation();</w:t>
        </w:r>
      </w:ins>
    </w:p>
    <w:p w14:paraId="5C7370C5" w14:textId="5DCD6FEC" w:rsidR="000635BF" w:rsidRPr="006A27C6" w:rsidDel="00A36391" w:rsidRDefault="00A36391" w:rsidP="00A36391">
      <w:pPr>
        <w:pStyle w:val="Code"/>
        <w:rPr>
          <w:del w:id="2680" w:author="Matthew T. Munson" w:date="2021-04-22T11:22:00Z"/>
        </w:rPr>
      </w:pPr>
      <w:ins w:id="2681" w:author="Matthew T. Munson" w:date="2021-04-22T11:22:00Z">
        <w:r>
          <w:t xml:space="preserve">    }</w:t>
        </w:r>
      </w:ins>
      <w:del w:id="2682" w:author="Matthew T. Munson" w:date="2021-04-22T11:22:00Z">
        <w:r w:rsidR="000635BF" w:rsidRPr="006A27C6" w:rsidDel="00A36391">
          <w:delText>Always set the right-most element to be the first</w:delText>
        </w:r>
      </w:del>
    </w:p>
    <w:p w14:paraId="53BA14F3" w14:textId="410A9D8B" w:rsidR="000635BF" w:rsidRPr="006A27C6" w:rsidDel="00A36391" w:rsidRDefault="000635BF" w:rsidP="00A36391">
      <w:pPr>
        <w:pStyle w:val="Code"/>
        <w:rPr>
          <w:del w:id="2683" w:author="Matthew T. Munson" w:date="2021-04-22T11:22:00Z"/>
        </w:rPr>
      </w:pPr>
      <w:del w:id="2684" w:author="Matthew T. Munson" w:date="2021-04-22T11:22:00Z">
        <w:r w:rsidRPr="006A27C6" w:rsidDel="00A36391">
          <w:delText>SpriteAnimateRenderable.prototype.</w:delText>
        </w:r>
        <w:r w:rsidDel="00A36391">
          <w:delText>set</w:delText>
        </w:r>
        <w:r w:rsidRPr="006A27C6" w:rsidDel="00A36391">
          <w:delText>SpriteSequence = function(</w:delText>
        </w:r>
      </w:del>
    </w:p>
    <w:p w14:paraId="24C290E3" w14:textId="7EDB81C2" w:rsidR="000635BF" w:rsidRPr="006A27C6" w:rsidDel="00A36391" w:rsidRDefault="000635BF" w:rsidP="00A36391">
      <w:pPr>
        <w:pStyle w:val="Code"/>
        <w:rPr>
          <w:del w:id="2685" w:author="Matthew T. Munson" w:date="2021-04-22T11:22:00Z"/>
        </w:rPr>
      </w:pPr>
      <w:del w:id="2686" w:author="Matthew T. Munson" w:date="2021-04-22T11:22:00Z">
        <w:r w:rsidRPr="006A27C6" w:rsidDel="00A36391">
          <w:delText xml:space="preserve">        topPixel,         // offset from top-left</w:delText>
        </w:r>
      </w:del>
    </w:p>
    <w:p w14:paraId="573D0970" w14:textId="10DF8A9C" w:rsidR="000635BF" w:rsidRPr="006A27C6" w:rsidDel="00A36391" w:rsidRDefault="000635BF" w:rsidP="00A36391">
      <w:pPr>
        <w:pStyle w:val="Code"/>
        <w:rPr>
          <w:del w:id="2687" w:author="Matthew T. Munson" w:date="2021-04-22T11:22:00Z"/>
        </w:rPr>
      </w:pPr>
      <w:del w:id="2688" w:author="Matthew T. Munson" w:date="2021-04-22T11:22:00Z">
        <w:r w:rsidRPr="006A27C6" w:rsidDel="00A36391">
          <w:delText xml:space="preserve">        rightPixel,       </w:delText>
        </w:r>
        <w:r w:rsidDel="00A36391">
          <w:delText xml:space="preserve"> </w:delText>
        </w:r>
        <w:r w:rsidRPr="006A27C6" w:rsidDel="00A36391">
          <w:delText>// offset from top-left</w:delText>
        </w:r>
      </w:del>
    </w:p>
    <w:p w14:paraId="5B9FF7A2" w14:textId="123A4E15" w:rsidR="000635BF" w:rsidRPr="006A27C6" w:rsidDel="00A36391" w:rsidRDefault="000635BF" w:rsidP="00A36391">
      <w:pPr>
        <w:pStyle w:val="Code"/>
        <w:rPr>
          <w:del w:id="2689" w:author="Matthew T. Munson" w:date="2021-04-22T11:22:00Z"/>
        </w:rPr>
      </w:pPr>
      <w:del w:id="2690" w:author="Matthew T. Munson" w:date="2021-04-22T11:22:00Z">
        <w:r w:rsidRPr="006A27C6" w:rsidDel="00A36391">
          <w:delText xml:space="preserve">        elmWidthInPixel,</w:delText>
        </w:r>
      </w:del>
    </w:p>
    <w:p w14:paraId="22EBFBE9" w14:textId="56ADF8C2" w:rsidR="000635BF" w:rsidRPr="006A27C6" w:rsidDel="00A36391" w:rsidRDefault="000635BF" w:rsidP="00A36391">
      <w:pPr>
        <w:pStyle w:val="Code"/>
        <w:rPr>
          <w:del w:id="2691" w:author="Matthew T. Munson" w:date="2021-04-22T11:22:00Z"/>
        </w:rPr>
      </w:pPr>
      <w:del w:id="2692" w:author="Matthew T. Munson" w:date="2021-04-22T11:22:00Z">
        <w:r w:rsidRPr="006A27C6" w:rsidDel="00A36391">
          <w:delText xml:space="preserve">        elmHeightInPixel,</w:delText>
        </w:r>
      </w:del>
    </w:p>
    <w:p w14:paraId="522BEF5D" w14:textId="5E8AC920" w:rsidR="000635BF" w:rsidRPr="006A27C6" w:rsidDel="00A36391" w:rsidRDefault="000635BF" w:rsidP="00A36391">
      <w:pPr>
        <w:pStyle w:val="Code"/>
        <w:rPr>
          <w:del w:id="2693" w:author="Matthew T. Munson" w:date="2021-04-22T11:22:00Z"/>
        </w:rPr>
      </w:pPr>
      <w:del w:id="2694" w:author="Matthew T. Munson" w:date="2021-04-22T11:22:00Z">
        <w:r w:rsidRPr="006A27C6" w:rsidDel="00A36391">
          <w:delText xml:space="preserve">        numElements,     // number of elements in sequence</w:delText>
        </w:r>
      </w:del>
    </w:p>
    <w:p w14:paraId="7A8A94D4" w14:textId="377687FF" w:rsidR="000635BF" w:rsidRPr="006A27C6" w:rsidDel="00A36391" w:rsidRDefault="000635BF" w:rsidP="00A36391">
      <w:pPr>
        <w:pStyle w:val="Code"/>
        <w:rPr>
          <w:del w:id="2695" w:author="Matthew T. Munson" w:date="2021-04-22T11:22:00Z"/>
        </w:rPr>
      </w:pPr>
      <w:del w:id="2696" w:author="Matthew T. Munson" w:date="2021-04-22T11:22:00Z">
        <w:r w:rsidRPr="006A27C6" w:rsidDel="00A36391">
          <w:delText xml:space="preserve">        wPaddingInPixel   // left/right padding</w:delText>
        </w:r>
      </w:del>
    </w:p>
    <w:p w14:paraId="317C853F" w14:textId="5922B958" w:rsidR="000635BF" w:rsidRPr="006A27C6" w:rsidDel="00A36391" w:rsidRDefault="000635BF" w:rsidP="00A36391">
      <w:pPr>
        <w:pStyle w:val="Code"/>
        <w:rPr>
          <w:del w:id="2697" w:author="Matthew T. Munson" w:date="2021-04-22T11:22:00Z"/>
        </w:rPr>
      </w:pPr>
      <w:del w:id="2698" w:author="Matthew T. Munson" w:date="2021-04-22T11:22:00Z">
        <w:r w:rsidRPr="006A27C6" w:rsidDel="00A36391">
          <w:delText xml:space="preserve">        ) </w:delText>
        </w:r>
      </w:del>
    </w:p>
    <w:p w14:paraId="1110A206" w14:textId="76C0FD84" w:rsidR="000635BF" w:rsidRPr="006A27C6" w:rsidDel="00A36391" w:rsidRDefault="000635BF" w:rsidP="00A36391">
      <w:pPr>
        <w:pStyle w:val="Code"/>
        <w:rPr>
          <w:del w:id="2699" w:author="Matthew T. Munson" w:date="2021-04-22T11:22:00Z"/>
        </w:rPr>
      </w:pPr>
      <w:del w:id="2700" w:author="Matthew T. Munson" w:date="2021-04-22T11:22:00Z">
        <w:r w:rsidRPr="006A27C6" w:rsidDel="00A36391">
          <w:delText>{</w:delText>
        </w:r>
      </w:del>
    </w:p>
    <w:p w14:paraId="46247561" w14:textId="48A46F9E" w:rsidR="000635BF" w:rsidRPr="006A27C6" w:rsidDel="00A36391" w:rsidRDefault="000635BF" w:rsidP="00A36391">
      <w:pPr>
        <w:pStyle w:val="Code"/>
        <w:rPr>
          <w:del w:id="2701" w:author="Matthew T. Munson" w:date="2021-04-22T11:22:00Z"/>
        </w:rPr>
      </w:pPr>
      <w:del w:id="2702" w:author="Matthew T. Munson" w:date="2021-04-22T11:22:00Z">
        <w:r w:rsidRPr="006A27C6" w:rsidDel="00A36391">
          <w:delText xml:space="preserve">    var texInfo = gEngine.ResourceMap.</w:delText>
        </w:r>
        <w:r w:rsidDel="00A36391">
          <w:delText>retrieveAsset</w:delText>
        </w:r>
        <w:r w:rsidRPr="006A27C6" w:rsidDel="00A36391">
          <w:delText>(this.</w:delText>
        </w:r>
        <w:r w:rsidDel="00A36391">
          <w:delText>m</w:delText>
        </w:r>
        <w:r w:rsidRPr="006A27C6" w:rsidDel="00A36391">
          <w:delText>Texture);</w:delText>
        </w:r>
      </w:del>
    </w:p>
    <w:p w14:paraId="7FB7E2BA" w14:textId="25B7CDB6" w:rsidR="000635BF" w:rsidRPr="006A27C6" w:rsidDel="00A36391" w:rsidRDefault="000635BF" w:rsidP="00A36391">
      <w:pPr>
        <w:pStyle w:val="Code"/>
        <w:rPr>
          <w:del w:id="2703" w:author="Matthew T. Munson" w:date="2021-04-22T11:22:00Z"/>
        </w:rPr>
      </w:pPr>
      <w:del w:id="2704" w:author="Matthew T. Munson" w:date="2021-04-22T11:22:00Z">
        <w:r w:rsidRPr="006A27C6" w:rsidDel="00A36391">
          <w:delText xml:space="preserve">    // entire image width, height</w:delText>
        </w:r>
      </w:del>
    </w:p>
    <w:p w14:paraId="4C81E744" w14:textId="2BF16FC0" w:rsidR="000635BF" w:rsidRPr="006A27C6" w:rsidDel="00A36391" w:rsidRDefault="000635BF" w:rsidP="00A36391">
      <w:pPr>
        <w:pStyle w:val="Code"/>
        <w:rPr>
          <w:del w:id="2705" w:author="Matthew T. Munson" w:date="2021-04-22T11:22:00Z"/>
        </w:rPr>
      </w:pPr>
      <w:del w:id="2706" w:author="Matthew T. Munson" w:date="2021-04-22T11:22:00Z">
        <w:r w:rsidRPr="006A27C6" w:rsidDel="00A36391">
          <w:delText xml:space="preserve">    var imageW = texInfo.mWidth;</w:delText>
        </w:r>
      </w:del>
    </w:p>
    <w:p w14:paraId="2E91F28C" w14:textId="31148767" w:rsidR="000635BF" w:rsidRPr="006A27C6" w:rsidDel="00A36391" w:rsidRDefault="000635BF" w:rsidP="00A36391">
      <w:pPr>
        <w:pStyle w:val="Code"/>
        <w:rPr>
          <w:del w:id="2707" w:author="Matthew T. Munson" w:date="2021-04-22T11:22:00Z"/>
        </w:rPr>
      </w:pPr>
      <w:del w:id="2708" w:author="Matthew T. Munson" w:date="2021-04-22T11:22:00Z">
        <w:r w:rsidRPr="006A27C6" w:rsidDel="00A36391">
          <w:delText xml:space="preserve">    var imageH = texInfo.mHeight;</w:delText>
        </w:r>
      </w:del>
    </w:p>
    <w:p w14:paraId="3012AC58" w14:textId="11D3CFF4" w:rsidR="000635BF" w:rsidRPr="006A27C6" w:rsidDel="00A36391" w:rsidRDefault="000635BF" w:rsidP="00A36391">
      <w:pPr>
        <w:pStyle w:val="Code"/>
        <w:rPr>
          <w:del w:id="2709" w:author="Matthew T. Munson" w:date="2021-04-22T11:22:00Z"/>
        </w:rPr>
      </w:pPr>
      <w:del w:id="2710" w:author="Matthew T. Munson" w:date="2021-04-22T11:22:00Z">
        <w:r w:rsidRPr="006A27C6" w:rsidDel="00A36391">
          <w:delText xml:space="preserve">    </w:delText>
        </w:r>
      </w:del>
    </w:p>
    <w:p w14:paraId="576A6A62" w14:textId="1E27584B" w:rsidR="000635BF" w:rsidRPr="006A27C6" w:rsidDel="00A36391" w:rsidRDefault="000635BF" w:rsidP="00A36391">
      <w:pPr>
        <w:pStyle w:val="Code"/>
        <w:rPr>
          <w:del w:id="2711" w:author="Matthew T. Munson" w:date="2021-04-22T11:22:00Z"/>
        </w:rPr>
      </w:pPr>
      <w:del w:id="2712" w:author="Matthew T. Munson" w:date="2021-04-22T11:22:00Z">
        <w:r w:rsidRPr="006A27C6" w:rsidDel="00A36391">
          <w:delText xml:space="preserve">    this.</w:delText>
        </w:r>
        <w:r w:rsidDel="00A36391">
          <w:delText>m</w:delText>
        </w:r>
        <w:r w:rsidRPr="006A27C6" w:rsidDel="00A36391">
          <w:delText>NumElems = numElements;   // number of elements in animation</w:delText>
        </w:r>
      </w:del>
    </w:p>
    <w:p w14:paraId="28801735" w14:textId="11C83D7C" w:rsidR="000635BF" w:rsidRPr="006A27C6" w:rsidDel="00A36391" w:rsidRDefault="000635BF" w:rsidP="00A36391">
      <w:pPr>
        <w:pStyle w:val="Code"/>
        <w:rPr>
          <w:del w:id="2713" w:author="Matthew T. Munson" w:date="2021-04-22T11:22:00Z"/>
        </w:rPr>
      </w:pPr>
      <w:del w:id="2714" w:author="Matthew T. Munson" w:date="2021-04-22T11:22:00Z">
        <w:r w:rsidRPr="006A27C6" w:rsidDel="00A36391">
          <w:delText xml:space="preserve">    this.</w:delText>
        </w:r>
        <w:r w:rsidDel="00A36391">
          <w:delText>m</w:delText>
        </w:r>
        <w:r w:rsidRPr="006A27C6" w:rsidDel="00A36391">
          <w:delText>FirstElmLeft = rightPixel / imageW;</w:delText>
        </w:r>
      </w:del>
    </w:p>
    <w:p w14:paraId="55070B6B" w14:textId="5C0EB6E2" w:rsidR="000635BF" w:rsidRPr="006A27C6" w:rsidDel="00A36391" w:rsidRDefault="000635BF" w:rsidP="00A36391">
      <w:pPr>
        <w:pStyle w:val="Code"/>
        <w:rPr>
          <w:del w:id="2715" w:author="Matthew T. Munson" w:date="2021-04-22T11:22:00Z"/>
        </w:rPr>
      </w:pPr>
      <w:del w:id="2716" w:author="Matthew T. Munson" w:date="2021-04-22T11:22:00Z">
        <w:r w:rsidRPr="006A27C6" w:rsidDel="00A36391">
          <w:delText xml:space="preserve">    this.</w:delText>
        </w:r>
        <w:r w:rsidDel="00A36391">
          <w:delText>m</w:delText>
        </w:r>
        <w:r w:rsidRPr="006A27C6" w:rsidDel="00A36391">
          <w:delText>ElmTop = topPixel / imageH;</w:delText>
        </w:r>
      </w:del>
    </w:p>
    <w:p w14:paraId="0A4DE66F" w14:textId="06C177D1" w:rsidR="000635BF" w:rsidRPr="006A27C6" w:rsidDel="00A36391" w:rsidRDefault="000635BF" w:rsidP="00A36391">
      <w:pPr>
        <w:pStyle w:val="Code"/>
        <w:rPr>
          <w:del w:id="2717" w:author="Matthew T. Munson" w:date="2021-04-22T11:22:00Z"/>
        </w:rPr>
      </w:pPr>
      <w:del w:id="2718" w:author="Matthew T. Munson" w:date="2021-04-22T11:22:00Z">
        <w:r w:rsidRPr="006A27C6" w:rsidDel="00A36391">
          <w:delText xml:space="preserve">    this.</w:delText>
        </w:r>
        <w:r w:rsidDel="00A36391">
          <w:delText>m</w:delText>
        </w:r>
        <w:r w:rsidRPr="006A27C6" w:rsidDel="00A36391">
          <w:delText>ElmWidth = elmWidthInPixel / imageW;</w:delText>
        </w:r>
      </w:del>
    </w:p>
    <w:p w14:paraId="698DECA4" w14:textId="24EF4C8D" w:rsidR="000635BF" w:rsidRPr="006A27C6" w:rsidDel="00A36391" w:rsidRDefault="000635BF" w:rsidP="00A36391">
      <w:pPr>
        <w:pStyle w:val="Code"/>
        <w:rPr>
          <w:del w:id="2719" w:author="Matthew T. Munson" w:date="2021-04-22T11:22:00Z"/>
        </w:rPr>
      </w:pPr>
      <w:del w:id="2720" w:author="Matthew T. Munson" w:date="2021-04-22T11:22:00Z">
        <w:r w:rsidRPr="006A27C6" w:rsidDel="00A36391">
          <w:delText xml:space="preserve">    this.</w:delText>
        </w:r>
        <w:r w:rsidDel="00A36391">
          <w:delText>m</w:delText>
        </w:r>
        <w:r w:rsidRPr="006A27C6" w:rsidDel="00A36391">
          <w:delText>ElmHeight = elmHeightInPixel / imageH;</w:delText>
        </w:r>
      </w:del>
    </w:p>
    <w:p w14:paraId="04BC31E3" w14:textId="2596F150" w:rsidR="000635BF" w:rsidDel="00A36391" w:rsidRDefault="000635BF" w:rsidP="00A36391">
      <w:pPr>
        <w:pStyle w:val="Code"/>
        <w:rPr>
          <w:del w:id="2721" w:author="Matthew T. Munson" w:date="2021-04-22T11:22:00Z"/>
        </w:rPr>
      </w:pPr>
      <w:del w:id="2722" w:author="Matthew T. Munson" w:date="2021-04-22T11:22:00Z">
        <w:r w:rsidRPr="006A27C6" w:rsidDel="00A36391">
          <w:delText xml:space="preserve">    this.</w:delText>
        </w:r>
        <w:r w:rsidDel="00A36391">
          <w:delText>m</w:delText>
        </w:r>
        <w:r w:rsidRPr="006A27C6" w:rsidDel="00A36391">
          <w:delText>WidthPadding = wPaddingInPixel / imageW;</w:delText>
        </w:r>
      </w:del>
    </w:p>
    <w:p w14:paraId="42D290EE" w14:textId="5FCC3701" w:rsidR="000635BF" w:rsidRPr="006A27C6" w:rsidDel="00A36391" w:rsidRDefault="000635BF" w:rsidP="00A36391">
      <w:pPr>
        <w:pStyle w:val="Code"/>
        <w:rPr>
          <w:del w:id="2723" w:author="Matthew T. Munson" w:date="2021-04-22T11:22:00Z"/>
        </w:rPr>
      </w:pPr>
      <w:del w:id="2724" w:author="Matthew T. Munson" w:date="2021-04-22T11:22:00Z">
        <w:r w:rsidDel="00A36391">
          <w:delText xml:space="preserve">    </w:delText>
        </w:r>
        <w:r w:rsidRPr="006A27C6" w:rsidDel="00A36391">
          <w:delText>this.</w:delText>
        </w:r>
        <w:r w:rsidDel="00A36391">
          <w:delText>_initAnimation</w:delText>
        </w:r>
        <w:r w:rsidRPr="006A27C6" w:rsidDel="00A36391">
          <w:delText xml:space="preserve">(); </w:delText>
        </w:r>
      </w:del>
    </w:p>
    <w:p w14:paraId="658B3E9B" w14:textId="6194AD80" w:rsidR="00A36391" w:rsidRPr="006A27C6" w:rsidRDefault="000635BF" w:rsidP="00A36391">
      <w:pPr>
        <w:pStyle w:val="Code"/>
      </w:pPr>
      <w:del w:id="2725" w:author="Matthew T. Munson" w:date="2021-04-22T11:22:00Z">
        <w:r w:rsidRPr="006A27C6" w:rsidDel="00A36391">
          <w:delText>};</w:delText>
        </w:r>
      </w:del>
    </w:p>
    <w:p w14:paraId="0A16099B" w14:textId="77777777" w:rsidR="000635BF" w:rsidRPr="006A27C6" w:rsidRDefault="000635BF" w:rsidP="000635BF">
      <w:pPr>
        <w:pStyle w:val="BodyTextCont"/>
      </w:pPr>
      <w:r w:rsidRPr="006A27C6">
        <w:t xml:space="preserve">The inputs of </w:t>
      </w:r>
      <w:r>
        <w:t xml:space="preserve">the </w:t>
      </w:r>
      <w:proofErr w:type="spellStart"/>
      <w:r>
        <w:rPr>
          <w:rStyle w:val="CodeInline"/>
        </w:rPr>
        <w:t>set</w:t>
      </w:r>
      <w:r w:rsidRPr="006A27C6">
        <w:rPr>
          <w:rStyle w:val="CodeInline"/>
        </w:rPr>
        <w:t>SpriteSequence</w:t>
      </w:r>
      <w:proofErr w:type="spellEnd"/>
      <w:r>
        <w:rPr>
          <w:rStyle w:val="CodeInline"/>
        </w:rPr>
        <w:t>()</w:t>
      </w:r>
      <w:r>
        <w:t xml:space="preserve"> function</w:t>
      </w:r>
      <w:r>
        <w:fldChar w:fldCharType="begin"/>
      </w:r>
      <w:r>
        <w:instrText xml:space="preserve"> XE "</w:instrText>
      </w:r>
      <w:r w:rsidRPr="00414797">
        <w:rPr>
          <w:rStyle w:val="CodeInline"/>
        </w:rPr>
        <w:instrText>Sprite animations:setSpriteSequence()</w:instrText>
      </w:r>
      <w:r w:rsidRPr="00414797">
        <w:instrText xml:space="preserve"> function</w:instrText>
      </w:r>
      <w:r>
        <w:instrText xml:space="preserve">" </w:instrText>
      </w:r>
      <w:r>
        <w:fldChar w:fldCharType="end"/>
      </w:r>
      <w:r>
        <w:t xml:space="preserve"> ar</w:t>
      </w:r>
      <w:r w:rsidRPr="006A27C6">
        <w:t>e in pixels and are converted to texture coordinates by dividing by the width and height of the image.</w:t>
      </w:r>
    </w:p>
    <w:p w14:paraId="0A7B3CC1" w14:textId="77777777" w:rsidR="000635BF" w:rsidRPr="006A27C6" w:rsidRDefault="000635BF" w:rsidP="000635BF">
      <w:pPr>
        <w:pStyle w:val="NumList"/>
        <w:numPr>
          <w:ilvl w:val="0"/>
          <w:numId w:val="14"/>
        </w:numPr>
      </w:pPr>
      <w:r w:rsidRPr="006A27C6">
        <w:t>Implement functions to change animation</w:t>
      </w:r>
      <w:r>
        <w:t xml:space="preserve"> speed, either directly or by an offset.</w:t>
      </w:r>
    </w:p>
    <w:p w14:paraId="608F79EA" w14:textId="706BE32C" w:rsidR="00A36391" w:rsidRDefault="000635BF" w:rsidP="00A36391">
      <w:pPr>
        <w:pStyle w:val="Code"/>
        <w:rPr>
          <w:ins w:id="2726" w:author="Matthew T. Munson" w:date="2021-04-22T11:23:00Z"/>
        </w:rPr>
      </w:pPr>
      <w:del w:id="2727" w:author="Matthew T. Munson" w:date="2021-04-22T11:23:00Z">
        <w:r w:rsidRPr="006A27C6" w:rsidDel="00A36391">
          <w:delText>Sprite</w:delText>
        </w:r>
      </w:del>
      <w:ins w:id="2728" w:author="Matthew T. Munson" w:date="2021-04-22T11:23:00Z">
        <w:r w:rsidR="00A36391">
          <w:t>setAnimationSpeed(</w:t>
        </w:r>
      </w:ins>
    </w:p>
    <w:p w14:paraId="7B44DFD8" w14:textId="77777777" w:rsidR="00A36391" w:rsidRDefault="00A36391" w:rsidP="00A36391">
      <w:pPr>
        <w:pStyle w:val="Code"/>
        <w:rPr>
          <w:ins w:id="2729" w:author="Matthew T. Munson" w:date="2021-04-22T11:23:00Z"/>
        </w:rPr>
      </w:pPr>
      <w:ins w:id="2730" w:author="Matthew T. Munson" w:date="2021-04-22T11:23:00Z">
        <w:r>
          <w:t xml:space="preserve">        tickInterval   // number of update calls before advancing the animation</w:t>
        </w:r>
      </w:ins>
    </w:p>
    <w:p w14:paraId="1C4C5982" w14:textId="77777777" w:rsidR="00A36391" w:rsidRDefault="00A36391" w:rsidP="00A36391">
      <w:pPr>
        <w:pStyle w:val="Code"/>
        <w:rPr>
          <w:ins w:id="2731" w:author="Matthew T. Munson" w:date="2021-04-22T11:23:00Z"/>
        </w:rPr>
      </w:pPr>
      <w:ins w:id="2732" w:author="Matthew T. Munson" w:date="2021-04-22T11:23:00Z">
        <w:r>
          <w:t xml:space="preserve">    ) {</w:t>
        </w:r>
      </w:ins>
    </w:p>
    <w:p w14:paraId="38128367" w14:textId="77777777" w:rsidR="00A36391" w:rsidRDefault="00A36391" w:rsidP="00A36391">
      <w:pPr>
        <w:pStyle w:val="Code"/>
        <w:rPr>
          <w:ins w:id="2733" w:author="Matthew T. Munson" w:date="2021-04-22T11:23:00Z"/>
        </w:rPr>
      </w:pPr>
      <w:ins w:id="2734" w:author="Matthew T. Munson" w:date="2021-04-22T11:23:00Z">
        <w:r>
          <w:t xml:space="preserve">        this.mUpdateInterval = tickInterval;   // how often to advance</w:t>
        </w:r>
      </w:ins>
    </w:p>
    <w:p w14:paraId="34D6697E" w14:textId="3947E295" w:rsidR="000635BF" w:rsidRPr="006A27C6" w:rsidDel="00A36391" w:rsidRDefault="00A36391" w:rsidP="00A36391">
      <w:pPr>
        <w:pStyle w:val="Code"/>
        <w:rPr>
          <w:del w:id="2735" w:author="Matthew T. Munson" w:date="2021-04-22T11:23:00Z"/>
        </w:rPr>
      </w:pPr>
      <w:ins w:id="2736" w:author="Matthew T. Munson" w:date="2021-04-22T11:23:00Z">
        <w:r>
          <w:t xml:space="preserve">    }</w:t>
        </w:r>
      </w:ins>
      <w:del w:id="2737" w:author="Matthew T. Munson" w:date="2021-04-22T11:23:00Z">
        <w:r w:rsidR="000635BF" w:rsidRPr="006A27C6" w:rsidDel="00A36391">
          <w:delText>AnimateRenderable.prototype.</w:delText>
        </w:r>
        <w:r w:rsidR="000635BF" w:rsidDel="00A36391">
          <w:delText>set</w:delText>
        </w:r>
        <w:r w:rsidR="000635BF" w:rsidRPr="006A27C6" w:rsidDel="00A36391">
          <w:delText>AnimationSpeed = function(</w:delText>
        </w:r>
        <w:r w:rsidR="000635BF" w:rsidDel="00A36391">
          <w:delText>tickInterval</w:delText>
        </w:r>
        <w:r w:rsidR="000635BF" w:rsidRPr="006A27C6" w:rsidDel="00A36391">
          <w:delText xml:space="preserve">) </w:delText>
        </w:r>
        <w:r w:rsidR="000635BF" w:rsidDel="00A36391">
          <w:delText>{</w:delText>
        </w:r>
      </w:del>
    </w:p>
    <w:p w14:paraId="2099D527" w14:textId="47AFF09C" w:rsidR="000635BF" w:rsidRPr="006A27C6" w:rsidDel="00A36391" w:rsidRDefault="000635BF" w:rsidP="00A36391">
      <w:pPr>
        <w:pStyle w:val="Code"/>
        <w:rPr>
          <w:del w:id="2738" w:author="Matthew T. Munson" w:date="2021-04-22T11:23:00Z"/>
        </w:rPr>
      </w:pPr>
      <w:del w:id="2739" w:author="Matthew T. Munson" w:date="2021-04-22T11:23:00Z">
        <w:r w:rsidDel="00A36391">
          <w:delText xml:space="preserve">    </w:delText>
        </w:r>
        <w:r w:rsidRPr="006A27C6" w:rsidDel="00A36391">
          <w:delText>// number of update c</w:delText>
        </w:r>
        <w:r w:rsidDel="00A36391">
          <w:delText>alls before advancing animation</w:delText>
        </w:r>
      </w:del>
    </w:p>
    <w:p w14:paraId="4892EC7E" w14:textId="17A32B71" w:rsidR="000635BF" w:rsidRPr="006A27C6" w:rsidDel="00A36391" w:rsidRDefault="000635BF" w:rsidP="00A36391">
      <w:pPr>
        <w:pStyle w:val="Code"/>
        <w:rPr>
          <w:del w:id="2740" w:author="Matthew T. Munson" w:date="2021-04-22T11:23:00Z"/>
        </w:rPr>
      </w:pPr>
      <w:del w:id="2741" w:author="Matthew T. Munson" w:date="2021-04-22T11:23:00Z">
        <w:r w:rsidRPr="006A27C6" w:rsidDel="00A36391">
          <w:delText xml:space="preserve">    this.</w:delText>
        </w:r>
        <w:r w:rsidDel="00A36391">
          <w:delText>m</w:delText>
        </w:r>
        <w:r w:rsidRPr="006A27C6" w:rsidDel="00A36391">
          <w:delText>UpdateInterval = tickInterval;   // how often to advance</w:delText>
        </w:r>
      </w:del>
    </w:p>
    <w:p w14:paraId="6F6800E1" w14:textId="79983E00" w:rsidR="00A36391" w:rsidRPr="006A27C6" w:rsidRDefault="000635BF" w:rsidP="00A36391">
      <w:pPr>
        <w:pStyle w:val="Code"/>
      </w:pPr>
      <w:del w:id="2742" w:author="Matthew T. Munson" w:date="2021-04-22T11:23:00Z">
        <w:r w:rsidRPr="006A27C6" w:rsidDel="00A36391">
          <w:delText>};</w:delText>
        </w:r>
      </w:del>
    </w:p>
    <w:p w14:paraId="357457A5" w14:textId="77777777" w:rsidR="000635BF" w:rsidRPr="006A27C6" w:rsidRDefault="000635BF" w:rsidP="000635BF">
      <w:pPr>
        <w:pStyle w:val="Code"/>
      </w:pPr>
    </w:p>
    <w:p w14:paraId="4CFD1B95" w14:textId="77777777" w:rsidR="00A36391" w:rsidRDefault="00A36391" w:rsidP="00A36391">
      <w:pPr>
        <w:pStyle w:val="Code"/>
        <w:rPr>
          <w:ins w:id="2743" w:author="Matthew T. Munson" w:date="2021-04-22T11:23:00Z"/>
        </w:rPr>
      </w:pPr>
      <w:commentRangeStart w:id="2744"/>
      <w:ins w:id="2745" w:author="Matthew T. Munson" w:date="2021-04-22T11:23:00Z">
        <w:r>
          <w:t xml:space="preserve">incAnimationSpeed = function </w:t>
        </w:r>
        <w:commentRangeEnd w:id="2744"/>
        <w:r>
          <w:rPr>
            <w:rStyle w:val="CommentReference"/>
            <w:rFonts w:asciiTheme="minorHAnsi" w:hAnsiTheme="minorHAnsi"/>
            <w:noProof w:val="0"/>
          </w:rPr>
          <w:commentReference w:id="2744"/>
        </w:r>
        <w:r>
          <w:t>(</w:t>
        </w:r>
      </w:ins>
    </w:p>
    <w:p w14:paraId="25180A62" w14:textId="77777777" w:rsidR="00A36391" w:rsidRDefault="00A36391" w:rsidP="00A36391">
      <w:pPr>
        <w:pStyle w:val="Code"/>
        <w:rPr>
          <w:ins w:id="2746" w:author="Matthew T. Munson" w:date="2021-04-22T11:23:00Z"/>
        </w:rPr>
      </w:pPr>
      <w:ins w:id="2747" w:author="Matthew T. Munson" w:date="2021-04-22T11:23:00Z">
        <w:r>
          <w:t xml:space="preserve">        deltaInterval   // number of update calls before advancing the animation</w:t>
        </w:r>
      </w:ins>
    </w:p>
    <w:p w14:paraId="2653109E" w14:textId="77777777" w:rsidR="00A36391" w:rsidRDefault="00A36391" w:rsidP="00A36391">
      <w:pPr>
        <w:pStyle w:val="Code"/>
        <w:rPr>
          <w:ins w:id="2748" w:author="Matthew T. Munson" w:date="2021-04-22T11:23:00Z"/>
        </w:rPr>
      </w:pPr>
      <w:ins w:id="2749" w:author="Matthew T. Munson" w:date="2021-04-22T11:23:00Z">
        <w:r>
          <w:t xml:space="preserve">    ) {</w:t>
        </w:r>
      </w:ins>
    </w:p>
    <w:p w14:paraId="5BB14E05" w14:textId="77777777" w:rsidR="00A36391" w:rsidRDefault="00A36391" w:rsidP="00A36391">
      <w:pPr>
        <w:pStyle w:val="Code"/>
        <w:rPr>
          <w:ins w:id="2750" w:author="Matthew T. Munson" w:date="2021-04-22T11:23:00Z"/>
        </w:rPr>
      </w:pPr>
      <w:ins w:id="2751" w:author="Matthew T. Munson" w:date="2021-04-22T11:23:00Z">
        <w:r>
          <w:t xml:space="preserve">        this.mUpdateInterval += deltaInterval;   // how often to advance</w:t>
        </w:r>
      </w:ins>
    </w:p>
    <w:p w14:paraId="4B53226B" w14:textId="3C0B00BD" w:rsidR="000635BF" w:rsidDel="00A36391" w:rsidRDefault="00A36391" w:rsidP="00A36391">
      <w:pPr>
        <w:pStyle w:val="Code"/>
        <w:rPr>
          <w:del w:id="2752" w:author="Matthew T. Munson" w:date="2021-04-22T11:23:00Z"/>
        </w:rPr>
      </w:pPr>
      <w:ins w:id="2753" w:author="Matthew T. Munson" w:date="2021-04-22T11:23:00Z">
        <w:r>
          <w:t xml:space="preserve">    }</w:t>
        </w:r>
      </w:ins>
      <w:del w:id="2754" w:author="Matthew T. Munson" w:date="2021-04-22T11:23:00Z">
        <w:r w:rsidR="000635BF" w:rsidRPr="006A27C6" w:rsidDel="00A36391">
          <w:delText>SpriteAnimateRenderable.prototype.</w:delText>
        </w:r>
        <w:r w:rsidR="000635BF" w:rsidDel="00A36391">
          <w:delText>inc</w:delText>
        </w:r>
        <w:r w:rsidR="000635BF" w:rsidRPr="006A27C6" w:rsidDel="00A36391">
          <w:delText xml:space="preserve">AnimationSpeed = </w:delText>
        </w:r>
        <w:r w:rsidR="000635BF" w:rsidDel="00A36391">
          <w:delText>function(deltaInterval)</w:delText>
        </w:r>
        <w:r w:rsidR="000635BF" w:rsidRPr="006A27C6" w:rsidDel="00A36391">
          <w:delText xml:space="preserve"> </w:delText>
        </w:r>
        <w:r w:rsidR="000635BF" w:rsidDel="00A36391">
          <w:delText>{</w:delText>
        </w:r>
      </w:del>
    </w:p>
    <w:p w14:paraId="4F5C35AB" w14:textId="4E52595B" w:rsidR="000635BF" w:rsidRPr="006A27C6" w:rsidDel="00A36391" w:rsidRDefault="000635BF" w:rsidP="000635BF">
      <w:pPr>
        <w:pStyle w:val="Code"/>
        <w:rPr>
          <w:del w:id="2755" w:author="Matthew T. Munson" w:date="2021-04-22T11:23:00Z"/>
        </w:rPr>
      </w:pPr>
      <w:del w:id="2756" w:author="Matthew T. Munson" w:date="2021-04-22T11:23:00Z">
        <w:r w:rsidDel="00A36391">
          <w:delText xml:space="preserve">    </w:delText>
        </w:r>
        <w:r w:rsidRPr="006A27C6" w:rsidDel="00A36391">
          <w:delText>// number of update c</w:delText>
        </w:r>
        <w:r w:rsidDel="00A36391">
          <w:delText>alls before advancing animation</w:delText>
        </w:r>
      </w:del>
    </w:p>
    <w:p w14:paraId="1F83AFF3" w14:textId="5579B418" w:rsidR="000635BF" w:rsidRPr="006A27C6" w:rsidDel="00A36391" w:rsidRDefault="000635BF" w:rsidP="000635BF">
      <w:pPr>
        <w:pStyle w:val="Code"/>
        <w:rPr>
          <w:del w:id="2757" w:author="Matthew T. Munson" w:date="2021-04-22T11:23:00Z"/>
        </w:rPr>
      </w:pPr>
      <w:del w:id="2758" w:author="Matthew T. Munson" w:date="2021-04-22T11:23:00Z">
        <w:r w:rsidRPr="006A27C6" w:rsidDel="00A36391">
          <w:delText xml:space="preserve">    this.</w:delText>
        </w:r>
        <w:r w:rsidDel="00A36391">
          <w:delText>m</w:delText>
        </w:r>
        <w:r w:rsidRPr="006A27C6" w:rsidDel="00A36391">
          <w:delText>UpdateInterval += deltaInterval;   // how often to advance</w:delText>
        </w:r>
      </w:del>
    </w:p>
    <w:p w14:paraId="20D5245C" w14:textId="24DCFDB0" w:rsidR="00A36391" w:rsidRPr="006A27C6" w:rsidRDefault="000635BF" w:rsidP="000635BF">
      <w:pPr>
        <w:pStyle w:val="Code"/>
      </w:pPr>
      <w:del w:id="2759" w:author="Matthew T. Munson" w:date="2021-04-22T11:23:00Z">
        <w:r w:rsidRPr="006A27C6" w:rsidDel="00A36391">
          <w:delText>};</w:delText>
        </w:r>
      </w:del>
    </w:p>
    <w:p w14:paraId="4E652818" w14:textId="77777777" w:rsidR="000635BF" w:rsidRPr="006A27C6" w:rsidRDefault="000635BF" w:rsidP="000635BF">
      <w:pPr>
        <w:pStyle w:val="NumList"/>
        <w:numPr>
          <w:ilvl w:val="0"/>
          <w:numId w:val="14"/>
        </w:numPr>
      </w:pPr>
      <w:r w:rsidRPr="000635BF">
        <w:t>Finally</w:t>
      </w:r>
      <w:r w:rsidRPr="006A27C6">
        <w:t xml:space="preserve">, define a function to </w:t>
      </w:r>
      <w:r>
        <w:t>advance the animation for each game loop update.</w:t>
      </w:r>
    </w:p>
    <w:p w14:paraId="2172F509" w14:textId="779CF2B6" w:rsidR="00A36391" w:rsidRDefault="000635BF" w:rsidP="00A36391">
      <w:pPr>
        <w:pStyle w:val="Code"/>
        <w:rPr>
          <w:ins w:id="2760" w:author="Matthew T. Munson" w:date="2021-04-22T11:24:00Z"/>
        </w:rPr>
      </w:pPr>
      <w:del w:id="2761" w:author="Matthew T. Munson" w:date="2021-04-22T11:24:00Z">
        <w:r w:rsidRPr="006A27C6" w:rsidDel="00A36391">
          <w:delText>Sprite</w:delText>
        </w:r>
      </w:del>
      <w:ins w:id="2762" w:author="Matthew T. Munson" w:date="2021-04-22T11:24:00Z">
        <w:r w:rsidR="00A36391">
          <w:t>updateAnimation() {</w:t>
        </w:r>
      </w:ins>
    </w:p>
    <w:p w14:paraId="522F1097" w14:textId="77777777" w:rsidR="00A36391" w:rsidRDefault="00A36391" w:rsidP="00A36391">
      <w:pPr>
        <w:pStyle w:val="Code"/>
        <w:rPr>
          <w:ins w:id="2763" w:author="Matthew T. Munson" w:date="2021-04-22T11:24:00Z"/>
        </w:rPr>
      </w:pPr>
      <w:ins w:id="2764" w:author="Matthew T. Munson" w:date="2021-04-22T11:24:00Z">
        <w:r>
          <w:t xml:space="preserve">        this.mCurrentTick++;</w:t>
        </w:r>
      </w:ins>
    </w:p>
    <w:p w14:paraId="729C6524" w14:textId="77777777" w:rsidR="00A36391" w:rsidRDefault="00A36391" w:rsidP="00A36391">
      <w:pPr>
        <w:pStyle w:val="Code"/>
        <w:rPr>
          <w:ins w:id="2765" w:author="Matthew T. Munson" w:date="2021-04-22T11:24:00Z"/>
        </w:rPr>
      </w:pPr>
      <w:ins w:id="2766" w:author="Matthew T. Munson" w:date="2021-04-22T11:24:00Z">
        <w:r>
          <w:t xml:space="preserve">        if (this.mCurrentTick &gt;= this.mUpdateInterval) {</w:t>
        </w:r>
      </w:ins>
    </w:p>
    <w:p w14:paraId="74E112AE" w14:textId="77777777" w:rsidR="00A36391" w:rsidRDefault="00A36391" w:rsidP="00A36391">
      <w:pPr>
        <w:pStyle w:val="Code"/>
        <w:rPr>
          <w:ins w:id="2767" w:author="Matthew T. Munson" w:date="2021-04-22T11:24:00Z"/>
        </w:rPr>
      </w:pPr>
      <w:ins w:id="2768" w:author="Matthew T. Munson" w:date="2021-04-22T11:24:00Z">
        <w:r>
          <w:t xml:space="preserve">            this.mCurrentTick = 0;</w:t>
        </w:r>
      </w:ins>
    </w:p>
    <w:p w14:paraId="7996A01C" w14:textId="77777777" w:rsidR="00A36391" w:rsidRDefault="00A36391" w:rsidP="00A36391">
      <w:pPr>
        <w:pStyle w:val="Code"/>
        <w:rPr>
          <w:ins w:id="2769" w:author="Matthew T. Munson" w:date="2021-04-22T11:24:00Z"/>
        </w:rPr>
      </w:pPr>
      <w:ins w:id="2770" w:author="Matthew T. Munson" w:date="2021-04-22T11:24:00Z">
        <w:r>
          <w:t xml:space="preserve">            this.mCurrentElm += this.mCurrentAnimAdvance;</w:t>
        </w:r>
      </w:ins>
    </w:p>
    <w:p w14:paraId="2289389A" w14:textId="77777777" w:rsidR="00A36391" w:rsidRDefault="00A36391" w:rsidP="00A36391">
      <w:pPr>
        <w:pStyle w:val="Code"/>
        <w:rPr>
          <w:ins w:id="2771" w:author="Matthew T. Munson" w:date="2021-04-22T11:24:00Z"/>
        </w:rPr>
      </w:pPr>
      <w:ins w:id="2772" w:author="Matthew T. Munson" w:date="2021-04-22T11:24:00Z">
        <w:r>
          <w:t xml:space="preserve">            if ((this.mCurrentElm &gt;= 0) &amp;&amp; (this.mCurrentElm &lt; this.mNumElems)) {</w:t>
        </w:r>
      </w:ins>
    </w:p>
    <w:p w14:paraId="054D2B1D" w14:textId="77777777" w:rsidR="00A36391" w:rsidRDefault="00A36391" w:rsidP="00A36391">
      <w:pPr>
        <w:pStyle w:val="Code"/>
        <w:rPr>
          <w:ins w:id="2773" w:author="Matthew T. Munson" w:date="2021-04-22T11:24:00Z"/>
        </w:rPr>
      </w:pPr>
      <w:ins w:id="2774" w:author="Matthew T. Munson" w:date="2021-04-22T11:24:00Z">
        <w:r>
          <w:t xml:space="preserve">                this._setSpriteElement();</w:t>
        </w:r>
      </w:ins>
    </w:p>
    <w:p w14:paraId="7C7BAFBA" w14:textId="77777777" w:rsidR="00A36391" w:rsidRDefault="00A36391" w:rsidP="00A36391">
      <w:pPr>
        <w:pStyle w:val="Code"/>
        <w:rPr>
          <w:ins w:id="2775" w:author="Matthew T. Munson" w:date="2021-04-22T11:24:00Z"/>
        </w:rPr>
      </w:pPr>
      <w:ins w:id="2776" w:author="Matthew T. Munson" w:date="2021-04-22T11:24:00Z">
        <w:r>
          <w:t xml:space="preserve">            } else {</w:t>
        </w:r>
      </w:ins>
    </w:p>
    <w:p w14:paraId="30117B9E" w14:textId="77777777" w:rsidR="00A36391" w:rsidRDefault="00A36391" w:rsidP="00A36391">
      <w:pPr>
        <w:pStyle w:val="Code"/>
        <w:rPr>
          <w:ins w:id="2777" w:author="Matthew T. Munson" w:date="2021-04-22T11:24:00Z"/>
        </w:rPr>
      </w:pPr>
      <w:ins w:id="2778" w:author="Matthew T. Munson" w:date="2021-04-22T11:24:00Z">
        <w:r>
          <w:t xml:space="preserve">                this._initAnimation();</w:t>
        </w:r>
      </w:ins>
    </w:p>
    <w:p w14:paraId="29C0186B" w14:textId="77777777" w:rsidR="00A36391" w:rsidRDefault="00A36391" w:rsidP="00A36391">
      <w:pPr>
        <w:pStyle w:val="Code"/>
        <w:rPr>
          <w:ins w:id="2779" w:author="Matthew T. Munson" w:date="2021-04-22T11:24:00Z"/>
        </w:rPr>
      </w:pPr>
      <w:ins w:id="2780" w:author="Matthew T. Munson" w:date="2021-04-22T11:24:00Z">
        <w:r>
          <w:t xml:space="preserve">            }</w:t>
        </w:r>
      </w:ins>
    </w:p>
    <w:p w14:paraId="4975874E" w14:textId="77777777" w:rsidR="00A36391" w:rsidRDefault="00A36391" w:rsidP="00A36391">
      <w:pPr>
        <w:pStyle w:val="Code"/>
        <w:rPr>
          <w:ins w:id="2781" w:author="Matthew T. Munson" w:date="2021-04-22T11:24:00Z"/>
        </w:rPr>
      </w:pPr>
      <w:ins w:id="2782" w:author="Matthew T. Munson" w:date="2021-04-22T11:24:00Z">
        <w:r>
          <w:t xml:space="preserve">        }</w:t>
        </w:r>
      </w:ins>
    </w:p>
    <w:p w14:paraId="19C0049A" w14:textId="3CD48B49" w:rsidR="000635BF" w:rsidRPr="006A27C6" w:rsidDel="00A36391" w:rsidRDefault="00A36391" w:rsidP="00A36391">
      <w:pPr>
        <w:pStyle w:val="Code"/>
        <w:rPr>
          <w:del w:id="2783" w:author="Matthew T. Munson" w:date="2021-04-22T11:24:00Z"/>
        </w:rPr>
      </w:pPr>
      <w:ins w:id="2784" w:author="Matthew T. Munson" w:date="2021-04-22T11:24:00Z">
        <w:r>
          <w:lastRenderedPageBreak/>
          <w:t xml:space="preserve">    }</w:t>
        </w:r>
      </w:ins>
      <w:del w:id="2785" w:author="Matthew T. Munson" w:date="2021-04-22T11:24:00Z">
        <w:r w:rsidR="000635BF" w:rsidRPr="006A27C6" w:rsidDel="00A36391">
          <w:delText>AnimateRenderable.prototype.</w:delText>
        </w:r>
        <w:r w:rsidR="000635BF" w:rsidDel="00A36391">
          <w:delText>update</w:delText>
        </w:r>
        <w:r w:rsidR="000635BF" w:rsidRPr="006A27C6" w:rsidDel="00A36391">
          <w:delText>Animation = function()</w:delText>
        </w:r>
        <w:r w:rsidR="000635BF" w:rsidDel="00A36391">
          <w:delText xml:space="preserve"> </w:delText>
        </w:r>
        <w:r w:rsidR="000635BF" w:rsidRPr="006A27C6" w:rsidDel="00A36391">
          <w:delText>{</w:delText>
        </w:r>
      </w:del>
    </w:p>
    <w:p w14:paraId="767D404A" w14:textId="1A96B458" w:rsidR="000635BF" w:rsidRPr="006A27C6" w:rsidDel="00A36391" w:rsidRDefault="000635BF" w:rsidP="00A36391">
      <w:pPr>
        <w:pStyle w:val="Code"/>
        <w:rPr>
          <w:del w:id="2786" w:author="Matthew T. Munson" w:date="2021-04-22T11:24:00Z"/>
        </w:rPr>
      </w:pPr>
      <w:del w:id="2787" w:author="Matthew T. Munson" w:date="2021-04-22T11:24:00Z">
        <w:r w:rsidRPr="006A27C6" w:rsidDel="00A36391">
          <w:delText xml:space="preserve">    this.</w:delText>
        </w:r>
        <w:r w:rsidDel="00A36391">
          <w:delText>m</w:delText>
        </w:r>
        <w:r w:rsidRPr="006A27C6" w:rsidDel="00A36391">
          <w:delText>CurrentTick++;</w:delText>
        </w:r>
      </w:del>
    </w:p>
    <w:p w14:paraId="3E184780" w14:textId="2998F94B" w:rsidR="000635BF" w:rsidRPr="006A27C6" w:rsidDel="00A36391" w:rsidRDefault="000635BF" w:rsidP="00A36391">
      <w:pPr>
        <w:pStyle w:val="Code"/>
        <w:rPr>
          <w:del w:id="2788" w:author="Matthew T. Munson" w:date="2021-04-22T11:24:00Z"/>
        </w:rPr>
      </w:pPr>
      <w:del w:id="2789" w:author="Matthew T. Munson" w:date="2021-04-22T11:24:00Z">
        <w:r w:rsidRPr="006A27C6" w:rsidDel="00A36391">
          <w:delText xml:space="preserve">    if (this.</w:delText>
        </w:r>
        <w:r w:rsidDel="00A36391">
          <w:delText>m</w:delText>
        </w:r>
        <w:r w:rsidRPr="006A27C6" w:rsidDel="00A36391">
          <w:delText>CurrentTick &gt;= this.</w:delText>
        </w:r>
        <w:r w:rsidDel="00A36391">
          <w:delText>m</w:delText>
        </w:r>
        <w:r w:rsidRPr="006A27C6" w:rsidDel="00A36391">
          <w:delText>UpdateInterval) {</w:delText>
        </w:r>
      </w:del>
    </w:p>
    <w:p w14:paraId="447BD3A4" w14:textId="4184A6E3" w:rsidR="000635BF" w:rsidRPr="006A27C6" w:rsidDel="00A36391" w:rsidRDefault="000635BF" w:rsidP="00A36391">
      <w:pPr>
        <w:pStyle w:val="Code"/>
        <w:rPr>
          <w:del w:id="2790" w:author="Matthew T. Munson" w:date="2021-04-22T11:24:00Z"/>
        </w:rPr>
      </w:pPr>
      <w:del w:id="2791" w:author="Matthew T. Munson" w:date="2021-04-22T11:24:00Z">
        <w:r w:rsidRPr="006A27C6" w:rsidDel="00A36391">
          <w:delText xml:space="preserve">        this.</w:delText>
        </w:r>
        <w:r w:rsidDel="00A36391">
          <w:delText>m</w:delText>
        </w:r>
        <w:r w:rsidRPr="006A27C6" w:rsidDel="00A36391">
          <w:delText>CurrentTick = 0;</w:delText>
        </w:r>
      </w:del>
    </w:p>
    <w:p w14:paraId="5D7301C2" w14:textId="4A818D22" w:rsidR="000635BF" w:rsidRPr="006A27C6" w:rsidDel="00A36391" w:rsidRDefault="000635BF" w:rsidP="00A36391">
      <w:pPr>
        <w:pStyle w:val="Code"/>
        <w:rPr>
          <w:del w:id="2792" w:author="Matthew T. Munson" w:date="2021-04-22T11:24:00Z"/>
        </w:rPr>
      </w:pPr>
      <w:del w:id="2793" w:author="Matthew T. Munson" w:date="2021-04-22T11:24: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CurrentAnimAdvance;</w:delText>
        </w:r>
      </w:del>
    </w:p>
    <w:p w14:paraId="20175EBF" w14:textId="6FFA425B" w:rsidR="000635BF" w:rsidRPr="006A27C6" w:rsidDel="00A36391" w:rsidRDefault="000635BF" w:rsidP="00A36391">
      <w:pPr>
        <w:pStyle w:val="Code"/>
        <w:rPr>
          <w:del w:id="2794" w:author="Matthew T. Munson" w:date="2021-04-22T11:24:00Z"/>
        </w:rPr>
      </w:pPr>
      <w:del w:id="2795" w:author="Matthew T. Munson" w:date="2021-04-22T11:24:00Z">
        <w:r w:rsidRPr="006A27C6" w:rsidDel="00A36391">
          <w:delText xml:space="preserve">        if ((this.</w:delText>
        </w:r>
        <w:r w:rsidDel="00A36391">
          <w:delText>m</w:delText>
        </w:r>
        <w:r w:rsidRPr="006A27C6" w:rsidDel="00A36391">
          <w:delText>CurrentElm &gt;= 0) &amp;&amp; (this.</w:delText>
        </w:r>
        <w:r w:rsidDel="00A36391">
          <w:delText>m</w:delText>
        </w:r>
        <w:r w:rsidRPr="006A27C6" w:rsidDel="00A36391">
          <w:delText>CurrentElm &lt; this.</w:delText>
        </w:r>
        <w:r w:rsidDel="00A36391">
          <w:delText>m</w:delText>
        </w:r>
        <w:r w:rsidRPr="006A27C6" w:rsidDel="00A36391">
          <w:delText>NumElems))</w:delText>
        </w:r>
      </w:del>
    </w:p>
    <w:p w14:paraId="3B9A951C" w14:textId="675DA7D8" w:rsidR="000635BF" w:rsidRPr="006A27C6" w:rsidDel="00A36391" w:rsidRDefault="000635BF" w:rsidP="00A36391">
      <w:pPr>
        <w:pStyle w:val="Code"/>
        <w:rPr>
          <w:del w:id="2796" w:author="Matthew T. Munson" w:date="2021-04-22T11:24:00Z"/>
        </w:rPr>
      </w:pPr>
      <w:del w:id="2797" w:author="Matthew T. Munson" w:date="2021-04-22T11:24:00Z">
        <w:r w:rsidRPr="006A27C6" w:rsidDel="00A36391">
          <w:delText xml:space="preserve">            this._</w:delText>
        </w:r>
        <w:r w:rsidDel="00A36391">
          <w:delText>set</w:delText>
        </w:r>
        <w:r w:rsidRPr="006A27C6" w:rsidDel="00A36391">
          <w:delText>SpriteElement();</w:delText>
        </w:r>
      </w:del>
    </w:p>
    <w:p w14:paraId="34573734" w14:textId="17B75338" w:rsidR="000635BF" w:rsidRPr="006A27C6" w:rsidDel="00A36391" w:rsidRDefault="000635BF" w:rsidP="00A36391">
      <w:pPr>
        <w:pStyle w:val="Code"/>
        <w:rPr>
          <w:del w:id="2798" w:author="Matthew T. Munson" w:date="2021-04-22T11:24:00Z"/>
        </w:rPr>
      </w:pPr>
      <w:del w:id="2799" w:author="Matthew T. Munson" w:date="2021-04-22T11:24:00Z">
        <w:r w:rsidRPr="006A27C6" w:rsidDel="00A36391">
          <w:delText xml:space="preserve">        else</w:delText>
        </w:r>
      </w:del>
    </w:p>
    <w:p w14:paraId="10ED8C2D" w14:textId="18ACBA2A" w:rsidR="000635BF" w:rsidRPr="006A27C6" w:rsidDel="00A36391" w:rsidRDefault="000635BF" w:rsidP="00A36391">
      <w:pPr>
        <w:pStyle w:val="Code"/>
        <w:rPr>
          <w:del w:id="2800" w:author="Matthew T. Munson" w:date="2021-04-22T11:24:00Z"/>
        </w:rPr>
      </w:pPr>
      <w:del w:id="2801" w:author="Matthew T. Munson" w:date="2021-04-22T11:24:00Z">
        <w:r w:rsidRPr="006A27C6" w:rsidDel="00A36391">
          <w:delText xml:space="preserve">            this.</w:delText>
        </w:r>
        <w:r w:rsidDel="00A36391">
          <w:delText>_initAnimation</w:delText>
        </w:r>
        <w:r w:rsidRPr="006A27C6" w:rsidDel="00A36391">
          <w:delText>();</w:delText>
        </w:r>
      </w:del>
    </w:p>
    <w:p w14:paraId="04275C5D" w14:textId="71F4BCF4" w:rsidR="000635BF" w:rsidRPr="006A27C6" w:rsidDel="00A36391" w:rsidRDefault="000635BF" w:rsidP="00A36391">
      <w:pPr>
        <w:pStyle w:val="Code"/>
        <w:rPr>
          <w:del w:id="2802" w:author="Matthew T. Munson" w:date="2021-04-22T11:24:00Z"/>
        </w:rPr>
      </w:pPr>
      <w:del w:id="2803" w:author="Matthew T. Munson" w:date="2021-04-22T11:24:00Z">
        <w:r w:rsidRPr="006A27C6" w:rsidDel="00A36391">
          <w:delText xml:space="preserve">    }</w:delText>
        </w:r>
      </w:del>
    </w:p>
    <w:p w14:paraId="1ADD431D" w14:textId="3F57AC1F" w:rsidR="00A36391" w:rsidRPr="006A27C6" w:rsidRDefault="000635BF" w:rsidP="00A36391">
      <w:pPr>
        <w:pStyle w:val="Code"/>
      </w:pPr>
      <w:del w:id="2804" w:author="Matthew T. Munson" w:date="2021-04-22T11:24:00Z">
        <w:r w:rsidRPr="006A27C6" w:rsidDel="00A36391">
          <w:delText>};</w:delText>
        </w:r>
      </w:del>
    </w:p>
    <w:p w14:paraId="5DEEAD54" w14:textId="77777777" w:rsidR="000635BF" w:rsidRPr="006A27C6" w:rsidRDefault="000635BF" w:rsidP="000635BF">
      <w:pPr>
        <w:pStyle w:val="BodyTextCont"/>
      </w:pPr>
      <w:r>
        <w:t xml:space="preserve">Each </w:t>
      </w:r>
      <w:r w:rsidRPr="006A27C6">
        <w:t>time</w:t>
      </w:r>
      <w:r>
        <w:t xml:space="preserve"> the</w:t>
      </w:r>
      <w:r w:rsidRPr="006A27C6">
        <w:t xml:space="preserve"> </w:t>
      </w:r>
      <w:proofErr w:type="spellStart"/>
      <w:r>
        <w:rPr>
          <w:rStyle w:val="CodeInline"/>
        </w:rPr>
        <w:t>update</w:t>
      </w:r>
      <w:r w:rsidRPr="006A27C6">
        <w:rPr>
          <w:rStyle w:val="CodeInline"/>
        </w:rPr>
        <w:t>Animation</w:t>
      </w:r>
      <w:proofErr w:type="spell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r w:rsidRPr="001C31DA">
        <w:rPr>
          <w:rStyle w:val="CodeInline"/>
        </w:rPr>
        <w:t>updateAnimation</w:t>
      </w:r>
      <w:proofErr w:type="spell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r w:rsidRPr="001C31DA">
        <w:rPr>
          <w:rStyle w:val="CodeInline"/>
        </w:rPr>
        <w:t>GameLoop</w:t>
      </w:r>
      <w:proofErr w:type="spellEnd"/>
      <w:r>
        <w:t xml:space="preserve"> </w:t>
      </w:r>
      <w:r w:rsidRPr="001C31DA">
        <w:rPr>
          <w:rStyle w:val="CodeInline"/>
        </w:rPr>
        <w:t>_</w:t>
      </w:r>
      <w:proofErr w:type="spellStart"/>
      <w:r w:rsidRPr="001C31DA">
        <w:rPr>
          <w:rStyle w:val="CodeInline"/>
        </w:rPr>
        <w:t>runLoop</w:t>
      </w:r>
      <w:proofErr w:type="spellEnd"/>
      <w:r w:rsidRPr="001C31DA">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r w:rsidRPr="00BC756F">
        <w:rPr>
          <w:rStyle w:val="CodeInline"/>
        </w:rPr>
        <w:t>updateAnimation</w:t>
      </w:r>
      <w:proofErr w:type="spellEnd"/>
      <w:r w:rsidRPr="00BC756F">
        <w:rPr>
          <w:rStyle w:val="CodeInline"/>
        </w:rPr>
        <w:t>()</w:t>
      </w:r>
      <w:r>
        <w:t xml:space="preserve"> function calls are </w:t>
      </w:r>
      <w:proofErr w:type="spellStart"/>
      <w:r w:rsidRPr="00B203D6">
        <w:rPr>
          <w:rStyle w:val="CodeInline"/>
        </w:rPr>
        <w:t>kMPF</w:t>
      </w:r>
      <w:proofErr w:type="spellEnd"/>
      <w:r>
        <w:t xml:space="preserve"> millisecond apart.</w:t>
      </w:r>
    </w:p>
    <w:p w14:paraId="287C6022" w14:textId="77777777" w:rsidR="000635BF" w:rsidRPr="006A27C6" w:rsidRDefault="000635BF" w:rsidP="000635BF">
      <w:pPr>
        <w:pStyle w:val="Heading3"/>
      </w:pPr>
      <w:commentRangeStart w:id="2805"/>
      <w:r>
        <w:t>Testing Sprite A</w:t>
      </w:r>
      <w:r w:rsidRPr="006A27C6">
        <w:t>nimation</w:t>
      </w:r>
      <w:commentRangeEnd w:id="2805"/>
      <w:r w:rsidR="00A36391">
        <w:rPr>
          <w:rStyle w:val="CommentReference"/>
          <w:rFonts w:asciiTheme="minorHAnsi" w:eastAsiaTheme="minorHAnsi" w:hAnsiTheme="minorHAnsi" w:cstheme="minorBidi"/>
          <w:color w:val="auto"/>
        </w:rPr>
        <w:commentReference w:id="2805"/>
      </w:r>
    </w:p>
    <w:p w14:paraId="4680D26A" w14:textId="77777777"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how the </w:t>
      </w:r>
      <w:r>
        <w:t xml:space="preserve">forward, reverse, and swing modes of animation and the animation speed are under the programmer's control. The </w:t>
      </w:r>
      <w:proofErr w:type="spellStart"/>
      <w:r w:rsidRPr="00A1244D">
        <w:rPr>
          <w:rStyle w:val="CodeInline"/>
        </w:rPr>
        <w:t>MyGame</w:t>
      </w:r>
      <w:proofErr w:type="spellEnd"/>
      <w:r>
        <w:t xml:space="preserve"> object is modified to accomplish these purposes.</w:t>
      </w:r>
    </w:p>
    <w:p w14:paraId="57151315" w14:textId="77777777"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so the details will not be repeated here. Please refer to the source code in the </w:t>
      </w:r>
      <w:proofErr w:type="spellStart"/>
      <w:r w:rsidRPr="00AC694B">
        <w:rPr>
          <w:rStyle w:val="CodeInline"/>
        </w:rPr>
        <w:t>src</w:t>
      </w:r>
      <w:proofErr w:type="spellEnd"/>
      <w:r w:rsidRPr="00AC694B">
        <w:rPr>
          <w:rStyle w:val="CodeInline"/>
        </w:rPr>
        <w:t>/</w:t>
      </w:r>
      <w:proofErr w:type="spellStart"/>
      <w:r w:rsidRPr="00AC694B">
        <w:rPr>
          <w:rStyle w:val="CodeInline"/>
        </w:rPr>
        <w:t>MyGame</w:t>
      </w:r>
      <w:proofErr w:type="spellEnd"/>
      <w:r>
        <w:t xml:space="preserve"> folder for details. </w:t>
      </w:r>
    </w:p>
    <w:p w14:paraId="5E8A0004" w14:textId="77777777" w:rsidR="000635BF" w:rsidRPr="006A27C6" w:rsidRDefault="000635BF" w:rsidP="000635BF">
      <w:pPr>
        <w:pStyle w:val="NumList"/>
        <w:numPr>
          <w:ilvl w:val="0"/>
          <w:numId w:val="14"/>
        </w:numPr>
      </w:pPr>
      <w:r w:rsidRPr="006A27C6">
        <w:t xml:space="preserve">In the </w:t>
      </w:r>
      <w:r>
        <w:rPr>
          <w:rStyle w:val="CodeInline"/>
        </w:rPr>
        <w:t>initialize()</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p>
    <w:p w14:paraId="6F2F8F2A" w14:textId="77777777" w:rsidR="000635BF" w:rsidRDefault="000635BF" w:rsidP="000635BF">
      <w:pPr>
        <w:pStyle w:val="Code"/>
      </w:pPr>
      <w:r w:rsidRPr="006A27C6">
        <w:t>MyGame.prototype.</w:t>
      </w:r>
      <w:r>
        <w:t>initialize</w:t>
      </w:r>
      <w:r w:rsidRPr="006A27C6">
        <w:t xml:space="preserve"> = function() {</w:t>
      </w:r>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69E85F3C" w14:textId="77777777" w:rsidR="000635BF" w:rsidRPr="006A27C6" w:rsidRDefault="000635BF" w:rsidP="000635BF">
      <w:pPr>
        <w:pStyle w:val="Code"/>
      </w:pPr>
      <w:r>
        <w:t xml:space="preserve">    </w:t>
      </w:r>
      <w:r w:rsidRPr="006A27C6">
        <w:t>// The right minion</w:t>
      </w:r>
    </w:p>
    <w:p w14:paraId="129A64FB" w14:textId="77777777" w:rsidR="000635BF" w:rsidRPr="006A27C6" w:rsidRDefault="000635BF" w:rsidP="000635BF">
      <w:pPr>
        <w:pStyle w:val="Code"/>
      </w:pPr>
      <w:r>
        <w:t xml:space="preserve">    </w:t>
      </w:r>
      <w:r w:rsidRPr="006A27C6">
        <w:t>this.</w:t>
      </w:r>
      <w:r>
        <w:t>m</w:t>
      </w:r>
      <w:r w:rsidRPr="006A27C6">
        <w:t>RightMinion= new SpriteAnimateRenderable(this.</w:t>
      </w:r>
      <w:r>
        <w:t>k</w:t>
      </w:r>
      <w:r w:rsidRPr="006A27C6">
        <w:t>MinionSprite);</w:t>
      </w:r>
    </w:p>
    <w:p w14:paraId="48209F0A" w14:textId="77777777" w:rsidR="000635BF" w:rsidRPr="006A27C6" w:rsidRDefault="000635BF" w:rsidP="000635BF">
      <w:pPr>
        <w:pStyle w:val="Code"/>
      </w:pPr>
      <w:r>
        <w:t xml:space="preserve">    </w:t>
      </w:r>
      <w:r w:rsidRPr="006A27C6">
        <w:t>this.</w:t>
      </w:r>
      <w:r>
        <w:t>m</w:t>
      </w:r>
      <w:r w:rsidRPr="006A27C6">
        <w:t>RightMinion.</w:t>
      </w:r>
      <w:r>
        <w:t>set</w:t>
      </w:r>
      <w:r w:rsidRPr="006A27C6">
        <w:t>Color([1, 1, 1, 0]);</w:t>
      </w:r>
    </w:p>
    <w:p w14:paraId="268222C5"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Position(26, 56.5);</w:t>
      </w:r>
    </w:p>
    <w:p w14:paraId="697C94C3"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Size(4, 3.2);</w:t>
      </w:r>
    </w:p>
    <w:p w14:paraId="6B63FBB1" w14:textId="77777777" w:rsidR="000635BF" w:rsidRPr="006A27C6" w:rsidRDefault="000635BF" w:rsidP="000635BF">
      <w:pPr>
        <w:pStyle w:val="Code"/>
      </w:pPr>
      <w:r>
        <w:t xml:space="preserve">    </w:t>
      </w:r>
      <w:r w:rsidRPr="006A27C6">
        <w:t>this.</w:t>
      </w:r>
      <w:r>
        <w:t>m</w:t>
      </w:r>
      <w:r w:rsidRPr="006A27C6">
        <w:t>RightMinion.</w:t>
      </w:r>
      <w:r>
        <w:t>set</w:t>
      </w:r>
      <w:r w:rsidRPr="006A27C6">
        <w:t>SpriteSequence(</w:t>
      </w:r>
    </w:p>
    <w:p w14:paraId="75BBA2FE" w14:textId="77777777" w:rsidR="000635BF" w:rsidRPr="006A27C6" w:rsidRDefault="000635BF" w:rsidP="000635BF">
      <w:pPr>
        <w:pStyle w:val="Code"/>
      </w:pPr>
      <w:r w:rsidRPr="006A27C6">
        <w:t xml:space="preserve">    </w:t>
      </w:r>
      <w:r>
        <w:t xml:space="preserve">    </w:t>
      </w:r>
      <w:r w:rsidRPr="006A27C6">
        <w:t xml:space="preserve">512, 0,     // first element position: top-right, 512 is top, 0 is right     </w:t>
      </w:r>
    </w:p>
    <w:p w14:paraId="3A68E77B" w14:textId="77777777" w:rsidR="000635BF" w:rsidRPr="006A27C6" w:rsidRDefault="000635BF" w:rsidP="000635BF">
      <w:pPr>
        <w:pStyle w:val="Code"/>
      </w:pPr>
      <w:r>
        <w:t xml:space="preserve">    </w:t>
      </w:r>
      <w:r w:rsidRPr="006A27C6">
        <w:t xml:space="preserve">    204,164,    // width x height in pixels</w:t>
      </w:r>
    </w:p>
    <w:p w14:paraId="6585213D" w14:textId="77777777" w:rsidR="000635BF" w:rsidRPr="006A27C6" w:rsidRDefault="000635BF" w:rsidP="000635BF">
      <w:pPr>
        <w:pStyle w:val="Code"/>
      </w:pPr>
      <w:r>
        <w:t xml:space="preserve">    </w:t>
      </w:r>
      <w:r w:rsidRPr="006A27C6">
        <w:t xml:space="preserve">    5,          // number of elements in this sequence</w:t>
      </w:r>
    </w:p>
    <w:p w14:paraId="3F590CE8" w14:textId="77777777" w:rsidR="000635BF" w:rsidRPr="006A27C6" w:rsidRDefault="000635BF" w:rsidP="000635BF">
      <w:pPr>
        <w:pStyle w:val="Code"/>
      </w:pPr>
      <w:r>
        <w:t xml:space="preserve">    </w:t>
      </w:r>
      <w:r w:rsidRPr="006A27C6">
        <w:t xml:space="preserve">    0);         /</w:t>
      </w:r>
      <w:r>
        <w:t>/ horizontal padding in between</w:t>
      </w:r>
    </w:p>
    <w:p w14:paraId="565101C3" w14:textId="77777777" w:rsidR="000635BF" w:rsidRPr="006A27C6" w:rsidRDefault="000635BF" w:rsidP="000635BF">
      <w:pPr>
        <w:pStyle w:val="Code"/>
      </w:pPr>
      <w:r>
        <w:t xml:space="preserve">    </w:t>
      </w:r>
      <w:r w:rsidRPr="006A27C6">
        <w:t>this.</w:t>
      </w:r>
      <w:r>
        <w:t>m</w:t>
      </w:r>
      <w:r w:rsidRPr="006A27C6">
        <w:t>RightMinion.</w:t>
      </w:r>
      <w:r>
        <w:t>set</w:t>
      </w:r>
      <w:r w:rsidRPr="006A27C6">
        <w:t>AnimationType(SpriteAnimateRenderable.eAnimationType.eAnimateRight);</w:t>
      </w:r>
    </w:p>
    <w:p w14:paraId="7CBD7BBD" w14:textId="77777777" w:rsidR="000635BF" w:rsidRPr="006A27C6" w:rsidRDefault="000635BF" w:rsidP="000635BF">
      <w:pPr>
        <w:pStyle w:val="Code"/>
      </w:pPr>
      <w:r>
        <w:t xml:space="preserve">    </w:t>
      </w:r>
      <w:r w:rsidRPr="006A27C6">
        <w:t>this.</w:t>
      </w:r>
      <w:r>
        <w:t>m</w:t>
      </w:r>
      <w:r w:rsidRPr="006A27C6">
        <w:t>RightMinion.</w:t>
      </w:r>
      <w:r>
        <w:t>set</w:t>
      </w:r>
      <w:r w:rsidRPr="006A27C6">
        <w:t>AnimationSpeed(50);</w:t>
      </w:r>
    </w:p>
    <w:p w14:paraId="0C410311" w14:textId="77777777" w:rsidR="000635BF" w:rsidRPr="006A27C6" w:rsidRDefault="000635BF" w:rsidP="000635BF">
      <w:pPr>
        <w:pStyle w:val="Code"/>
      </w:pPr>
      <w:r w:rsidRPr="006A27C6">
        <w:t xml:space="preserve">                            </w:t>
      </w:r>
    </w:p>
    <w:p w14:paraId="351F4AF7" w14:textId="77777777" w:rsidR="000635BF" w:rsidRPr="006A27C6" w:rsidRDefault="000635BF" w:rsidP="000635BF">
      <w:pPr>
        <w:pStyle w:val="Code"/>
      </w:pPr>
      <w:r>
        <w:t xml:space="preserve">    </w:t>
      </w:r>
      <w:r w:rsidRPr="006A27C6">
        <w:t>// the left minion</w:t>
      </w:r>
    </w:p>
    <w:p w14:paraId="0C8BAA85" w14:textId="77777777" w:rsidR="000635BF" w:rsidRPr="006A27C6" w:rsidRDefault="000635BF" w:rsidP="000635BF">
      <w:pPr>
        <w:pStyle w:val="Code"/>
      </w:pPr>
      <w:r>
        <w:lastRenderedPageBreak/>
        <w:t xml:space="preserve">    </w:t>
      </w:r>
      <w:r w:rsidRPr="006A27C6">
        <w:t>this.</w:t>
      </w:r>
      <w:r>
        <w:t>m</w:t>
      </w:r>
      <w:r w:rsidRPr="006A27C6">
        <w:t>LeftMinion= new SpriteAnimateRenderable(this.</w:t>
      </w:r>
      <w:r>
        <w:t>k</w:t>
      </w:r>
      <w:r w:rsidRPr="006A27C6">
        <w:t>MinionSprite);</w:t>
      </w:r>
    </w:p>
    <w:p w14:paraId="65195A0D" w14:textId="77777777" w:rsidR="000635BF" w:rsidRPr="006A27C6" w:rsidRDefault="000635BF" w:rsidP="000635BF">
      <w:pPr>
        <w:pStyle w:val="Code"/>
      </w:pPr>
      <w:r>
        <w:t xml:space="preserve">    </w:t>
      </w:r>
      <w:r w:rsidRPr="006A27C6">
        <w:t>this.</w:t>
      </w:r>
      <w:r>
        <w:t>m</w:t>
      </w:r>
      <w:r w:rsidRPr="006A27C6">
        <w:t>LeftMinion.</w:t>
      </w:r>
      <w:r>
        <w:t>set</w:t>
      </w:r>
      <w:r w:rsidRPr="006A27C6">
        <w:t>Color([1, 1, 1, 0]);</w:t>
      </w:r>
    </w:p>
    <w:p w14:paraId="18A0853C"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Position(15, 56.5);</w:t>
      </w:r>
    </w:p>
    <w:p w14:paraId="61240079"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Size(4, 3.2);</w:t>
      </w:r>
    </w:p>
    <w:p w14:paraId="3D330C35" w14:textId="77777777" w:rsidR="000635BF" w:rsidRPr="006A27C6" w:rsidRDefault="000635BF" w:rsidP="000635BF">
      <w:pPr>
        <w:pStyle w:val="Code"/>
      </w:pPr>
      <w:r>
        <w:t xml:space="preserve">    </w:t>
      </w:r>
      <w:r w:rsidRPr="006A27C6">
        <w:t>this.</w:t>
      </w:r>
      <w:r>
        <w:t>m</w:t>
      </w:r>
      <w:r w:rsidRPr="006A27C6">
        <w:t>LeftMinion.</w:t>
      </w:r>
      <w:r>
        <w:t>set</w:t>
      </w:r>
      <w:r w:rsidRPr="006A27C6">
        <w:t>SpriteSequence(</w:t>
      </w:r>
    </w:p>
    <w:p w14:paraId="6A681675" w14:textId="77777777" w:rsidR="000635BF" w:rsidRPr="006A27C6" w:rsidRDefault="000635BF" w:rsidP="000635BF">
      <w:pPr>
        <w:pStyle w:val="Code"/>
      </w:pPr>
      <w:r w:rsidRPr="006A27C6">
        <w:t xml:space="preserve">    </w:t>
      </w:r>
      <w:r>
        <w:t xml:space="preserve">    </w:t>
      </w:r>
      <w:r w:rsidRPr="006A27C6">
        <w:t>348, 0,     // first element: top-right, 164 from 512 is top, 0 is right</w:t>
      </w:r>
    </w:p>
    <w:p w14:paraId="3632721A" w14:textId="77777777" w:rsidR="000635BF" w:rsidRPr="006A27C6" w:rsidRDefault="000635BF" w:rsidP="000635BF">
      <w:pPr>
        <w:pStyle w:val="Code"/>
      </w:pPr>
      <w:r>
        <w:t xml:space="preserve">    </w:t>
      </w:r>
      <w:r w:rsidRPr="006A27C6">
        <w:t xml:space="preserve">    204,164,    // widthxheight in pixels</w:t>
      </w:r>
    </w:p>
    <w:p w14:paraId="485022FD" w14:textId="77777777" w:rsidR="000635BF" w:rsidRPr="006A27C6" w:rsidRDefault="000635BF" w:rsidP="000635BF">
      <w:pPr>
        <w:pStyle w:val="Code"/>
      </w:pPr>
      <w:r>
        <w:t xml:space="preserve">    </w:t>
      </w:r>
      <w:r w:rsidRPr="006A27C6">
        <w:t xml:space="preserve">    5,          // number of elements in this sequence</w:t>
      </w:r>
    </w:p>
    <w:p w14:paraId="455B320E" w14:textId="77777777" w:rsidR="000635BF" w:rsidRPr="006A27C6" w:rsidRDefault="000635BF" w:rsidP="000635BF">
      <w:pPr>
        <w:pStyle w:val="Code"/>
      </w:pPr>
      <w:r>
        <w:t xml:space="preserve">    </w:t>
      </w:r>
      <w:r w:rsidRPr="006A27C6">
        <w:t xml:space="preserve">    0);         /</w:t>
      </w:r>
      <w:r>
        <w:t>/ horizontal padding in between</w:t>
      </w:r>
    </w:p>
    <w:p w14:paraId="569C1D60" w14:textId="77777777" w:rsidR="000635BF" w:rsidRPr="006A27C6" w:rsidRDefault="000635BF" w:rsidP="000635BF">
      <w:pPr>
        <w:pStyle w:val="Code"/>
      </w:pPr>
      <w:r>
        <w:t xml:space="preserve">    </w:t>
      </w:r>
      <w:r w:rsidRPr="006A27C6">
        <w:t>this.</w:t>
      </w:r>
      <w:r>
        <w:t>m</w:t>
      </w:r>
      <w:r w:rsidRPr="006A27C6">
        <w:t>LeftMinion.</w:t>
      </w:r>
      <w:r>
        <w:t>set</w:t>
      </w:r>
      <w:r w:rsidRPr="006A27C6">
        <w:t>AnimationType(SpriteAnimateRenderable.eAnimationType.eAnimateRight);</w:t>
      </w:r>
    </w:p>
    <w:p w14:paraId="3E1FC0FE" w14:textId="77777777" w:rsidR="000635BF" w:rsidRDefault="000635BF" w:rsidP="000635BF">
      <w:pPr>
        <w:pStyle w:val="Code"/>
      </w:pPr>
      <w:r>
        <w:t xml:space="preserve">    </w:t>
      </w:r>
      <w:r w:rsidRPr="006A27C6">
        <w:t>this.</w:t>
      </w:r>
      <w:r>
        <w:t>m</w:t>
      </w:r>
      <w:r w:rsidRPr="006A27C6">
        <w:t>LeftMinion.</w:t>
      </w:r>
      <w:r>
        <w:t>set</w:t>
      </w:r>
      <w:r w:rsidRPr="006A27C6">
        <w:t>AnimationSpeed(50);</w:t>
      </w:r>
    </w:p>
    <w:p w14:paraId="633BB74C" w14:textId="77777777" w:rsidR="000635BF" w:rsidRDefault="000635BF" w:rsidP="000635BF">
      <w:pPr>
        <w:pStyle w:val="Code"/>
      </w:pPr>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77777777" w:rsidR="000635BF" w:rsidRPr="006A27C6" w:rsidRDefault="000635BF" w:rsidP="000635BF">
      <w:pPr>
        <w:pStyle w:val="BodyTextCont"/>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Additionally, in this case, it is essential to call the </w:t>
      </w:r>
      <w:proofErr w:type="spellStart"/>
      <w:r w:rsidRPr="00793720">
        <w:rPr>
          <w:rStyle w:val="CodeInline"/>
        </w:rPr>
        <w:t>setSpriteSequence</w:t>
      </w:r>
      <w:proofErr w:type="spell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0635BF">
      <w:pPr>
        <w:pStyle w:val="NumList"/>
        <w:numPr>
          <w:ilvl w:val="0"/>
          <w:numId w:val="14"/>
        </w:numPr>
      </w:pPr>
      <w:r>
        <w:t xml:space="preserve">The </w:t>
      </w:r>
      <w:r w:rsidRPr="000A0087">
        <w:rPr>
          <w:rStyle w:val="CodeInline"/>
        </w:rPr>
        <w:t>update()</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77777777" w:rsidR="000635BF" w:rsidRPr="006A27C6" w:rsidRDefault="000635BF" w:rsidP="000635BF">
      <w:pPr>
        <w:pStyle w:val="Code"/>
      </w:pPr>
      <w:r w:rsidRPr="006A27C6">
        <w:t>MyGame.prototype.</w:t>
      </w:r>
      <w:r>
        <w:t>update</w:t>
      </w:r>
      <w:r w:rsidRPr="006A27C6">
        <w:t xml:space="preserve"> = function()</w:t>
      </w:r>
      <w:r>
        <w:t xml:space="preserve"> </w:t>
      </w:r>
      <w:r w:rsidRPr="006A27C6">
        <w:t>{</w:t>
      </w:r>
    </w:p>
    <w:p w14:paraId="72335042" w14:textId="77777777" w:rsidR="000635BF" w:rsidRDefault="000635BF" w:rsidP="000635BF">
      <w:pPr>
        <w:pStyle w:val="Code"/>
      </w:pPr>
      <w:r w:rsidRPr="006A27C6">
        <w:t xml:space="preserve">    </w:t>
      </w:r>
      <w:r>
        <w:t>// … Identical to previous code …</w:t>
      </w:r>
    </w:p>
    <w:p w14:paraId="359AF740" w14:textId="77777777" w:rsidR="000635BF" w:rsidRPr="006A27C6" w:rsidRDefault="000635BF" w:rsidP="000635BF">
      <w:pPr>
        <w:pStyle w:val="Code"/>
      </w:pPr>
      <w:r w:rsidRPr="006A27C6">
        <w:t xml:space="preserve">    </w:t>
      </w:r>
    </w:p>
    <w:p w14:paraId="150C3515" w14:textId="77777777" w:rsidR="000635BF" w:rsidRPr="006A27C6" w:rsidRDefault="000635BF" w:rsidP="000635BF">
      <w:pPr>
        <w:pStyle w:val="Code"/>
      </w:pPr>
      <w:r w:rsidRPr="006A27C6">
        <w:t xml:space="preserve">    // remember to update </w:t>
      </w:r>
      <w:r>
        <w:t>the minion's animation</w:t>
      </w:r>
    </w:p>
    <w:p w14:paraId="105D3083" w14:textId="77777777" w:rsidR="000635BF" w:rsidRPr="006A27C6" w:rsidRDefault="000635BF" w:rsidP="000635BF">
      <w:pPr>
        <w:pStyle w:val="Code"/>
      </w:pPr>
      <w:r w:rsidRPr="006A27C6">
        <w:t xml:space="preserve">    this.</w:t>
      </w:r>
      <w:r>
        <w:t>m</w:t>
      </w:r>
      <w:r w:rsidRPr="006A27C6">
        <w:t>RightMinion.</w:t>
      </w:r>
      <w:r>
        <w:t>update</w:t>
      </w:r>
      <w:r w:rsidRPr="006A27C6">
        <w:t>Animation();</w:t>
      </w:r>
    </w:p>
    <w:p w14:paraId="621AC8CF" w14:textId="77777777" w:rsidR="000635BF" w:rsidRPr="006A27C6" w:rsidRDefault="000635BF" w:rsidP="000635BF">
      <w:pPr>
        <w:pStyle w:val="Code"/>
      </w:pPr>
      <w:r w:rsidRPr="006A27C6">
        <w:t xml:space="preserve">    this.</w:t>
      </w:r>
      <w:r>
        <w:t>m</w:t>
      </w:r>
      <w:r w:rsidRPr="006A27C6">
        <w:t>LeftMinion.</w:t>
      </w:r>
      <w:r>
        <w:t>update</w:t>
      </w:r>
      <w:r w:rsidRPr="006A27C6">
        <w:t>Animation();</w:t>
      </w:r>
    </w:p>
    <w:p w14:paraId="3896A862" w14:textId="77777777" w:rsidR="000635BF" w:rsidRPr="006A27C6" w:rsidRDefault="000635BF" w:rsidP="000635BF">
      <w:pPr>
        <w:pStyle w:val="Code"/>
      </w:pPr>
      <w:r w:rsidRPr="006A27C6">
        <w:t xml:space="preserve">    </w:t>
      </w:r>
    </w:p>
    <w:p w14:paraId="06C682C2" w14:textId="77777777" w:rsidR="000635BF" w:rsidRPr="006A27C6" w:rsidRDefault="000635BF" w:rsidP="000635BF">
      <w:pPr>
        <w:pStyle w:val="Code"/>
      </w:pPr>
      <w:r w:rsidRPr="006A27C6">
        <w:t xml:space="preserve">    // Animate left on the sprite sheet</w:t>
      </w:r>
    </w:p>
    <w:p w14:paraId="08930713" w14:textId="77777777" w:rsidR="000635BF" w:rsidRPr="006A27C6" w:rsidRDefault="000635BF" w:rsidP="000635BF">
      <w:pPr>
        <w:pStyle w:val="Code"/>
      </w:pPr>
      <w:r w:rsidRPr="006A27C6">
        <w:t xml:space="preserve">    if (gEngine.Input.</w:t>
      </w:r>
      <w:r>
        <w:t>isKey</w:t>
      </w:r>
      <w:r w:rsidRPr="006A27C6">
        <w:t>Clicked(gEngine.Input.</w:t>
      </w:r>
      <w:r>
        <w:t>keys</w:t>
      </w:r>
      <w:r w:rsidRPr="006A27C6">
        <w:t>.One)) {</w:t>
      </w:r>
    </w:p>
    <w:p w14:paraId="0B831908" w14:textId="77777777" w:rsidR="000635BF" w:rsidRDefault="000635BF" w:rsidP="000635BF">
      <w:pPr>
        <w:pStyle w:val="Code"/>
      </w:pPr>
      <w:r w:rsidRPr="006A27C6">
        <w:t xml:space="preserve">        this.</w:t>
      </w:r>
      <w:r>
        <w:t>m</w:t>
      </w:r>
      <w:r w:rsidRPr="006A27C6">
        <w:t>RightMinion.</w:t>
      </w:r>
      <w:r>
        <w:t>set</w:t>
      </w:r>
      <w:r w:rsidRPr="006A27C6">
        <w:t>AnimationType(</w:t>
      </w:r>
    </w:p>
    <w:p w14:paraId="3F63F311" w14:textId="77777777" w:rsidR="000635BF" w:rsidRDefault="000635BF" w:rsidP="000635BF">
      <w:pPr>
        <w:pStyle w:val="Code"/>
        <w:ind w:firstLine="720"/>
      </w:pPr>
      <w:r>
        <w:t xml:space="preserve">    </w:t>
      </w:r>
      <w:r w:rsidRPr="006A27C6">
        <w:t>SpriteAnimateRenderable.eAnimationType.eAnimateLeft);</w:t>
      </w:r>
    </w:p>
    <w:p w14:paraId="78709EA0" w14:textId="77777777" w:rsidR="000635BF" w:rsidRDefault="000635BF" w:rsidP="000635BF">
      <w:pPr>
        <w:pStyle w:val="Code"/>
      </w:pPr>
      <w:r w:rsidRPr="006A27C6">
        <w:t xml:space="preserve">        this.</w:t>
      </w:r>
      <w:r>
        <w:t>m</w:t>
      </w:r>
      <w:r w:rsidRPr="006A27C6">
        <w:t>LeftMinion.</w:t>
      </w:r>
      <w:r>
        <w:t>set</w:t>
      </w:r>
      <w:r w:rsidRPr="006A27C6">
        <w:t>AnimationType(</w:t>
      </w:r>
    </w:p>
    <w:p w14:paraId="13825CF5" w14:textId="77777777" w:rsidR="000635BF" w:rsidRDefault="000635BF" w:rsidP="000635BF">
      <w:pPr>
        <w:pStyle w:val="Code"/>
        <w:ind w:firstLine="720"/>
      </w:pPr>
      <w:r>
        <w:t xml:space="preserve">    </w:t>
      </w:r>
      <w:r w:rsidRPr="006A27C6">
        <w:t>SpriteAnimateRenderable.eAnimationType.eAnimateLeft);</w:t>
      </w:r>
    </w:p>
    <w:p w14:paraId="0B34EE29" w14:textId="77777777" w:rsidR="000635BF" w:rsidRPr="006A27C6" w:rsidRDefault="000635BF" w:rsidP="000635BF">
      <w:pPr>
        <w:pStyle w:val="Code"/>
      </w:pPr>
      <w:r w:rsidRPr="006A27C6">
        <w:t xml:space="preserve">    }</w:t>
      </w:r>
    </w:p>
    <w:p w14:paraId="08A1557E" w14:textId="77777777" w:rsidR="000635BF" w:rsidRPr="006A27C6" w:rsidRDefault="000635BF" w:rsidP="000635BF">
      <w:pPr>
        <w:pStyle w:val="Code"/>
      </w:pPr>
      <w:r w:rsidRPr="006A27C6">
        <w:t xml:space="preserve">    </w:t>
      </w:r>
    </w:p>
    <w:p w14:paraId="305977E6" w14:textId="77777777" w:rsidR="000635BF" w:rsidRPr="006A27C6" w:rsidRDefault="000635BF" w:rsidP="000635BF">
      <w:pPr>
        <w:pStyle w:val="Code"/>
      </w:pPr>
      <w:r w:rsidRPr="006A27C6">
        <w:t xml:space="preserve">    // swing animation </w:t>
      </w:r>
    </w:p>
    <w:p w14:paraId="73598413" w14:textId="77777777" w:rsidR="000635BF" w:rsidRPr="006A27C6" w:rsidRDefault="000635BF" w:rsidP="000635BF">
      <w:pPr>
        <w:pStyle w:val="Code"/>
      </w:pPr>
      <w:r w:rsidRPr="006A27C6">
        <w:t xml:space="preserve">    if (gEngine.Input.</w:t>
      </w:r>
      <w:r>
        <w:t>isKey</w:t>
      </w:r>
      <w:r w:rsidRPr="006A27C6">
        <w:t>Clicked(gEngine.Input.</w:t>
      </w:r>
      <w:r>
        <w:t>keys</w:t>
      </w:r>
      <w:r w:rsidRPr="006A27C6">
        <w:t>.Two)) {</w:t>
      </w:r>
    </w:p>
    <w:p w14:paraId="4C2CBEB8" w14:textId="77777777" w:rsidR="000635BF" w:rsidRDefault="000635BF" w:rsidP="000635BF">
      <w:pPr>
        <w:pStyle w:val="Code"/>
      </w:pPr>
      <w:r w:rsidRPr="006A27C6">
        <w:t xml:space="preserve">        this.</w:t>
      </w:r>
      <w:r>
        <w:t>m</w:t>
      </w:r>
      <w:r w:rsidRPr="006A27C6">
        <w:t>RightMinion.</w:t>
      </w:r>
      <w:r>
        <w:t>set</w:t>
      </w:r>
      <w:r w:rsidRPr="006A27C6">
        <w:t>AnimationType(</w:t>
      </w:r>
    </w:p>
    <w:p w14:paraId="6B9D6F62" w14:textId="77777777" w:rsidR="000635BF" w:rsidRDefault="000635BF" w:rsidP="000635BF">
      <w:pPr>
        <w:pStyle w:val="Code"/>
        <w:ind w:firstLine="720"/>
      </w:pPr>
      <w:r>
        <w:lastRenderedPageBreak/>
        <w:t xml:space="preserve">    </w:t>
      </w:r>
      <w:r w:rsidRPr="006A27C6">
        <w:t>SpriteAnimateRenderable.eAnimationType.eAnimateSwing);</w:t>
      </w:r>
    </w:p>
    <w:p w14:paraId="11C6FAF1" w14:textId="77777777" w:rsidR="000635BF" w:rsidRDefault="000635BF" w:rsidP="000635BF">
      <w:pPr>
        <w:pStyle w:val="Code"/>
      </w:pPr>
      <w:r w:rsidRPr="006A27C6">
        <w:t xml:space="preserve">        this.</w:t>
      </w:r>
      <w:r>
        <w:t>m</w:t>
      </w:r>
      <w:r w:rsidRPr="006A27C6">
        <w:t>LeftMinion.</w:t>
      </w:r>
      <w:r>
        <w:t>set</w:t>
      </w:r>
      <w:r w:rsidRPr="006A27C6">
        <w:t>AnimationType(</w:t>
      </w:r>
    </w:p>
    <w:p w14:paraId="1995983D" w14:textId="77777777" w:rsidR="000635BF" w:rsidRDefault="000635BF" w:rsidP="000635BF">
      <w:pPr>
        <w:pStyle w:val="Code"/>
        <w:ind w:firstLine="720"/>
      </w:pPr>
      <w:r>
        <w:t xml:space="preserve">    </w:t>
      </w:r>
      <w:r w:rsidRPr="006A27C6">
        <w:t>SpriteAnimateRenderable.eAnimationType.eAnimateSwing);</w:t>
      </w:r>
    </w:p>
    <w:p w14:paraId="1AFE27D7" w14:textId="77777777" w:rsidR="000635BF" w:rsidRPr="006A27C6" w:rsidRDefault="000635BF" w:rsidP="000635BF">
      <w:pPr>
        <w:pStyle w:val="Code"/>
      </w:pPr>
      <w:r w:rsidRPr="006A27C6">
        <w:t xml:space="preserve">    }</w:t>
      </w:r>
    </w:p>
    <w:p w14:paraId="234B281E" w14:textId="77777777" w:rsidR="000635BF" w:rsidRPr="006A27C6" w:rsidRDefault="000635BF" w:rsidP="000635BF">
      <w:pPr>
        <w:pStyle w:val="Code"/>
      </w:pPr>
      <w:r w:rsidRPr="006A27C6">
        <w:t xml:space="preserve">    </w:t>
      </w:r>
    </w:p>
    <w:p w14:paraId="154EC58B" w14:textId="77777777" w:rsidR="000635BF" w:rsidRPr="006A27C6" w:rsidRDefault="000635BF" w:rsidP="000635BF">
      <w:pPr>
        <w:pStyle w:val="Code"/>
      </w:pPr>
      <w:r w:rsidRPr="006A27C6">
        <w:t xml:space="preserve">    // Animate right on the sprite sheet</w:t>
      </w:r>
    </w:p>
    <w:p w14:paraId="09FD1348" w14:textId="77777777" w:rsidR="000635BF" w:rsidRPr="006A27C6" w:rsidRDefault="000635BF" w:rsidP="000635BF">
      <w:pPr>
        <w:pStyle w:val="Code"/>
      </w:pPr>
      <w:r w:rsidRPr="006A27C6">
        <w:t xml:space="preserve">    if (gEngine.Input.</w:t>
      </w:r>
      <w:r>
        <w:t>isKey</w:t>
      </w:r>
      <w:r w:rsidRPr="006A27C6">
        <w:t>Clicked(gEngine.Input.</w:t>
      </w:r>
      <w:r>
        <w:t>keys</w:t>
      </w:r>
      <w:r w:rsidRPr="006A27C6">
        <w:t>.Three)) {</w:t>
      </w:r>
    </w:p>
    <w:p w14:paraId="4CD963F5" w14:textId="77777777" w:rsidR="000635BF" w:rsidRDefault="000635BF" w:rsidP="000635BF">
      <w:pPr>
        <w:pStyle w:val="Code"/>
      </w:pPr>
      <w:r w:rsidRPr="006A27C6">
        <w:t xml:space="preserve">        this.</w:t>
      </w:r>
      <w:r>
        <w:t>m</w:t>
      </w:r>
      <w:r w:rsidRPr="006A27C6">
        <w:t>RightMinion.</w:t>
      </w:r>
      <w:r>
        <w:t>set</w:t>
      </w:r>
      <w:r w:rsidRPr="006A27C6">
        <w:t>AnimationType(</w:t>
      </w:r>
    </w:p>
    <w:p w14:paraId="4ADC8DB0" w14:textId="77777777" w:rsidR="000635BF" w:rsidRDefault="000635BF" w:rsidP="000635BF">
      <w:pPr>
        <w:pStyle w:val="Code"/>
        <w:ind w:firstLine="720"/>
      </w:pPr>
      <w:r>
        <w:t xml:space="preserve">    </w:t>
      </w:r>
      <w:r w:rsidRPr="006A27C6">
        <w:t>SpriteAnimateRenderable.eAnimationType.eAnimateRight);</w:t>
      </w:r>
    </w:p>
    <w:p w14:paraId="0A34710F" w14:textId="77777777" w:rsidR="000635BF" w:rsidRDefault="000635BF" w:rsidP="000635BF">
      <w:pPr>
        <w:pStyle w:val="Code"/>
      </w:pPr>
      <w:r w:rsidRPr="006A27C6">
        <w:t xml:space="preserve">        this.</w:t>
      </w:r>
      <w:r>
        <w:t>m</w:t>
      </w:r>
      <w:r w:rsidRPr="006A27C6">
        <w:t>LeftMinion.</w:t>
      </w:r>
      <w:r>
        <w:t>set</w:t>
      </w:r>
      <w:r w:rsidRPr="006A27C6">
        <w:t>AnimationType(</w:t>
      </w:r>
    </w:p>
    <w:p w14:paraId="18E1F0F1" w14:textId="77777777" w:rsidR="000635BF" w:rsidRDefault="000635BF" w:rsidP="000635BF">
      <w:pPr>
        <w:pStyle w:val="Code"/>
        <w:ind w:firstLine="720"/>
      </w:pPr>
      <w:r>
        <w:t xml:space="preserve">    </w:t>
      </w:r>
      <w:r w:rsidRPr="006A27C6">
        <w:t>SpriteAnimateRenderable.eAnimationType.eAnimateRight);</w:t>
      </w:r>
    </w:p>
    <w:p w14:paraId="2EE512A3" w14:textId="77777777" w:rsidR="000635BF" w:rsidRPr="006A27C6" w:rsidRDefault="000635BF" w:rsidP="000635BF">
      <w:pPr>
        <w:pStyle w:val="Code"/>
      </w:pPr>
      <w:r w:rsidRPr="006A27C6">
        <w:t xml:space="preserve">    }</w:t>
      </w:r>
    </w:p>
    <w:p w14:paraId="2508BCD3" w14:textId="77777777" w:rsidR="000635BF" w:rsidRPr="006A27C6" w:rsidRDefault="000635BF" w:rsidP="000635BF">
      <w:pPr>
        <w:pStyle w:val="Code"/>
      </w:pPr>
      <w:r w:rsidRPr="006A27C6">
        <w:t xml:space="preserve">    </w:t>
      </w:r>
    </w:p>
    <w:p w14:paraId="5B40BAAD" w14:textId="77777777" w:rsidR="000635BF" w:rsidRPr="006A27C6" w:rsidRDefault="000635BF" w:rsidP="000635BF">
      <w:pPr>
        <w:pStyle w:val="Code"/>
      </w:pPr>
      <w:r w:rsidRPr="006A27C6">
        <w:t xml:space="preserve">    // decrease the duration of showing sprite elements, speeding up </w:t>
      </w:r>
      <w:r>
        <w:t xml:space="preserve">the </w:t>
      </w:r>
      <w:r w:rsidRPr="006A27C6">
        <w:t>animation</w:t>
      </w:r>
    </w:p>
    <w:p w14:paraId="5D465863" w14:textId="77777777" w:rsidR="000635BF" w:rsidRPr="006A27C6" w:rsidRDefault="000635BF" w:rsidP="000635BF">
      <w:pPr>
        <w:pStyle w:val="Code"/>
      </w:pPr>
      <w:r w:rsidRPr="006A27C6">
        <w:t xml:space="preserve">    if (gEngine.Input.</w:t>
      </w:r>
      <w:r>
        <w:t>isKey</w:t>
      </w:r>
      <w:r w:rsidRPr="006A27C6">
        <w:t>Clicked(gEngine.Input.</w:t>
      </w:r>
      <w:r>
        <w:t>keys</w:t>
      </w:r>
      <w:r w:rsidRPr="006A27C6">
        <w:t>.Four)) {</w:t>
      </w:r>
    </w:p>
    <w:p w14:paraId="6EB9AA20"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63C0777F"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9B5364D" w14:textId="77777777" w:rsidR="000635BF" w:rsidRPr="006A27C6" w:rsidRDefault="000635BF" w:rsidP="000635BF">
      <w:pPr>
        <w:pStyle w:val="Code"/>
      </w:pPr>
      <w:r w:rsidRPr="006A27C6">
        <w:t xml:space="preserve">    }</w:t>
      </w:r>
    </w:p>
    <w:p w14:paraId="67F108C7" w14:textId="77777777" w:rsidR="000635BF" w:rsidRPr="006A27C6" w:rsidRDefault="000635BF" w:rsidP="000635BF">
      <w:pPr>
        <w:pStyle w:val="Code"/>
      </w:pPr>
      <w:r w:rsidRPr="006A27C6">
        <w:t xml:space="preserve">    </w:t>
      </w:r>
    </w:p>
    <w:p w14:paraId="24EAAE36" w14:textId="77777777" w:rsidR="000635BF" w:rsidRPr="006A27C6" w:rsidRDefault="000635BF" w:rsidP="000635BF">
      <w:pPr>
        <w:pStyle w:val="Code"/>
      </w:pPr>
      <w:r w:rsidRPr="006A27C6">
        <w:t xml:space="preserve">    // increase the duration of showing sprite elements, slowing </w:t>
      </w:r>
      <w:r>
        <w:t xml:space="preserve">down </w:t>
      </w:r>
      <w:r w:rsidRPr="006A27C6">
        <w:t>the animation</w:t>
      </w:r>
    </w:p>
    <w:p w14:paraId="5A2A0104" w14:textId="77777777" w:rsidR="000635BF" w:rsidRPr="006A27C6" w:rsidRDefault="000635BF" w:rsidP="000635BF">
      <w:pPr>
        <w:pStyle w:val="Code"/>
      </w:pPr>
      <w:r w:rsidRPr="006A27C6">
        <w:t xml:space="preserve">    if (gEngine.Input.</w:t>
      </w:r>
      <w:r>
        <w:t>isKey</w:t>
      </w:r>
      <w:r w:rsidRPr="006A27C6">
        <w:t>Clicked(gEngine.Input.</w:t>
      </w:r>
      <w:r>
        <w:t>keys</w:t>
      </w:r>
      <w:r w:rsidRPr="006A27C6">
        <w:t>.Five)) {</w:t>
      </w:r>
    </w:p>
    <w:p w14:paraId="1875E786"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7E3FB6D3"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D55B0DD" w14:textId="77777777" w:rsidR="000635BF" w:rsidRPr="006A27C6" w:rsidRDefault="000635BF" w:rsidP="000635BF">
      <w:pPr>
        <w:pStyle w:val="Code"/>
      </w:pPr>
      <w:r w:rsidRPr="006A27C6">
        <w:t xml:space="preserve">    }</w:t>
      </w:r>
    </w:p>
    <w:p w14:paraId="0B6F0400" w14:textId="77777777" w:rsidR="000635BF" w:rsidRPr="006A27C6" w:rsidRDefault="000635BF" w:rsidP="000635BF">
      <w:pPr>
        <w:pStyle w:val="Code"/>
      </w:pPr>
      <w:r w:rsidRPr="006A27C6">
        <w:t>};</w:t>
      </w:r>
    </w:p>
    <w:p w14:paraId="3CF93543" w14:textId="77777777" w:rsidR="000635BF" w:rsidRPr="006A27C6" w:rsidRDefault="000635BF" w:rsidP="000635BF">
      <w:pPr>
        <w:pStyle w:val="BodyTextCont"/>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lastRenderedPageBreak/>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0635BF">
      <w:pPr>
        <w:pStyle w:val="BodyTextCon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lastRenderedPageBreak/>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7777777"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t>
      </w:r>
      <w:r w:rsidRPr="00EE0655">
        <w:rPr>
          <w:rStyle w:val="CodeInline"/>
        </w:rPr>
        <w:t>C</w:t>
      </w:r>
      <w:r>
        <w:rPr>
          <w:rStyle w:val="CodeInline"/>
        </w:rPr>
        <w:t>hapter5/5.4</w:t>
      </w:r>
      <w:r w:rsidRPr="00EE0655">
        <w:rPr>
          <w:rStyle w:val="CodeInline"/>
        </w:rPr>
        <w:t>.</w:t>
      </w:r>
      <w:r>
        <w:rPr>
          <w:rStyle w:val="CodeInline"/>
        </w:rPr>
        <w:t>FontSupport</w:t>
      </w:r>
      <w:r>
        <w:t xml:space="preserve"> fo</w:t>
      </w:r>
      <w:r w:rsidRPr="009B6F1C">
        <w:t>lder</w:t>
      </w:r>
      <w:r w:rsidRPr="004E33BF">
        <w:t>.</w:t>
      </w:r>
    </w:p>
    <w:p w14:paraId="6DAABFB6" w14:textId="77777777" w:rsidR="000635BF" w:rsidRDefault="000635BF" w:rsidP="000635BF">
      <w:pPr>
        <w:pStyle w:val="Figure"/>
      </w:pPr>
      <w:r>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0635BF">
      <w:pPr>
        <w:pStyle w:val="BodyText"/>
      </w:pPr>
      <w:commentRangeStart w:id="2806"/>
      <w:r>
        <w:t>The controls of the project are as follows:</w:t>
      </w:r>
      <w:commentRangeEnd w:id="2806"/>
      <w:r>
        <w:rPr>
          <w:rStyle w:val="CommentReference"/>
        </w:rPr>
        <w:commentReference w:id="2806"/>
      </w:r>
    </w:p>
    <w:p w14:paraId="53251915" w14:textId="77777777" w:rsidR="000635BF" w:rsidRDefault="000635BF" w:rsidP="000635BF">
      <w:pPr>
        <w:pStyle w:val="Bullet"/>
      </w:pPr>
      <w:r w:rsidRPr="001B387E">
        <w:rPr>
          <w:rStyle w:val="Strong"/>
          <w:i/>
        </w:rPr>
        <w:t xml:space="preserve">Number </w:t>
      </w:r>
      <w:r>
        <w:rPr>
          <w:rStyle w:val="Strong"/>
          <w:i/>
        </w:rPr>
        <w:t>k</w:t>
      </w:r>
      <w:r w:rsidRPr="001B387E">
        <w:rPr>
          <w:rStyle w:val="Strong"/>
          <w:i/>
        </w:rPr>
        <w:t>eys 0, 1, 2, and 3</w:t>
      </w:r>
      <w:r w:rsidRPr="00A10F3A">
        <w:rPr>
          <w:rStyle w:val="Strong"/>
        </w:rPr>
        <w:t>:</w:t>
      </w:r>
      <w:r>
        <w:t xml:space="preserve"> Selects the Consolas, 16, 24, 32, or 72 fonts, respectively, for size </w:t>
      </w:r>
      <w:r w:rsidRPr="000635BF">
        <w:t>modification</w:t>
      </w:r>
    </w:p>
    <w:p w14:paraId="51401F8E" w14:textId="77777777" w:rsidR="000635BF" w:rsidRDefault="000635BF" w:rsidP="000635BF">
      <w:pPr>
        <w:pStyle w:val="Bullet"/>
      </w:pPr>
      <w:r w:rsidRPr="001B387E">
        <w:rPr>
          <w:rStyle w:val="Strong"/>
          <w:i/>
        </w:rPr>
        <w:t>Up/</w:t>
      </w:r>
      <w:r>
        <w:rPr>
          <w:rStyle w:val="Strong"/>
          <w:i/>
        </w:rPr>
        <w:t>d</w:t>
      </w:r>
      <w:r w:rsidRPr="001B387E">
        <w:rPr>
          <w:rStyle w:val="Strong"/>
          <w:i/>
        </w:rPr>
        <w:t xml:space="preserve">own </w:t>
      </w:r>
      <w:r>
        <w:rPr>
          <w:rStyle w:val="Strong"/>
          <w:i/>
        </w:rPr>
        <w:t>k</w:t>
      </w:r>
      <w:r w:rsidRPr="001B387E">
        <w:rPr>
          <w:rStyle w:val="Strong"/>
          <w:i/>
        </w:rPr>
        <w:t>ey while holding down X/Y key</w:t>
      </w:r>
      <w:r w:rsidRPr="00A10F3A">
        <w:rPr>
          <w:rStyle w:val="Strong"/>
        </w:rPr>
        <w:t>:</w:t>
      </w:r>
      <w:r>
        <w:t xml:space="preserve"> </w:t>
      </w:r>
      <w:r w:rsidRPr="000635BF">
        <w:t>Increases</w:t>
      </w:r>
      <w:r>
        <w:t xml:space="preserve"> or decreases (arrow keys) the width (X key) or the height (Y key) of the selected font</w:t>
      </w:r>
    </w:p>
    <w:p w14:paraId="24077E21" w14:textId="77777777" w:rsidR="000635BF" w:rsidRDefault="000635BF" w:rsidP="000635BF">
      <w:pPr>
        <w:pStyle w:val="Bullet"/>
      </w:pPr>
      <w:r w:rsidRPr="001B387E">
        <w:rPr>
          <w:rStyle w:val="Strong"/>
          <w:i/>
        </w:rPr>
        <w:lastRenderedPageBreak/>
        <w:t xml:space="preserve">Left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Moves the hero left; if the hero exits the screen from the left boundary, the </w:t>
      </w:r>
      <w:proofErr w:type="spellStart"/>
      <w:r w:rsidRPr="00F431AD">
        <w:rPr>
          <w:rStyle w:val="CodeInline"/>
        </w:rPr>
        <w:t>GameOver</w:t>
      </w:r>
      <w:proofErr w:type="spellEnd"/>
      <w:r>
        <w:rPr>
          <w:rStyle w:val="CodeInline"/>
        </w:rPr>
        <w:t xml:space="preserve"> </w:t>
      </w:r>
      <w:r>
        <w:t>level is invoked and the game ends</w:t>
      </w:r>
    </w:p>
    <w:p w14:paraId="4E7E6EE9" w14:textId="77777777" w:rsidR="000635BF" w:rsidRPr="006A27C6" w:rsidRDefault="000635BF" w:rsidP="000635BF">
      <w:pPr>
        <w:pStyle w:val="Bullet"/>
      </w:pPr>
      <w:commentRangeStart w:id="2807"/>
      <w:r w:rsidRPr="001B387E">
        <w:rPr>
          <w:rStyle w:val="Strong"/>
          <w:i/>
        </w:rPr>
        <w:t xml:space="preserve">Right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w:t>
      </w:r>
      <w:commentRangeEnd w:id="2807"/>
      <w:r>
        <w:rPr>
          <w:rStyle w:val="CommentReference"/>
          <w:rFonts w:asciiTheme="minorHAnsi" w:hAnsiTheme="minorHAnsi"/>
        </w:rPr>
        <w:commentReference w:id="2807"/>
      </w:r>
      <w:r>
        <w:t>Moves the hero right;</w:t>
      </w:r>
      <w:r w:rsidRPr="006A27C6">
        <w:t xml:space="preserve"> </w:t>
      </w:r>
      <w:r>
        <w:t xml:space="preserve">when crossing the right boundary, the hero is wrapped back </w:t>
      </w:r>
      <w:r w:rsidRPr="006A27C6">
        <w:t xml:space="preserve">to </w:t>
      </w:r>
      <w:r>
        <w:t>the left boundary</w:t>
      </w:r>
    </w:p>
    <w:p w14:paraId="6371BFF4" w14:textId="77777777" w:rsidR="000635BF" w:rsidRDefault="000635BF" w:rsidP="000635BF">
      <w:pPr>
        <w:pStyle w:val="BodyText"/>
      </w:pPr>
      <w:r w:rsidRPr="00E67471">
        <w:t>The goals of the project are as follows</w:t>
      </w:r>
      <w:r>
        <w:t>:</w:t>
      </w:r>
    </w:p>
    <w:p w14:paraId="1DDDCF48" w14:textId="77777777" w:rsidR="000635BF" w:rsidRPr="000635BF" w:rsidRDefault="000635BF" w:rsidP="000635BF">
      <w:pPr>
        <w:pStyle w:val="Bullet"/>
      </w:pPr>
      <w:r w:rsidRPr="000635BF">
        <w:t xml:space="preserve">To gain a basic understanding of drawing text strings in a game </w:t>
      </w:r>
    </w:p>
    <w:p w14:paraId="6165B640" w14:textId="77777777" w:rsidR="000635BF" w:rsidRPr="000635BF" w:rsidRDefault="000635BF" w:rsidP="000635BF">
      <w:pPr>
        <w:pStyle w:val="Bullet"/>
      </w:pPr>
      <w:r w:rsidRPr="000635BF">
        <w:t>To understand what bitmap fonts are</w:t>
      </w:r>
    </w:p>
    <w:p w14:paraId="160D9ED4" w14:textId="77777777" w:rsidR="000635BF" w:rsidRPr="000635BF" w:rsidRDefault="000635BF" w:rsidP="000635BF">
      <w:pPr>
        <w:pStyle w:val="Bullet"/>
      </w:pPr>
      <w:r w:rsidRPr="000635BF">
        <w:t>To implement text drawing support in your game engine</w:t>
      </w:r>
    </w:p>
    <w:p w14:paraId="2392DBDF" w14:textId="77777777" w:rsidR="000635BF" w:rsidRDefault="000635BF" w:rsidP="000635BF">
      <w:pPr>
        <w:pStyle w:val="BodyTextCon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sidRPr="00585DE1">
        <w:rPr>
          <w:rStyle w:val="CodeInline"/>
        </w:rPr>
        <w:t>Consolas-72.png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sidRPr="001129C7">
        <w:rPr>
          <w:rStyle w:val="CodeInline"/>
        </w:rPr>
        <w:t>Consolas-16.fnt</w:t>
      </w:r>
      <w:r>
        <w:t xml:space="preserve">, </w:t>
      </w:r>
      <w:r w:rsidRPr="001129C7">
        <w:rPr>
          <w:rStyle w:val="CodeInline"/>
        </w:rPr>
        <w:t>Consolas-16.png</w:t>
      </w:r>
      <w:r>
        <w:t xml:space="preserve">, </w:t>
      </w:r>
      <w:r w:rsidRPr="001129C7">
        <w:rPr>
          <w:rStyle w:val="CodeInline"/>
        </w:rPr>
        <w:t>Consolas-24.fnt</w:t>
      </w:r>
      <w:r>
        <w:t xml:space="preserve">, </w:t>
      </w:r>
      <w:r w:rsidRPr="001129C7">
        <w:rPr>
          <w:rStyle w:val="CodeInline"/>
        </w:rPr>
        <w:t>Consolas-24.png</w:t>
      </w:r>
      <w:r>
        <w:t xml:space="preserve">, </w:t>
      </w:r>
      <w:r w:rsidRPr="001129C7">
        <w:rPr>
          <w:rStyle w:val="CodeInline"/>
        </w:rPr>
        <w:t>Consolas-32.fnt</w:t>
      </w:r>
      <w:r>
        <w:t xml:space="preserve">, </w:t>
      </w:r>
      <w:r w:rsidRPr="001129C7">
        <w:rPr>
          <w:rStyle w:val="CodeInline"/>
        </w:rPr>
        <w:t>Consolas-32.png</w:t>
      </w:r>
      <w:r>
        <w:t xml:space="preserve">, </w:t>
      </w:r>
      <w:r w:rsidRPr="001129C7">
        <w:rPr>
          <w:rStyle w:val="CodeInline"/>
        </w:rPr>
        <w:t>Consolas-72.fnt</w:t>
      </w:r>
      <w:r>
        <w:t xml:space="preserve">, </w:t>
      </w:r>
      <w:r w:rsidRPr="001129C7">
        <w:rPr>
          <w:rStyle w:val="CodeInline"/>
        </w:rPr>
        <w:t>Consolas-72.png</w:t>
      </w:r>
      <w:r>
        <w:t xml:space="preserve">, </w:t>
      </w:r>
      <w:r w:rsidRPr="001129C7">
        <w:rPr>
          <w:rStyle w:val="CodeInline"/>
        </w:rPr>
        <w:t>Segment7-96.fnt</w:t>
      </w:r>
      <w:r>
        <w:t xml:space="preserve">, </w:t>
      </w:r>
      <w:r w:rsidRPr="001129C7">
        <w:rPr>
          <w:rStyle w:val="CodeInline"/>
        </w:rPr>
        <w:t>Segment7-96.png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77777777"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will be hidden by a new engine component.</w:t>
      </w:r>
    </w:p>
    <w:p w14:paraId="796151ED" w14:textId="77777777" w:rsidR="000635BF" w:rsidRPr="007D345D" w:rsidRDefault="000635BF" w:rsidP="000635BF">
      <w:pPr>
        <w:pStyle w:val="NumList"/>
        <w:numPr>
          <w:ilvl w:val="0"/>
          <w:numId w:val="66"/>
        </w:numPr>
      </w:pPr>
      <w:r w:rsidRPr="007D345D">
        <w:lastRenderedPageBreak/>
        <w:t xml:space="preserve">Create a new file in the </w:t>
      </w:r>
      <w:proofErr w:type="spellStart"/>
      <w:r w:rsidRPr="007D345D">
        <w:rPr>
          <w:rStyle w:val="CodeInline"/>
        </w:rPr>
        <w:t>src</w:t>
      </w:r>
      <w:proofErr w:type="spellEnd"/>
      <w:r w:rsidRPr="007D345D">
        <w:rPr>
          <w:rStyle w:val="CodeInline"/>
        </w:rPr>
        <w:t>/Engine/Resources</w:t>
      </w:r>
      <w:r w:rsidRPr="007D345D">
        <w:t xml:space="preserve"> folder and name it </w:t>
      </w:r>
      <w:r w:rsidRPr="007D345D">
        <w:rPr>
          <w:rStyle w:val="CodeInline"/>
        </w:rPr>
        <w:t>Engine_Fonts.js</w:t>
      </w:r>
      <w:r w:rsidRPr="007D345D">
        <w:t>.</w:t>
      </w:r>
    </w:p>
    <w:p w14:paraId="2590DD25" w14:textId="77777777" w:rsidR="000635BF" w:rsidRPr="007D345D" w:rsidRDefault="000635BF" w:rsidP="000635BF">
      <w:pPr>
        <w:pStyle w:val="NumList"/>
        <w:numPr>
          <w:ilvl w:val="0"/>
          <w:numId w:val="14"/>
        </w:numPr>
      </w:pPr>
      <w:r>
        <w:t xml:space="preserve">Before </w:t>
      </w:r>
      <w:r w:rsidRPr="000635BF">
        <w:t>implementing</w:t>
      </w:r>
      <w:r>
        <w:t xml:space="preserve"> the </w:t>
      </w:r>
      <w:proofErr w:type="spellStart"/>
      <w:r>
        <w:rPr>
          <w:rStyle w:val="CodeInline"/>
        </w:rPr>
        <w:t>gE</w:t>
      </w:r>
      <w:r w:rsidRPr="00797223">
        <w:rPr>
          <w:rStyle w:val="CodeInline"/>
        </w:rPr>
        <w:t>ngine_Font</w:t>
      </w:r>
      <w:r>
        <w:rPr>
          <w:rStyle w:val="CodeInline"/>
        </w:rPr>
        <w:t>s</w:t>
      </w:r>
      <w:proofErr w:type="spellEnd"/>
      <w:r>
        <w:t xml:space="preserve"> component, first define an object for storing pixel location and display information associated with the characters.</w:t>
      </w:r>
    </w:p>
    <w:p w14:paraId="4180AB95" w14:textId="77777777" w:rsidR="000635BF" w:rsidRPr="007D345D" w:rsidRDefault="000635BF" w:rsidP="000635BF">
      <w:pPr>
        <w:pStyle w:val="Code"/>
      </w:pPr>
      <w:r w:rsidRPr="007D345D">
        <w:t>function CharacterInfo()</w:t>
      </w:r>
      <w:r>
        <w:t xml:space="preserve"> </w:t>
      </w:r>
      <w:r w:rsidRPr="007D345D">
        <w:t>{</w:t>
      </w:r>
    </w:p>
    <w:p w14:paraId="0043567D" w14:textId="77777777" w:rsidR="000635BF" w:rsidRPr="007D345D" w:rsidRDefault="000635BF" w:rsidP="000635BF">
      <w:pPr>
        <w:pStyle w:val="Code"/>
      </w:pPr>
      <w:r w:rsidRPr="007D345D">
        <w:t xml:space="preserve">  // in texture coordinate (0 to 1) maps to the entier image</w:t>
      </w:r>
    </w:p>
    <w:p w14:paraId="3259A758" w14:textId="77777777" w:rsidR="000635BF" w:rsidRPr="007D345D" w:rsidRDefault="000635BF" w:rsidP="000635BF">
      <w:pPr>
        <w:pStyle w:val="Code"/>
      </w:pPr>
      <w:r w:rsidRPr="007D345D">
        <w:t xml:space="preserve">  this.mTexCoordLeft = 0;</w:t>
      </w:r>
    </w:p>
    <w:p w14:paraId="34759BB6" w14:textId="77777777" w:rsidR="000635BF" w:rsidRPr="007D345D" w:rsidRDefault="000635BF" w:rsidP="000635BF">
      <w:pPr>
        <w:pStyle w:val="Code"/>
      </w:pPr>
      <w:r w:rsidRPr="007D345D">
        <w:t xml:space="preserve">  this.mTexCoordRight = 1;</w:t>
      </w:r>
    </w:p>
    <w:p w14:paraId="1EE35495" w14:textId="77777777" w:rsidR="000635BF" w:rsidRPr="007D345D" w:rsidRDefault="000635BF" w:rsidP="000635BF">
      <w:pPr>
        <w:pStyle w:val="Code"/>
      </w:pPr>
      <w:r w:rsidRPr="007D345D">
        <w:t xml:space="preserve">  this.mTexCoordBottom = 0;</w:t>
      </w:r>
    </w:p>
    <w:p w14:paraId="1230AC34" w14:textId="77777777" w:rsidR="000635BF" w:rsidRPr="007D345D" w:rsidRDefault="000635BF" w:rsidP="000635BF">
      <w:pPr>
        <w:pStyle w:val="Code"/>
      </w:pPr>
      <w:r w:rsidRPr="007D345D">
        <w:t xml:space="preserve">  this.mTexCoordTop = 0;</w:t>
      </w:r>
    </w:p>
    <w:p w14:paraId="704AF2B9" w14:textId="77777777" w:rsidR="000635BF" w:rsidRPr="007D345D" w:rsidRDefault="000635BF" w:rsidP="000635BF">
      <w:pPr>
        <w:pStyle w:val="Code"/>
      </w:pPr>
      <w:r w:rsidRPr="007D345D">
        <w:t xml:space="preserve">  </w:t>
      </w:r>
    </w:p>
    <w:p w14:paraId="064E8704" w14:textId="77777777" w:rsidR="000635BF" w:rsidRPr="007D345D" w:rsidRDefault="000635BF" w:rsidP="000635BF">
      <w:pPr>
        <w:pStyle w:val="Code"/>
      </w:pPr>
      <w:r w:rsidRPr="007D345D">
        <w:t xml:space="preserve">  // nominal character size, 1 is "standard width/height" of a char</w:t>
      </w:r>
    </w:p>
    <w:p w14:paraId="0D9E55D6" w14:textId="77777777" w:rsidR="000635BF" w:rsidRPr="007D345D" w:rsidRDefault="000635BF" w:rsidP="000635BF">
      <w:pPr>
        <w:pStyle w:val="Code"/>
      </w:pPr>
      <w:r w:rsidRPr="007D345D">
        <w:t xml:space="preserve">  this.mCharWidth = 1;</w:t>
      </w:r>
    </w:p>
    <w:p w14:paraId="0E4F9AC2" w14:textId="77777777" w:rsidR="000635BF" w:rsidRPr="007D345D" w:rsidRDefault="000635BF" w:rsidP="000635BF">
      <w:pPr>
        <w:pStyle w:val="Code"/>
      </w:pPr>
      <w:r w:rsidRPr="007D345D">
        <w:t xml:space="preserve">  this.mCharHeight = 1;</w:t>
      </w:r>
    </w:p>
    <w:p w14:paraId="1EF0B7CE" w14:textId="77777777" w:rsidR="000635BF" w:rsidRPr="007D345D" w:rsidRDefault="000635BF" w:rsidP="000635BF">
      <w:pPr>
        <w:pStyle w:val="Code"/>
      </w:pPr>
      <w:r w:rsidRPr="007D345D">
        <w:t xml:space="preserve">  this.mCharWidthOffset = 0;</w:t>
      </w:r>
    </w:p>
    <w:p w14:paraId="13C81D93" w14:textId="77777777" w:rsidR="000635BF" w:rsidRPr="007D345D" w:rsidRDefault="000635BF" w:rsidP="000635BF">
      <w:pPr>
        <w:pStyle w:val="Code"/>
      </w:pPr>
      <w:r w:rsidRPr="007D345D">
        <w:t xml:space="preserve">  this.mCharHeightOffset = 0;</w:t>
      </w:r>
    </w:p>
    <w:p w14:paraId="7F234BAB" w14:textId="77777777" w:rsidR="000635BF" w:rsidRPr="007D345D" w:rsidRDefault="000635BF" w:rsidP="000635BF">
      <w:pPr>
        <w:pStyle w:val="Code"/>
      </w:pPr>
      <w:r w:rsidRPr="007D345D">
        <w:t xml:space="preserve">  </w:t>
      </w:r>
    </w:p>
    <w:p w14:paraId="081AD2F7" w14:textId="77777777" w:rsidR="000635BF" w:rsidRPr="007D345D" w:rsidRDefault="000635BF" w:rsidP="000635BF">
      <w:pPr>
        <w:pStyle w:val="Code"/>
      </w:pPr>
      <w:r w:rsidRPr="007D345D">
        <w:t xml:space="preserve">  // reference of char width/height ration</w:t>
      </w:r>
    </w:p>
    <w:p w14:paraId="081BFA51" w14:textId="77777777" w:rsidR="000635BF" w:rsidRPr="007D345D" w:rsidRDefault="000635BF" w:rsidP="000635BF">
      <w:pPr>
        <w:pStyle w:val="Code"/>
      </w:pPr>
      <w:r w:rsidRPr="007D345D">
        <w:t xml:space="preserve">  this.mCharAspectRatio = 1;</w:t>
      </w:r>
    </w:p>
    <w:p w14:paraId="345EABD3" w14:textId="77777777" w:rsidR="000635BF" w:rsidRPr="007D345D" w:rsidRDefault="000635BF" w:rsidP="000635BF">
      <w:pPr>
        <w:pStyle w:val="Code"/>
      </w:pPr>
      <w:r w:rsidRPr="007D345D">
        <w:t>}</w:t>
      </w:r>
    </w:p>
    <w:p w14:paraId="2EF2928C" w14:textId="77777777" w:rsidR="000635BF" w:rsidRPr="007D345D" w:rsidRDefault="000635BF" w:rsidP="000635BF">
      <w:pPr>
        <w:pStyle w:val="BodyTextCont"/>
      </w:pPr>
      <w:r>
        <w:t xml:space="preserve">The </w:t>
      </w:r>
      <w:proofErr w:type="spellStart"/>
      <w:r>
        <w:t>uv</w:t>
      </w:r>
      <w:proofErr w:type="spellEnd"/>
      <w:r>
        <w:t xml:space="preserve"> coordinate</w:t>
      </w:r>
      <w:r>
        <w:fldChar w:fldCharType="begin"/>
      </w:r>
      <w:r>
        <w:instrText xml:space="preserve"> XE "</w:instrText>
      </w:r>
      <w:r w:rsidRPr="008574B1">
        <w:instrText>FontRenderable objects:uv coordinates</w:instrText>
      </w:r>
      <w:r>
        <w:instrText xml:space="preserve">" </w:instrText>
      </w:r>
      <w:r>
        <w:fldChar w:fldCharType="end"/>
      </w:r>
      <w:r>
        <w:t xml:space="preserve"> and character appearance information can be computed based on the contents from the </w:t>
      </w:r>
      <w:r w:rsidRPr="001129C7">
        <w:rPr>
          <w:rStyle w:val="CodeInline"/>
        </w:rPr>
        <w:t>.</w:t>
      </w:r>
      <w:proofErr w:type="spellStart"/>
      <w:r w:rsidRPr="004A14CC">
        <w:rPr>
          <w:rStyle w:val="CodeInline"/>
        </w:rPr>
        <w:t>fnt</w:t>
      </w:r>
      <w:proofErr w:type="spellEnd"/>
      <w:r>
        <w:t xml:space="preserve"> file.</w:t>
      </w:r>
    </w:p>
    <w:p w14:paraId="2AECD6FB" w14:textId="77777777" w:rsidR="000635BF" w:rsidRPr="007D345D" w:rsidRDefault="000635BF" w:rsidP="000635BF">
      <w:pPr>
        <w:pStyle w:val="NumList"/>
        <w:numPr>
          <w:ilvl w:val="0"/>
          <w:numId w:val="14"/>
        </w:numPr>
      </w:pPr>
      <w:r>
        <w:t>Following</w:t>
      </w:r>
      <w:r w:rsidRPr="007D345D">
        <w:t xml:space="preserve"> the pattern</w:t>
      </w:r>
      <w:r w:rsidRPr="00DB4C64">
        <w:t xml:space="preserve"> </w:t>
      </w:r>
      <w:r>
        <w:t xml:space="preserve">of </w:t>
      </w:r>
      <w:r w:rsidRPr="00DB4C64">
        <w:t xml:space="preserve">previous engine components, </w:t>
      </w:r>
      <w:r w:rsidRPr="007D345D">
        <w:t xml:space="preserve">implement the </w:t>
      </w:r>
      <w:r w:rsidRPr="007D345D">
        <w:rPr>
          <w:rStyle w:val="CodeInline"/>
        </w:rPr>
        <w:t>Fonts</w:t>
      </w:r>
      <w:r w:rsidRPr="007D345D">
        <w:t xml:space="preserve"> engine component</w:t>
      </w:r>
      <w:r>
        <w:t>.</w:t>
      </w:r>
    </w:p>
    <w:p w14:paraId="5B003805" w14:textId="77777777" w:rsidR="000635BF" w:rsidRPr="007D345D" w:rsidRDefault="000635BF" w:rsidP="000635BF">
      <w:pPr>
        <w:pStyle w:val="Code"/>
      </w:pPr>
      <w:r w:rsidRPr="007D345D">
        <w:t>var gEngine = gEngine || { };</w:t>
      </w:r>
    </w:p>
    <w:p w14:paraId="3271F3AE" w14:textId="77777777" w:rsidR="000635BF" w:rsidRPr="007D345D" w:rsidRDefault="000635BF" w:rsidP="000635BF">
      <w:pPr>
        <w:pStyle w:val="Code"/>
      </w:pPr>
    </w:p>
    <w:p w14:paraId="589E2836" w14:textId="77777777" w:rsidR="000635BF" w:rsidRPr="007D345D" w:rsidRDefault="000635BF" w:rsidP="000635BF">
      <w:pPr>
        <w:pStyle w:val="Code"/>
      </w:pPr>
      <w:r w:rsidRPr="007D345D">
        <w:t xml:space="preserve">gEngine.Fonts = </w:t>
      </w:r>
      <w:r>
        <w:t>(</w:t>
      </w:r>
      <w:r w:rsidRPr="007D345D">
        <w:t>function()</w:t>
      </w:r>
      <w:r>
        <w:t xml:space="preserve"> </w:t>
      </w:r>
      <w:r w:rsidRPr="007D345D">
        <w:t xml:space="preserve">{ </w:t>
      </w:r>
    </w:p>
    <w:p w14:paraId="46797CD4" w14:textId="77777777" w:rsidR="000635BF" w:rsidRPr="007D345D" w:rsidRDefault="000635BF" w:rsidP="000635BF">
      <w:pPr>
        <w:pStyle w:val="Code"/>
      </w:pPr>
      <w:r w:rsidRPr="007D345D">
        <w:t xml:space="preserve">    var </w:t>
      </w:r>
      <w:r>
        <w:t>mPublic</w:t>
      </w:r>
      <w:r w:rsidRPr="007D345D">
        <w:t xml:space="preserve"> = { };</w:t>
      </w:r>
    </w:p>
    <w:p w14:paraId="3DB6A95B" w14:textId="77777777" w:rsidR="000635BF" w:rsidRPr="007D345D" w:rsidRDefault="000635BF" w:rsidP="000635BF">
      <w:pPr>
        <w:pStyle w:val="Code"/>
      </w:pPr>
      <w:r w:rsidRPr="007D345D">
        <w:t xml:space="preserve">    return </w:t>
      </w:r>
      <w:r>
        <w:t>mPublic</w:t>
      </w:r>
      <w:r w:rsidRPr="007D345D">
        <w:t>;</w:t>
      </w:r>
    </w:p>
    <w:p w14:paraId="238BE7D2" w14:textId="77777777" w:rsidR="000635BF" w:rsidRPr="007D345D" w:rsidRDefault="000635BF" w:rsidP="000635BF">
      <w:pPr>
        <w:pStyle w:val="Code"/>
      </w:pPr>
      <w:r w:rsidRPr="007D345D">
        <w:t>}()</w:t>
      </w:r>
      <w:r>
        <w:t>)</w:t>
      </w:r>
      <w:r w:rsidRPr="007D345D">
        <w:t>;</w:t>
      </w:r>
    </w:p>
    <w:p w14:paraId="49491C02"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load font </w:t>
      </w:r>
      <w:r>
        <w:t xml:space="preserve">files </w:t>
      </w:r>
      <w:r w:rsidRPr="007D345D">
        <w:t xml:space="preserve">from a </w:t>
      </w:r>
      <w:r>
        <w:t xml:space="preserve">given </w:t>
      </w:r>
      <w:r w:rsidRPr="007D345D">
        <w:t>path</w:t>
      </w:r>
      <w:r>
        <w:t>.</w:t>
      </w:r>
    </w:p>
    <w:p w14:paraId="14C465D3" w14:textId="77777777" w:rsidR="000635BF" w:rsidRPr="007D345D" w:rsidRDefault="000635BF" w:rsidP="000635BF">
      <w:pPr>
        <w:pStyle w:val="Code"/>
      </w:pPr>
      <w:r w:rsidRPr="007D345D">
        <w:t xml:space="preserve">var </w:t>
      </w:r>
      <w:r>
        <w:t>loadFont</w:t>
      </w:r>
      <w:r w:rsidRPr="007D345D">
        <w:t xml:space="preserve"> = function(fontName) {</w:t>
      </w:r>
    </w:p>
    <w:p w14:paraId="4D83151C" w14:textId="77777777" w:rsidR="000635BF" w:rsidRPr="007D345D" w:rsidRDefault="000635BF" w:rsidP="000635BF">
      <w:pPr>
        <w:pStyle w:val="Code"/>
      </w:pPr>
      <w:r w:rsidRPr="007D345D">
        <w:t xml:space="preserve">    if (!(gEngine.ResourceMap.</w:t>
      </w:r>
      <w:r>
        <w:t>isAssetLoaded</w:t>
      </w:r>
      <w:r w:rsidRPr="007D345D">
        <w:t>(fontName)))</w:t>
      </w:r>
      <w:r>
        <w:t xml:space="preserve"> </w:t>
      </w:r>
      <w:r w:rsidRPr="007D345D">
        <w:t>{</w:t>
      </w:r>
    </w:p>
    <w:p w14:paraId="38CDBB9F" w14:textId="77777777" w:rsidR="000635BF" w:rsidRPr="007D345D" w:rsidRDefault="000635BF" w:rsidP="000635BF">
      <w:pPr>
        <w:pStyle w:val="Code"/>
      </w:pPr>
      <w:r w:rsidRPr="007D345D">
        <w:t xml:space="preserve">        var fontInfoSourceString = fontName + ".fnt";</w:t>
      </w:r>
    </w:p>
    <w:p w14:paraId="47A3A48B" w14:textId="77777777" w:rsidR="000635BF" w:rsidRPr="007D345D" w:rsidRDefault="000635BF" w:rsidP="000635BF">
      <w:pPr>
        <w:pStyle w:val="Code"/>
      </w:pPr>
      <w:r w:rsidRPr="007D345D">
        <w:t xml:space="preserve">        var textureSourceString = fontName + ".png";</w:t>
      </w:r>
    </w:p>
    <w:p w14:paraId="6BEC43E8" w14:textId="77777777" w:rsidR="000635BF" w:rsidRPr="007D345D" w:rsidRDefault="000635BF" w:rsidP="000635BF">
      <w:pPr>
        <w:pStyle w:val="Code"/>
      </w:pPr>
    </w:p>
    <w:p w14:paraId="61F60C32" w14:textId="77777777" w:rsidR="000635BF" w:rsidRPr="007D345D" w:rsidRDefault="000635BF" w:rsidP="000635BF">
      <w:pPr>
        <w:pStyle w:val="Code"/>
      </w:pPr>
      <w:r w:rsidRPr="007D345D">
        <w:lastRenderedPageBreak/>
        <w:t xml:space="preserve">        // register an entry in the map</w:t>
      </w:r>
    </w:p>
    <w:p w14:paraId="373ED02D" w14:textId="77777777" w:rsidR="000635BF" w:rsidRPr="007D345D" w:rsidRDefault="000635BF" w:rsidP="000635BF">
      <w:pPr>
        <w:pStyle w:val="Code"/>
      </w:pPr>
      <w:r w:rsidRPr="007D345D">
        <w:t xml:space="preserve">        gEngine.ResourceMap.</w:t>
      </w:r>
      <w:r>
        <w:t>asyncLoadRequested</w:t>
      </w:r>
      <w:r w:rsidRPr="007D345D">
        <w:t xml:space="preserve">(fontName); </w:t>
      </w:r>
    </w:p>
    <w:p w14:paraId="7FC52B68" w14:textId="77777777" w:rsidR="000635BF" w:rsidRPr="007D345D" w:rsidRDefault="000635BF" w:rsidP="000635BF">
      <w:pPr>
        <w:pStyle w:val="Code"/>
      </w:pPr>
    </w:p>
    <w:p w14:paraId="4A1F258C" w14:textId="77777777" w:rsidR="000635BF" w:rsidRPr="007D345D" w:rsidRDefault="000635BF" w:rsidP="000635BF">
      <w:pPr>
        <w:pStyle w:val="Code"/>
      </w:pPr>
      <w:r w:rsidRPr="007D345D">
        <w:t xml:space="preserve">        gEngine.Textures.</w:t>
      </w:r>
      <w:r>
        <w:t>loadTexture</w:t>
      </w:r>
      <w:r w:rsidRPr="007D345D">
        <w:t>(textureSourceString);</w:t>
      </w:r>
    </w:p>
    <w:p w14:paraId="27F053F0" w14:textId="77777777" w:rsidR="000635BF" w:rsidRPr="007D345D" w:rsidRDefault="000635BF" w:rsidP="000635BF">
      <w:pPr>
        <w:pStyle w:val="Code"/>
      </w:pPr>
      <w:r w:rsidRPr="007D345D">
        <w:t xml:space="preserve">        gEngine.TextFileLoader.</w:t>
      </w:r>
      <w:r>
        <w:t>loadTextFile</w:t>
      </w:r>
      <w:r w:rsidRPr="007D345D">
        <w:t xml:space="preserve">(fontInfoSourceString, </w:t>
      </w:r>
    </w:p>
    <w:p w14:paraId="49D0DD21" w14:textId="77777777" w:rsidR="000635BF" w:rsidRPr="007D345D" w:rsidRDefault="000635BF" w:rsidP="000635BF">
      <w:pPr>
        <w:pStyle w:val="Code"/>
      </w:pPr>
      <w:r w:rsidRPr="007D345D">
        <w:t xml:space="preserve">                        gEngine.TextFileLoader.eTextFileType.eXMLFile,</w:t>
      </w:r>
    </w:p>
    <w:p w14:paraId="6CC004A4" w14:textId="77777777" w:rsidR="000635BF" w:rsidRPr="007D345D" w:rsidRDefault="000635BF" w:rsidP="000635BF">
      <w:pPr>
        <w:pStyle w:val="Code"/>
      </w:pPr>
      <w:r w:rsidRPr="007D345D">
        <w:t xml:space="preserve">                        </w:t>
      </w:r>
      <w:r>
        <w:t>_storeLoadedFont</w:t>
      </w:r>
      <w:r w:rsidRPr="007D345D">
        <w:t xml:space="preserve">); </w:t>
      </w:r>
    </w:p>
    <w:p w14:paraId="1D7EF6A0" w14:textId="77777777" w:rsidR="000635BF" w:rsidRPr="007D345D" w:rsidRDefault="000635BF" w:rsidP="000635BF">
      <w:pPr>
        <w:pStyle w:val="Code"/>
      </w:pPr>
      <w:r w:rsidRPr="007D345D">
        <w:t xml:space="preserve">    } else {</w:t>
      </w:r>
    </w:p>
    <w:p w14:paraId="2AC81318" w14:textId="77777777" w:rsidR="000635BF" w:rsidRPr="007D345D" w:rsidRDefault="000635BF" w:rsidP="000635BF">
      <w:pPr>
        <w:pStyle w:val="Code"/>
      </w:pPr>
      <w:r w:rsidRPr="007D345D">
        <w:t xml:space="preserve">        gEngine.ResourceMap.</w:t>
      </w:r>
      <w:r>
        <w:t>inc</w:t>
      </w:r>
      <w:r w:rsidRPr="007D345D">
        <w:t>AssetRefCount(fontName);</w:t>
      </w:r>
    </w:p>
    <w:p w14:paraId="589157AF" w14:textId="77777777" w:rsidR="000635BF" w:rsidRPr="007D345D" w:rsidRDefault="000635BF" w:rsidP="000635BF">
      <w:pPr>
        <w:pStyle w:val="Code"/>
      </w:pPr>
      <w:r w:rsidRPr="007D345D">
        <w:t xml:space="preserve">    }</w:t>
      </w:r>
    </w:p>
    <w:p w14:paraId="5ADDB7DA" w14:textId="77777777" w:rsidR="000635BF" w:rsidRPr="007D345D" w:rsidRDefault="000635BF" w:rsidP="000635BF">
      <w:pPr>
        <w:pStyle w:val="Code"/>
      </w:pPr>
      <w:r w:rsidRPr="007D345D">
        <w:t>};</w:t>
      </w:r>
    </w:p>
    <w:p w14:paraId="06E319E3" w14:textId="77777777" w:rsidR="000635BF" w:rsidRDefault="000635BF" w:rsidP="000635BF">
      <w:pPr>
        <w:pStyle w:val="NumSubList"/>
        <w:numPr>
          <w:ilvl w:val="0"/>
          <w:numId w:val="48"/>
        </w:numPr>
      </w:pPr>
      <w:proofErr w:type="spellStart"/>
      <w:r w:rsidRPr="001B0D86">
        <w:rPr>
          <w:rStyle w:val="CodeInline"/>
        </w:rPr>
        <w:t>fontName</w:t>
      </w:r>
      <w:proofErr w:type="spellEnd"/>
      <w:r>
        <w:t xml:space="preserve"> is a path to the font files but without any file extensions. For example, </w:t>
      </w:r>
      <w:r w:rsidRPr="001B0D86">
        <w:rPr>
          <w:rStyle w:val="CodeInline"/>
        </w:rPr>
        <w:t>assets/fonts</w:t>
      </w:r>
      <w:r>
        <w:t>/</w:t>
      </w:r>
      <w:r w:rsidRPr="001129C7">
        <w:rPr>
          <w:rStyle w:val="CodeInline"/>
        </w:rPr>
        <w:t>system-default-font</w:t>
      </w:r>
      <w:r>
        <w:rPr>
          <w:rStyle w:val="CodeInline"/>
        </w:rPr>
        <w:t xml:space="preserve"> </w:t>
      </w:r>
      <w:r>
        <w:t xml:space="preserve">is the string that identifies the two associated </w:t>
      </w:r>
      <w:r w:rsidRPr="001129C7">
        <w:rPr>
          <w:rStyle w:val="CodeInline"/>
        </w:rPr>
        <w:t>.</w:t>
      </w:r>
      <w:proofErr w:type="spellStart"/>
      <w:r w:rsidRPr="00ED00F8">
        <w:rPr>
          <w:rStyle w:val="CodeInline"/>
        </w:rPr>
        <w:t>fnt</w:t>
      </w:r>
      <w:proofErr w:type="spellEnd"/>
      <w:r>
        <w:t xml:space="preserve"> and </w:t>
      </w:r>
      <w:r w:rsidRPr="001129C7">
        <w:rPr>
          <w:rStyle w:val="CodeInline"/>
        </w:rPr>
        <w:t>.</w:t>
      </w:r>
      <w:proofErr w:type="spellStart"/>
      <w:r w:rsidRPr="00ED00F8">
        <w:rPr>
          <w:rStyle w:val="CodeInline"/>
        </w:rPr>
        <w:t>png</w:t>
      </w:r>
      <w:proofErr w:type="spellEnd"/>
      <w:r>
        <w:t xml:space="preserve"> files. </w:t>
      </w:r>
    </w:p>
    <w:p w14:paraId="5164DE53" w14:textId="77777777" w:rsidR="000635BF" w:rsidRDefault="000635BF" w:rsidP="000635BF">
      <w:pPr>
        <w:pStyle w:val="NumSubList"/>
        <w:numPr>
          <w:ilvl w:val="0"/>
          <w:numId w:val="48"/>
        </w:numPr>
      </w:pPr>
      <w:r>
        <w:t xml:space="preserve">Two file load operations are actually invoked: one to load the </w:t>
      </w:r>
      <w:r w:rsidRPr="001129C7">
        <w:rPr>
          <w:rStyle w:val="CodeInline"/>
        </w:rPr>
        <w:t>.</w:t>
      </w:r>
      <w:proofErr w:type="spellStart"/>
      <w:r w:rsidRPr="00D161B0">
        <w:rPr>
          <w:rStyle w:val="CodeInline"/>
        </w:rPr>
        <w:t>fnt</w:t>
      </w:r>
      <w:proofErr w:type="spellEnd"/>
      <w:r>
        <w:t xml:space="preserve"> as a text file and the second to load the </w:t>
      </w:r>
      <w:r w:rsidRPr="001129C7">
        <w:rPr>
          <w:rStyle w:val="CodeInline"/>
        </w:rPr>
        <w:t>.</w:t>
      </w:r>
      <w:proofErr w:type="spellStart"/>
      <w:r w:rsidRPr="00D161B0">
        <w:rPr>
          <w:rStyle w:val="CodeInline"/>
        </w:rPr>
        <w:t>png</w:t>
      </w:r>
      <w:proofErr w:type="spellEnd"/>
      <w:r>
        <w:t xml:space="preserve"> as a texture image file. </w:t>
      </w:r>
    </w:p>
    <w:p w14:paraId="25B1ED39" w14:textId="77777777" w:rsidR="000635BF" w:rsidRDefault="000635BF" w:rsidP="000635BF">
      <w:pPr>
        <w:pStyle w:val="NumSubList"/>
        <w:numPr>
          <w:ilvl w:val="0"/>
          <w:numId w:val="48"/>
        </w:numPr>
      </w:pPr>
      <w:r>
        <w:t xml:space="preserve">The last parameter of the </w:t>
      </w:r>
      <w:proofErr w:type="spellStart"/>
      <w:r w:rsidRPr="00C563D1">
        <w:rPr>
          <w:rStyle w:val="CodeInline"/>
        </w:rPr>
        <w:t>loadTextFile</w:t>
      </w:r>
      <w:proofErr w:type="spellEnd"/>
      <w:r w:rsidRPr="00C563D1">
        <w:rPr>
          <w:rStyle w:val="CodeInline"/>
        </w:rPr>
        <w:t>()</w:t>
      </w:r>
      <w:r>
        <w:t xml:space="preserve"> function specifies that 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w:t>
      </w:r>
      <w:r>
        <w:fldChar w:fldCharType="begin"/>
      </w:r>
      <w:r>
        <w:instrText xml:space="preserve"> XE "</w:instrText>
      </w:r>
      <w:r w:rsidRPr="000649B9">
        <w:rPr>
          <w:rStyle w:val="CodeInline"/>
        </w:rPr>
        <w:instrText>FontRenderable objects:storeLoadedFont()</w:instrText>
      </w:r>
      <w:r w:rsidRPr="000649B9">
        <w:instrText xml:space="preserve"> function</w:instrText>
      </w:r>
      <w:r>
        <w:instrText xml:space="preserve">" </w:instrText>
      </w:r>
      <w:r>
        <w:fldChar w:fldCharType="end"/>
      </w:r>
      <w:r>
        <w:t xml:space="preserve"> should be invoked when the load operation is completed.</w:t>
      </w:r>
    </w:p>
    <w:p w14:paraId="35E659BB" w14:textId="77777777" w:rsidR="000635BF" w:rsidRPr="007D345D" w:rsidRDefault="000635BF" w:rsidP="000635BF">
      <w:pPr>
        <w:pStyle w:val="NumList"/>
        <w:numPr>
          <w:ilvl w:val="0"/>
          <w:numId w:val="14"/>
        </w:numPr>
      </w:pPr>
      <w:r w:rsidRPr="000635BF">
        <w:t>Define</w:t>
      </w:r>
      <w:r w:rsidRPr="007D345D">
        <w:t xml:space="preserve"> </w:t>
      </w:r>
      <w:r>
        <w:t xml:space="preserve">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 </w:t>
      </w:r>
      <w:r w:rsidRPr="007D345D">
        <w:t xml:space="preserve">to </w:t>
      </w:r>
      <w:r>
        <w:t xml:space="preserve">store the </w:t>
      </w:r>
      <w:r w:rsidRPr="007D345D">
        <w:t xml:space="preserve">loaded </w:t>
      </w:r>
      <w:r>
        <w:t xml:space="preserve">results in the </w:t>
      </w:r>
      <w:proofErr w:type="spellStart"/>
      <w:r w:rsidRPr="007D345D">
        <w:rPr>
          <w:rStyle w:val="CodeInline"/>
        </w:rPr>
        <w:t>ResourceMap</w:t>
      </w:r>
      <w:proofErr w:type="spellEnd"/>
      <w:r>
        <w:t>.</w:t>
      </w:r>
    </w:p>
    <w:p w14:paraId="610D3359" w14:textId="77777777" w:rsidR="000635BF" w:rsidRPr="007D345D" w:rsidRDefault="000635BF" w:rsidP="000635BF">
      <w:pPr>
        <w:pStyle w:val="Code"/>
      </w:pPr>
      <w:r w:rsidRPr="007D345D">
        <w:t xml:space="preserve">var </w:t>
      </w:r>
      <w:r>
        <w:t>_storeLoadedFont</w:t>
      </w:r>
      <w:r w:rsidRPr="007D345D">
        <w:t xml:space="preserve"> = function(fontInfoSourceString) {</w:t>
      </w:r>
    </w:p>
    <w:p w14:paraId="5277C40F" w14:textId="77777777" w:rsidR="000635BF" w:rsidRPr="007D345D" w:rsidRDefault="000635BF" w:rsidP="000635BF">
      <w:pPr>
        <w:pStyle w:val="Code"/>
      </w:pPr>
      <w:r w:rsidRPr="007D345D">
        <w:t xml:space="preserve">    var fontName = fontInfoSourceString.slice(0, -4);  // trims .fnt extension</w:t>
      </w:r>
    </w:p>
    <w:p w14:paraId="57A94E69" w14:textId="77777777" w:rsidR="000635BF" w:rsidRPr="007D345D" w:rsidRDefault="000635BF" w:rsidP="000635BF">
      <w:pPr>
        <w:pStyle w:val="Code"/>
      </w:pPr>
      <w:r w:rsidRPr="007D345D">
        <w:t xml:space="preserve">    var fontInfo = gEngine.ResourceMap.</w:t>
      </w:r>
      <w:r>
        <w:t>retrieveAsset</w:t>
      </w:r>
      <w:r w:rsidRPr="007D345D">
        <w:t>(fontInfoSourceString);</w:t>
      </w:r>
    </w:p>
    <w:p w14:paraId="1531FF9E" w14:textId="77777777" w:rsidR="000635BF" w:rsidRPr="007D345D" w:rsidRDefault="000635BF" w:rsidP="000635BF">
      <w:pPr>
        <w:pStyle w:val="Code"/>
      </w:pPr>
      <w:r w:rsidRPr="007D345D">
        <w:t xml:space="preserve">    fontInfo.FontImage = fontName + ".png";</w:t>
      </w:r>
    </w:p>
    <w:p w14:paraId="3A281256" w14:textId="77777777" w:rsidR="000635BF" w:rsidRPr="007D345D" w:rsidRDefault="000635BF" w:rsidP="000635BF">
      <w:pPr>
        <w:pStyle w:val="Code"/>
      </w:pPr>
      <w:r w:rsidRPr="007D345D">
        <w:t xml:space="preserve">    gEngine.ResourceMap.</w:t>
      </w:r>
      <w:r>
        <w:t>ayncLoadCompleted</w:t>
      </w:r>
      <w:r w:rsidRPr="007D345D">
        <w:t xml:space="preserve">(fontName, fontInfo); </w:t>
      </w:r>
    </w:p>
    <w:p w14:paraId="2E544117" w14:textId="77777777" w:rsidR="000635BF" w:rsidRPr="007D345D" w:rsidRDefault="000635BF" w:rsidP="000635BF">
      <w:pPr>
        <w:pStyle w:val="Code"/>
      </w:pPr>
      <w:r w:rsidRPr="007D345D">
        <w:t>};</w:t>
      </w:r>
    </w:p>
    <w:p w14:paraId="7151CCA5" w14:textId="77777777" w:rsidR="000635BF" w:rsidRDefault="000635BF" w:rsidP="00002451">
      <w:pPr>
        <w:pStyle w:val="BodyTextCont"/>
      </w:pPr>
      <w:r>
        <w:t xml:space="preserve">Recall that the </w:t>
      </w:r>
      <w:proofErr w:type="spellStart"/>
      <w:r w:rsidRPr="00DC7268">
        <w:rPr>
          <w:rStyle w:val="CodeInline"/>
        </w:rPr>
        <w:t>ResourceMap.retrieveAsset</w:t>
      </w:r>
      <w:proofErr w:type="spellEnd"/>
      <w:r w:rsidRPr="00DC7268">
        <w:rPr>
          <w:rStyle w:val="CodeInline"/>
        </w:rPr>
        <w:t>(</w:t>
      </w:r>
      <w:r>
        <w:rPr>
          <w:rStyle w:val="CodeInline"/>
        </w:rPr>
        <w:t>)</w:t>
      </w:r>
      <w:r>
        <w:rPr>
          <w:rStyle w:val="CodeInline"/>
        </w:rPr>
        <w:fldChar w:fldCharType="begin"/>
      </w:r>
      <w:r>
        <w:instrText xml:space="preserve"> XE "</w:instrText>
      </w:r>
      <w:r w:rsidRPr="00A576B3">
        <w:rPr>
          <w:rStyle w:val="CodeInline"/>
        </w:rPr>
        <w:instrText>FontRenderable objects:ResourceMap.retrieveAsset()</w:instrText>
      </w:r>
      <w:r>
        <w:instrText xml:space="preserve">" </w:instrText>
      </w:r>
      <w:r>
        <w:rPr>
          <w:rStyle w:val="CodeInline"/>
        </w:rPr>
        <w:fldChar w:fldCharType="end"/>
      </w:r>
      <w:r>
        <w:t xml:space="preserve"> function returns an </w:t>
      </w:r>
      <w:proofErr w:type="spellStart"/>
      <w:r w:rsidRPr="005F4DD9">
        <w:rPr>
          <w:rStyle w:val="CodeInline"/>
        </w:rPr>
        <w:t>MapEntry</w:t>
      </w:r>
      <w:proofErr w:type="spellEnd"/>
      <w:r>
        <w:t xml:space="preserve"> object that contains the reference to the loaded asset, the XML file content in this case, and a reference count. The previous code creates an additional property, </w:t>
      </w:r>
      <w:proofErr w:type="spellStart"/>
      <w:r w:rsidRPr="00EF3951">
        <w:rPr>
          <w:rStyle w:val="CodeInline"/>
        </w:rPr>
        <w:t>FontImage</w:t>
      </w:r>
      <w:proofErr w:type="spellEnd"/>
      <w:r>
        <w:t xml:space="preserve">, on the returned </w:t>
      </w:r>
      <w:proofErr w:type="spellStart"/>
      <w:r w:rsidRPr="00EF3951">
        <w:rPr>
          <w:rStyle w:val="CodeInline"/>
        </w:rPr>
        <w:t>MapEntry</w:t>
      </w:r>
      <w:proofErr w:type="spellEnd"/>
      <w:r>
        <w:t xml:space="preserve"> to record the associated sprite image for the font.</w:t>
      </w:r>
    </w:p>
    <w:p w14:paraId="6A24C61B"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unload a font and </w:t>
      </w:r>
      <w:r>
        <w:t xml:space="preserve">release the </w:t>
      </w:r>
      <w:r w:rsidRPr="007D345D">
        <w:t>associated memory</w:t>
      </w:r>
      <w:r>
        <w:t>.</w:t>
      </w:r>
    </w:p>
    <w:p w14:paraId="1FD0F6DE" w14:textId="77777777" w:rsidR="000635BF" w:rsidRPr="007D345D" w:rsidRDefault="000635BF" w:rsidP="000635BF">
      <w:pPr>
        <w:pStyle w:val="Code"/>
      </w:pPr>
      <w:r w:rsidRPr="007D345D">
        <w:t xml:space="preserve">var </w:t>
      </w:r>
      <w:r>
        <w:t>unload</w:t>
      </w:r>
      <w:r w:rsidRPr="007D345D">
        <w:t>Font = function(fontName)</w:t>
      </w:r>
      <w:r>
        <w:t xml:space="preserve"> </w:t>
      </w:r>
      <w:r w:rsidRPr="007D345D">
        <w:t>{</w:t>
      </w:r>
    </w:p>
    <w:p w14:paraId="2E9B5C32" w14:textId="77777777" w:rsidR="000635BF" w:rsidRPr="007D345D" w:rsidRDefault="000635BF" w:rsidP="000635BF">
      <w:pPr>
        <w:pStyle w:val="Code"/>
      </w:pPr>
      <w:r w:rsidRPr="007D345D">
        <w:lastRenderedPageBreak/>
        <w:t xml:space="preserve">    gEngine.ResourceMap.</w:t>
      </w:r>
      <w:r>
        <w:t>unload</w:t>
      </w:r>
      <w:r w:rsidRPr="007D345D">
        <w:t>Asset(fontName);</w:t>
      </w:r>
    </w:p>
    <w:p w14:paraId="192CB0D3" w14:textId="77777777" w:rsidR="000635BF" w:rsidRPr="007D345D" w:rsidRDefault="000635BF" w:rsidP="000635BF">
      <w:pPr>
        <w:pStyle w:val="Code"/>
      </w:pPr>
      <w:r w:rsidRPr="007D345D">
        <w:t xml:space="preserve">    if (!(gEngine.ResourceMap.</w:t>
      </w:r>
      <w:r>
        <w:t>isAssetLoaded</w:t>
      </w:r>
      <w:r w:rsidRPr="007D345D">
        <w:t>(fontName))) {</w:t>
      </w:r>
    </w:p>
    <w:p w14:paraId="62884D24" w14:textId="77777777" w:rsidR="000635BF" w:rsidRPr="007D345D" w:rsidRDefault="000635BF" w:rsidP="000635BF">
      <w:pPr>
        <w:pStyle w:val="Code"/>
      </w:pPr>
      <w:r w:rsidRPr="007D345D">
        <w:t xml:space="preserve">        var fontInfoSourceString = fontName + ".fnt";</w:t>
      </w:r>
    </w:p>
    <w:p w14:paraId="22044AA7" w14:textId="77777777" w:rsidR="000635BF" w:rsidRPr="007D345D" w:rsidRDefault="000635BF" w:rsidP="000635BF">
      <w:pPr>
        <w:pStyle w:val="Code"/>
      </w:pPr>
      <w:r w:rsidRPr="007D345D">
        <w:t xml:space="preserve">        var textureSourceString = fontName + ".png";</w:t>
      </w:r>
    </w:p>
    <w:p w14:paraId="19B0A3B7" w14:textId="77777777" w:rsidR="000635BF" w:rsidRPr="007D345D" w:rsidRDefault="000635BF" w:rsidP="000635BF">
      <w:pPr>
        <w:pStyle w:val="Code"/>
      </w:pPr>
    </w:p>
    <w:p w14:paraId="28855C0E" w14:textId="77777777" w:rsidR="000635BF" w:rsidRPr="007D345D" w:rsidRDefault="000635BF" w:rsidP="000635BF">
      <w:pPr>
        <w:pStyle w:val="Code"/>
      </w:pPr>
      <w:r w:rsidRPr="007D345D">
        <w:t xml:space="preserve">        gEngine.Textures.</w:t>
      </w:r>
      <w:r>
        <w:t>unloadTexture</w:t>
      </w:r>
      <w:r w:rsidRPr="007D345D">
        <w:t>(textureSourceString);</w:t>
      </w:r>
    </w:p>
    <w:p w14:paraId="1F293DE2" w14:textId="77777777" w:rsidR="000635BF" w:rsidRPr="007D345D" w:rsidRDefault="000635BF" w:rsidP="000635BF">
      <w:pPr>
        <w:pStyle w:val="Code"/>
      </w:pPr>
      <w:r w:rsidRPr="007D345D">
        <w:t xml:space="preserve">        gEngine.TextFileLoader.</w:t>
      </w:r>
      <w:r>
        <w:t>unloadTextFile</w:t>
      </w:r>
      <w:r w:rsidRPr="007D345D">
        <w:t xml:space="preserve">(fontInfoSourceString); </w:t>
      </w:r>
    </w:p>
    <w:p w14:paraId="0C37D4CE" w14:textId="77777777" w:rsidR="000635BF" w:rsidRPr="007D345D" w:rsidRDefault="000635BF" w:rsidP="000635BF">
      <w:pPr>
        <w:pStyle w:val="Code"/>
      </w:pPr>
      <w:r w:rsidRPr="007D345D">
        <w:t xml:space="preserve">    };</w:t>
      </w:r>
    </w:p>
    <w:p w14:paraId="54EBA42C" w14:textId="77777777" w:rsidR="000635BF" w:rsidRPr="007D345D" w:rsidRDefault="000635BF" w:rsidP="000635BF">
      <w:pPr>
        <w:pStyle w:val="Code"/>
      </w:pPr>
      <w:r w:rsidRPr="007D345D">
        <w:t>};</w:t>
      </w:r>
    </w:p>
    <w:p w14:paraId="6F0614CE" w14:textId="77777777" w:rsidR="000635BF" w:rsidRDefault="000635BF" w:rsidP="00002451">
      <w:pPr>
        <w:pStyle w:val="BodyTextCont"/>
      </w:pPr>
      <w:r>
        <w:t xml:space="preserve">It is important to remember to unload both the text </w:t>
      </w:r>
      <w:r w:rsidRPr="001129C7">
        <w:rPr>
          <w:rStyle w:val="CodeInline"/>
        </w:rPr>
        <w:t>.</w:t>
      </w:r>
      <w:proofErr w:type="spellStart"/>
      <w:r w:rsidRPr="00E85C54">
        <w:rPr>
          <w:rStyle w:val="CodeInline"/>
        </w:rPr>
        <w:t>fnt</w:t>
      </w:r>
      <w:proofErr w:type="spellEnd"/>
      <w:r>
        <w:t xml:space="preserve"> file and the </w:t>
      </w:r>
      <w:r w:rsidRPr="001129C7">
        <w:rPr>
          <w:rStyle w:val="CodeInline"/>
        </w:rPr>
        <w:t>.</w:t>
      </w:r>
      <w:proofErr w:type="spellStart"/>
      <w:r w:rsidRPr="00E85C54">
        <w:rPr>
          <w:rStyle w:val="CodeInline"/>
        </w:rPr>
        <w:t>png</w:t>
      </w:r>
      <w:proofErr w:type="spellEnd"/>
      <w:r>
        <w:t xml:space="preserve"> texture image file.</w:t>
      </w:r>
    </w:p>
    <w:p w14:paraId="57592775"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124BA0D4" w14:textId="77777777" w:rsidR="000635BF" w:rsidRPr="007D345D" w:rsidRDefault="000635BF" w:rsidP="000635BF">
      <w:pPr>
        <w:pStyle w:val="Code"/>
      </w:pPr>
      <w:r w:rsidRPr="007D345D">
        <w:t xml:space="preserve">var </w:t>
      </w:r>
      <w:r>
        <w:t>get</w:t>
      </w:r>
      <w:r w:rsidRPr="007D345D">
        <w:t>CharInfo = function(fontName, aChar)</w:t>
      </w:r>
      <w:r>
        <w:t xml:space="preserve"> </w:t>
      </w:r>
      <w:r w:rsidRPr="007D345D">
        <w:t>{</w:t>
      </w:r>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77777777" w:rsidR="000635BF" w:rsidRPr="007D345D" w:rsidRDefault="000635BF" w:rsidP="00002451">
      <w:pPr>
        <w:pStyle w:val="BodyTextCont"/>
      </w:pPr>
      <w:r>
        <w:t xml:space="preserve">Details of decoding and extracting information for the 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777777" w:rsidR="000635BF" w:rsidRPr="007D345D" w:rsidRDefault="000635BF" w:rsidP="000635BF">
      <w:pPr>
        <w:pStyle w:val="NumList"/>
        <w:numPr>
          <w:ilvl w:val="0"/>
          <w:numId w:val="14"/>
        </w:numPr>
      </w:pPr>
      <w:r w:rsidRPr="000635BF">
        <w:t>Finally</w:t>
      </w:r>
      <w:r w:rsidRPr="007D345D">
        <w:t>, remember to add the public functions to the public interface</w:t>
      </w:r>
      <w:r>
        <w:t>.</w:t>
      </w:r>
    </w:p>
    <w:p w14:paraId="316178C6" w14:textId="77777777" w:rsidR="000635BF" w:rsidRPr="007D345D" w:rsidRDefault="000635BF" w:rsidP="000635BF">
      <w:pPr>
        <w:pStyle w:val="Code"/>
      </w:pPr>
      <w:r w:rsidRPr="007D345D">
        <w:t xml:space="preserve">var </w:t>
      </w:r>
      <w:r>
        <w:t>mPublic</w:t>
      </w:r>
      <w:r w:rsidRPr="007D345D">
        <w:t xml:space="preserve"> =</w:t>
      </w:r>
      <w:r>
        <w:t xml:space="preserve"> </w:t>
      </w:r>
      <w:r w:rsidRPr="007D345D">
        <w:t>{</w:t>
      </w:r>
    </w:p>
    <w:p w14:paraId="03631C46" w14:textId="77777777" w:rsidR="000635BF" w:rsidRPr="007D345D" w:rsidRDefault="000635BF" w:rsidP="000635BF">
      <w:pPr>
        <w:pStyle w:val="Code"/>
      </w:pPr>
      <w:r w:rsidRPr="007D345D">
        <w:t xml:space="preserve">    </w:t>
      </w:r>
      <w:r>
        <w:t>loadFont</w:t>
      </w:r>
      <w:r w:rsidRPr="007D345D">
        <w:t xml:space="preserve">: </w:t>
      </w:r>
      <w:r>
        <w:t>loadFont</w:t>
      </w:r>
      <w:r w:rsidRPr="007D345D">
        <w:t>,</w:t>
      </w:r>
    </w:p>
    <w:p w14:paraId="0C4062D4" w14:textId="77777777" w:rsidR="000635BF" w:rsidRPr="007D345D" w:rsidRDefault="000635BF" w:rsidP="000635BF">
      <w:pPr>
        <w:pStyle w:val="Code"/>
      </w:pPr>
      <w:r w:rsidRPr="007D345D">
        <w:t xml:space="preserve">    </w:t>
      </w:r>
      <w:r>
        <w:t>unload</w:t>
      </w:r>
      <w:r w:rsidRPr="007D345D">
        <w:t xml:space="preserve">Font: </w:t>
      </w:r>
      <w:r>
        <w:t>unload</w:t>
      </w:r>
      <w:r w:rsidRPr="007D345D">
        <w:t>Font,</w:t>
      </w:r>
    </w:p>
    <w:p w14:paraId="1D1C17BD" w14:textId="77777777" w:rsidR="000635BF" w:rsidRPr="007D345D" w:rsidRDefault="000635BF" w:rsidP="000635BF">
      <w:pPr>
        <w:pStyle w:val="Code"/>
      </w:pPr>
      <w:r w:rsidRPr="007D345D">
        <w:t xml:space="preserve">    </w:t>
      </w:r>
      <w:r>
        <w:t>get</w:t>
      </w:r>
      <w:r w:rsidRPr="007D345D">
        <w:t xml:space="preserve">CharInfo: </w:t>
      </w:r>
      <w:r>
        <w:t>get</w:t>
      </w:r>
      <w:r w:rsidRPr="007D345D">
        <w:t>CharInfo</w:t>
      </w:r>
    </w:p>
    <w:p w14:paraId="59C77464" w14:textId="77777777" w:rsidR="000635BF" w:rsidRPr="007D345D" w:rsidRDefault="000635BF" w:rsidP="000635BF">
      <w:pPr>
        <w:pStyle w:val="Code"/>
      </w:pPr>
      <w:r w:rsidRPr="007D345D">
        <w:lastRenderedPageBreak/>
        <w:t>};</w:t>
      </w:r>
    </w:p>
    <w:p w14:paraId="53C90C26" w14:textId="77777777" w:rsidR="000635BF" w:rsidRDefault="000635BF" w:rsidP="000635BF">
      <w:pPr>
        <w:pStyle w:val="Code"/>
      </w:pPr>
      <w:r w:rsidRPr="007D345D">
        <w:t xml:space="preserve">return </w:t>
      </w:r>
      <w:r>
        <w:t>mPublic</w:t>
      </w:r>
      <w:r w:rsidRPr="007D345D">
        <w:t>;</w:t>
      </w:r>
    </w:p>
    <w:p w14:paraId="62E3F641" w14:textId="77777777" w:rsidR="000635BF" w:rsidRDefault="000635BF" w:rsidP="000635BF">
      <w:pPr>
        <w:pStyle w:val="Heading3"/>
      </w:pPr>
      <w:r>
        <w:t xml:space="preserve">Defining a </w:t>
      </w:r>
      <w:proofErr w:type="spellStart"/>
      <w:r>
        <w:t>FontRenderable</w:t>
      </w:r>
      <w:proofErr w:type="spellEnd"/>
      <w:r>
        <w:t xml:space="preserve"> Object to Draw Texts</w:t>
      </w:r>
    </w:p>
    <w:p w14:paraId="5E6AFD65" w14:textId="77777777" w:rsidR="000635BF" w:rsidRDefault="000635BF" w:rsidP="000635BF">
      <w:pPr>
        <w:pStyle w:val="BodyTextFirst"/>
      </w:pPr>
      <w:r>
        <w:t xml:space="preserve">The defined </w:t>
      </w:r>
      <w:proofErr w:type="spellStart"/>
      <w:r>
        <w:rPr>
          <w:rStyle w:val="CodeInline"/>
        </w:rPr>
        <w:t>gE</w:t>
      </w:r>
      <w:r w:rsidRPr="00BC6A64">
        <w:rPr>
          <w:rStyle w:val="CodeInline"/>
        </w:rPr>
        <w:t>ngine_Fonts</w:t>
      </w:r>
      <w:proofErr w:type="spellEnd"/>
      <w:r>
        <w:rPr>
          <w:rStyle w:val="CodeInline"/>
        </w:rPr>
        <w:fldChar w:fldCharType="begin"/>
      </w:r>
      <w:r>
        <w:instrText xml:space="preserve"> XE "</w:instrText>
      </w:r>
      <w:r w:rsidRPr="00C22E86">
        <w:rPr>
          <w:rStyle w:val="CodeInline"/>
        </w:rPr>
        <w:instrText>FontRenderable objects:gEngine_Fonts</w:instrText>
      </w:r>
      <w:r>
        <w:instrText xml:space="preserve">" </w:instrText>
      </w:r>
      <w:r>
        <w:rPr>
          <w:rStyle w:val="CodeInline"/>
        </w:rPr>
        <w:fldChar w:fldCharType="end"/>
      </w:r>
      <w:r>
        <w:t xml:space="preserve"> component is capable of loading font files and extracting per-character </w:t>
      </w:r>
      <w:proofErr w:type="spellStart"/>
      <w:r>
        <w:t>uv</w:t>
      </w:r>
      <w:proofErr w:type="spellEnd"/>
      <w:r>
        <w:t xml:space="preserve"> coordinate and appearance information. With this functionality, the drawing of a text string can be accomplished by identifying each character in the string, extracting the corresponding texture mapping information from the </w:t>
      </w:r>
      <w:proofErr w:type="spellStart"/>
      <w:r>
        <w:rPr>
          <w:rStyle w:val="CodeInline"/>
        </w:rPr>
        <w:t>gE</w:t>
      </w:r>
      <w:r w:rsidRPr="000C21A5">
        <w:rPr>
          <w:rStyle w:val="CodeInline"/>
        </w:rPr>
        <w:t>ngine_Fonts</w:t>
      </w:r>
      <w:proofErr w:type="spellEnd"/>
      <w:r>
        <w:t xml:space="preserve"> component, and rendering the character using the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77777777" w:rsidR="000635BF" w:rsidRDefault="000635BF" w:rsidP="000635BF">
      <w:pPr>
        <w:pStyle w:val="NumList"/>
        <w:numPr>
          <w:ilvl w:val="0"/>
          <w:numId w:val="67"/>
        </w:numPr>
      </w:pPr>
      <w:r>
        <w:t xml:space="preserve">Create a new file in the </w:t>
      </w:r>
      <w:proofErr w:type="spellStart"/>
      <w:r w:rsidRPr="009803FF">
        <w:rPr>
          <w:rStyle w:val="CodeInline"/>
        </w:rPr>
        <w:t>src</w:t>
      </w:r>
      <w:proofErr w:type="spellEnd"/>
      <w:r w:rsidRPr="009803FF">
        <w:rPr>
          <w:rStyle w:val="CodeInline"/>
        </w:rPr>
        <w:t>/Engine/</w:t>
      </w:r>
      <w:proofErr w:type="spellStart"/>
      <w:r>
        <w:rPr>
          <w:rStyle w:val="CodeInline"/>
        </w:rPr>
        <w:t>Renderables</w:t>
      </w:r>
      <w:proofErr w:type="spellEnd"/>
      <w:r>
        <w:t xml:space="preserve"> folder and name it </w:t>
      </w:r>
      <w:r>
        <w:rPr>
          <w:rStyle w:val="CodeInline"/>
        </w:rPr>
        <w:t>FontRenderable</w:t>
      </w:r>
      <w:r w:rsidRPr="009803FF">
        <w:rPr>
          <w:rStyle w:val="CodeInline"/>
        </w:rPr>
        <w:t>.js</w:t>
      </w:r>
      <w:r>
        <w:t>.</w:t>
      </w:r>
    </w:p>
    <w:p w14:paraId="7DB9C15C" w14:textId="77777777" w:rsidR="000635BF" w:rsidRDefault="000635BF" w:rsidP="000635BF">
      <w:pPr>
        <w:pStyle w:val="NumList"/>
        <w:numPr>
          <w:ilvl w:val="0"/>
          <w:numId w:val="14"/>
        </w:numPr>
      </w:pPr>
      <w:r>
        <w:t xml:space="preserve">Implement a </w:t>
      </w:r>
      <w:r w:rsidRPr="000635BF">
        <w:t>constructor</w:t>
      </w:r>
      <w:r>
        <w:t xml:space="preserve"> for </w:t>
      </w:r>
      <w:proofErr w:type="spellStart"/>
      <w:r w:rsidRPr="00987A2F">
        <w:rPr>
          <w:rStyle w:val="CodeInline"/>
        </w:rPr>
        <w:t>FontRenderable</w:t>
      </w:r>
      <w:proofErr w:type="spellEnd"/>
      <w:r>
        <w:t xml:space="preserve"> that accepts a string as its parameter.</w:t>
      </w:r>
    </w:p>
    <w:p w14:paraId="5A3BDC5C" w14:textId="77777777" w:rsidR="000635BF" w:rsidRPr="00472EC6" w:rsidRDefault="000635BF" w:rsidP="000635BF">
      <w:pPr>
        <w:pStyle w:val="Code"/>
      </w:pPr>
      <w:r w:rsidRPr="00472EC6">
        <w:t>function FontRenderable(aString)</w:t>
      </w:r>
      <w:r>
        <w:t xml:space="preserve"> </w:t>
      </w:r>
      <w:r w:rsidRPr="00472EC6">
        <w:t>{</w:t>
      </w:r>
    </w:p>
    <w:p w14:paraId="45818BAA" w14:textId="77777777" w:rsidR="000635BF" w:rsidRPr="00472EC6" w:rsidRDefault="000635BF" w:rsidP="000635BF">
      <w:pPr>
        <w:pStyle w:val="Code"/>
      </w:pPr>
      <w:r w:rsidRPr="00472EC6">
        <w:t xml:space="preserve">    this.</w:t>
      </w:r>
      <w:r>
        <w:t>m</w:t>
      </w:r>
      <w:r w:rsidRPr="00472EC6">
        <w:t>Font = gEngine.DefaultResources.</w:t>
      </w:r>
      <w:r>
        <w:t>get</w:t>
      </w:r>
      <w:r w:rsidRPr="00472EC6">
        <w:t>DefaultFont();</w:t>
      </w:r>
    </w:p>
    <w:p w14:paraId="15D7D539" w14:textId="77777777" w:rsidR="000635BF" w:rsidRPr="00472EC6" w:rsidRDefault="000635BF" w:rsidP="000635BF">
      <w:pPr>
        <w:pStyle w:val="Code"/>
      </w:pPr>
      <w:r w:rsidRPr="00472EC6">
        <w:t xml:space="preserve">    this.</w:t>
      </w:r>
      <w:r>
        <w:t>m</w:t>
      </w:r>
      <w:r w:rsidRPr="00472EC6">
        <w:t>OneChar = new SpriteRenderable(this.</w:t>
      </w:r>
      <w:r>
        <w:t>m</w:t>
      </w:r>
      <w:r w:rsidRPr="00472EC6">
        <w:t>Font + ".png");</w:t>
      </w:r>
    </w:p>
    <w:p w14:paraId="141BA4BB" w14:textId="77777777" w:rsidR="000635BF" w:rsidRPr="00472EC6" w:rsidRDefault="000635BF" w:rsidP="000635BF">
      <w:pPr>
        <w:pStyle w:val="Code"/>
      </w:pPr>
      <w:r w:rsidRPr="00472EC6">
        <w:t xml:space="preserve">    this.</w:t>
      </w:r>
      <w:r>
        <w:t>m</w:t>
      </w:r>
      <w:r w:rsidRPr="00472EC6">
        <w:t>Xform = new Transform(); // transform that moves this object around</w:t>
      </w:r>
    </w:p>
    <w:p w14:paraId="038B562E" w14:textId="77777777" w:rsidR="000635BF" w:rsidRPr="00472EC6" w:rsidRDefault="000635BF" w:rsidP="000635BF">
      <w:pPr>
        <w:pStyle w:val="Code"/>
      </w:pPr>
      <w:r w:rsidRPr="00472EC6">
        <w:t xml:space="preserve">    this.</w:t>
      </w:r>
      <w:r>
        <w:t>m</w:t>
      </w:r>
      <w:r w:rsidRPr="00472EC6">
        <w:t>Text = aString;</w:t>
      </w:r>
    </w:p>
    <w:p w14:paraId="1375D7B0" w14:textId="77777777" w:rsidR="000635BF" w:rsidRPr="00472EC6" w:rsidRDefault="000635BF" w:rsidP="000635BF">
      <w:pPr>
        <w:pStyle w:val="Code"/>
      </w:pPr>
      <w:r w:rsidRPr="00472EC6">
        <w:t>}</w:t>
      </w:r>
    </w:p>
    <w:p w14:paraId="2AE03E86" w14:textId="77777777" w:rsidR="000635BF" w:rsidRDefault="000635BF" w:rsidP="000635BF">
      <w:pPr>
        <w:pStyle w:val="NumSubList"/>
        <w:numPr>
          <w:ilvl w:val="0"/>
          <w:numId w:val="49"/>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0635BF">
      <w:pPr>
        <w:pStyle w:val="NumList"/>
        <w:numPr>
          <w:ilvl w:val="0"/>
          <w:numId w:val="14"/>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4F464F44" w14:textId="77777777" w:rsidR="000635BF" w:rsidRPr="009669B9" w:rsidRDefault="000635BF" w:rsidP="000635BF">
      <w:pPr>
        <w:pStyle w:val="Code"/>
      </w:pPr>
      <w:r w:rsidRPr="009669B9">
        <w:t>FontRenderable.prototype.</w:t>
      </w:r>
      <w:r>
        <w:t>draw</w:t>
      </w:r>
      <w:r w:rsidRPr="009669B9">
        <w:t xml:space="preserve"> = function(vpMatrix) {</w:t>
      </w:r>
    </w:p>
    <w:p w14:paraId="575BB992" w14:textId="77777777" w:rsidR="000635BF" w:rsidRPr="00566958" w:rsidRDefault="000635BF" w:rsidP="000635BF">
      <w:pPr>
        <w:pStyle w:val="Code"/>
      </w:pPr>
      <w:r w:rsidRPr="009669B9">
        <w:t xml:space="preserve">    </w:t>
      </w:r>
      <w:r w:rsidRPr="00566958">
        <w:t>var widthOfOneChar = this.mXform.getWidth() / this.mText.length;</w:t>
      </w:r>
    </w:p>
    <w:p w14:paraId="74EAF605" w14:textId="77777777" w:rsidR="000635BF" w:rsidRPr="00566958" w:rsidRDefault="000635BF" w:rsidP="000635BF">
      <w:pPr>
        <w:pStyle w:val="Code"/>
      </w:pPr>
      <w:r w:rsidRPr="00566958">
        <w:t xml:space="preserve">    var heightOfOneChar = this.mXform.getHeight();</w:t>
      </w:r>
    </w:p>
    <w:p w14:paraId="74ED11CD" w14:textId="77777777" w:rsidR="000635BF" w:rsidRPr="00566958" w:rsidRDefault="000635BF" w:rsidP="000635BF">
      <w:pPr>
        <w:pStyle w:val="Code"/>
      </w:pPr>
      <w:r w:rsidRPr="00566958">
        <w:t xml:space="preserve">    var yPos = this.mXform.getYPos();</w:t>
      </w:r>
    </w:p>
    <w:p w14:paraId="45D0EC91" w14:textId="77777777" w:rsidR="000635BF" w:rsidRPr="00566958" w:rsidRDefault="000635BF" w:rsidP="000635BF">
      <w:pPr>
        <w:pStyle w:val="Code"/>
      </w:pPr>
    </w:p>
    <w:p w14:paraId="7B1063B1" w14:textId="77777777" w:rsidR="000635BF" w:rsidRPr="00566958" w:rsidRDefault="000635BF" w:rsidP="000635BF">
      <w:pPr>
        <w:pStyle w:val="Code"/>
      </w:pPr>
      <w:r w:rsidRPr="00566958">
        <w:t xml:space="preserve">    // center position of the first char</w:t>
      </w:r>
    </w:p>
    <w:p w14:paraId="3ECD8885" w14:textId="77777777" w:rsidR="000635BF" w:rsidRPr="00566958" w:rsidRDefault="000635BF" w:rsidP="000635BF">
      <w:pPr>
        <w:pStyle w:val="Code"/>
      </w:pPr>
      <w:r w:rsidRPr="00566958">
        <w:lastRenderedPageBreak/>
        <w:t xml:space="preserve">    var xPos = this.mXform.getXPos() - (widthOfOneChar / 2) + (widthOfOneChar * 0.5);</w:t>
      </w:r>
    </w:p>
    <w:p w14:paraId="6DFB1CAC" w14:textId="77777777" w:rsidR="000635BF" w:rsidRPr="00566958" w:rsidRDefault="000635BF" w:rsidP="000635BF">
      <w:pPr>
        <w:pStyle w:val="Code"/>
      </w:pPr>
      <w:r w:rsidRPr="00566958">
        <w:t xml:space="preserve">    var charIndex, aChar, charInfo, xSize, ySize, xOffset, yOffset;</w:t>
      </w:r>
    </w:p>
    <w:p w14:paraId="5587E1D4" w14:textId="77777777" w:rsidR="000635BF" w:rsidRPr="00566958" w:rsidRDefault="000635BF" w:rsidP="000635BF">
      <w:pPr>
        <w:pStyle w:val="Code"/>
      </w:pPr>
      <w:r w:rsidRPr="00566958">
        <w:t xml:space="preserve">    for (charIndex = 0; charIndex &lt; this.mText.length; charIndex++) {</w:t>
      </w:r>
    </w:p>
    <w:p w14:paraId="58EF58DB" w14:textId="77777777" w:rsidR="000635BF" w:rsidRPr="00566958" w:rsidRDefault="000635BF" w:rsidP="000635BF">
      <w:pPr>
        <w:pStyle w:val="Code"/>
      </w:pPr>
      <w:r w:rsidRPr="00566958">
        <w:t xml:space="preserve">        aChar = this.mText.charCodeAt(charIndex);</w:t>
      </w:r>
    </w:p>
    <w:p w14:paraId="7130B767" w14:textId="77777777" w:rsidR="000635BF" w:rsidRPr="00566958" w:rsidRDefault="000635BF" w:rsidP="000635BF">
      <w:pPr>
        <w:pStyle w:val="Code"/>
      </w:pPr>
      <w:r w:rsidRPr="00566958">
        <w:t xml:space="preserve">        charInfo = gEngine.Fonts.getCharInfo(this.mFont, aChar);</w:t>
      </w:r>
    </w:p>
    <w:p w14:paraId="74F8CF32" w14:textId="77777777" w:rsidR="000635BF" w:rsidRPr="00566958" w:rsidRDefault="000635BF" w:rsidP="000635BF">
      <w:pPr>
        <w:pStyle w:val="Code"/>
      </w:pPr>
    </w:p>
    <w:p w14:paraId="083196D8" w14:textId="77777777" w:rsidR="000635BF" w:rsidRPr="00566958" w:rsidRDefault="000635BF" w:rsidP="000635BF">
      <w:pPr>
        <w:pStyle w:val="Code"/>
      </w:pPr>
      <w:r w:rsidRPr="00566958">
        <w:t xml:space="preserve">        // set the texture coordinate</w:t>
      </w:r>
    </w:p>
    <w:p w14:paraId="7174A2AD" w14:textId="77777777" w:rsidR="000635BF" w:rsidRPr="00566958" w:rsidRDefault="000635BF" w:rsidP="000635BF">
      <w:pPr>
        <w:pStyle w:val="Code"/>
      </w:pPr>
      <w:r w:rsidRPr="00566958">
        <w:t xml:space="preserve">        this.mOneChar.setElementUVCoordinate(charInfo.mTexCoordLeft, charInfo.mTexCoordRight,</w:t>
      </w:r>
    </w:p>
    <w:p w14:paraId="2291A842" w14:textId="77777777" w:rsidR="000635BF" w:rsidRPr="00566958" w:rsidRDefault="000635BF" w:rsidP="000635BF">
      <w:pPr>
        <w:pStyle w:val="Code"/>
      </w:pPr>
      <w:r w:rsidRPr="00566958">
        <w:t xml:space="preserve">            charInfo.mTexCoordBottom, charInfo.mTexCoordTop);</w:t>
      </w:r>
    </w:p>
    <w:p w14:paraId="48F0A48C" w14:textId="77777777" w:rsidR="000635BF" w:rsidRPr="00566958" w:rsidRDefault="000635BF" w:rsidP="000635BF">
      <w:pPr>
        <w:pStyle w:val="Code"/>
      </w:pPr>
    </w:p>
    <w:p w14:paraId="52E56E04" w14:textId="77777777" w:rsidR="000635BF" w:rsidRPr="00566958" w:rsidRDefault="000635BF" w:rsidP="000635BF">
      <w:pPr>
        <w:pStyle w:val="Code"/>
      </w:pPr>
      <w:r w:rsidRPr="00566958">
        <w:t xml:space="preserve">        // now the size of the char</w:t>
      </w:r>
    </w:p>
    <w:p w14:paraId="46BA8384" w14:textId="77777777" w:rsidR="000635BF" w:rsidRPr="00566958" w:rsidRDefault="000635BF" w:rsidP="000635BF">
      <w:pPr>
        <w:pStyle w:val="Code"/>
      </w:pPr>
      <w:r w:rsidRPr="00566958">
        <w:t xml:space="preserve">        xSize = widthOfOneChar * charInfo.mCharWidth;</w:t>
      </w:r>
    </w:p>
    <w:p w14:paraId="7C5446A7" w14:textId="77777777" w:rsidR="000635BF" w:rsidRPr="00566958" w:rsidRDefault="000635BF" w:rsidP="000635BF">
      <w:pPr>
        <w:pStyle w:val="Code"/>
      </w:pPr>
      <w:r w:rsidRPr="00566958">
        <w:t xml:space="preserve">        ySize = heightOfOneChar * charInfo.mCharHeight;</w:t>
      </w:r>
    </w:p>
    <w:p w14:paraId="48275D7E" w14:textId="77777777" w:rsidR="000635BF" w:rsidRPr="00566958" w:rsidRDefault="000635BF" w:rsidP="000635BF">
      <w:pPr>
        <w:pStyle w:val="Code"/>
      </w:pPr>
      <w:r w:rsidRPr="00566958">
        <w:t xml:space="preserve">        this.mOneChar.getXform().setSize(xSize, ySize);</w:t>
      </w:r>
    </w:p>
    <w:p w14:paraId="293A891C" w14:textId="77777777" w:rsidR="000635BF" w:rsidRPr="00566958" w:rsidRDefault="000635BF" w:rsidP="000635BF">
      <w:pPr>
        <w:pStyle w:val="Code"/>
      </w:pPr>
    </w:p>
    <w:p w14:paraId="45AAC4F3" w14:textId="77777777" w:rsidR="000635BF" w:rsidRPr="00566958" w:rsidRDefault="000635BF" w:rsidP="000635BF">
      <w:pPr>
        <w:pStyle w:val="Code"/>
      </w:pPr>
      <w:r w:rsidRPr="00566958">
        <w:t xml:space="preserve">        // how much to offset from the center</w:t>
      </w:r>
    </w:p>
    <w:p w14:paraId="43526695" w14:textId="77777777" w:rsidR="000635BF" w:rsidRPr="00566958" w:rsidRDefault="000635BF" w:rsidP="000635BF">
      <w:pPr>
        <w:pStyle w:val="Code"/>
      </w:pPr>
      <w:r w:rsidRPr="00566958">
        <w:t xml:space="preserve">        xOffset = widthOfOneChar * charInfo.mCharWidthOffset * 0.5;</w:t>
      </w:r>
    </w:p>
    <w:p w14:paraId="4B3646D5" w14:textId="77777777" w:rsidR="000635BF" w:rsidRPr="00566958" w:rsidRDefault="000635BF" w:rsidP="000635BF">
      <w:pPr>
        <w:pStyle w:val="Code"/>
      </w:pPr>
      <w:r w:rsidRPr="00566958">
        <w:t xml:space="preserve">        yOffset = heightOfOneChar * charInfo.mCharHeightOffset * 0.5;</w:t>
      </w:r>
    </w:p>
    <w:p w14:paraId="7C483803" w14:textId="77777777" w:rsidR="000635BF" w:rsidRPr="00566958" w:rsidRDefault="000635BF" w:rsidP="000635BF">
      <w:pPr>
        <w:pStyle w:val="Code"/>
      </w:pPr>
    </w:p>
    <w:p w14:paraId="7999B4BC" w14:textId="77777777" w:rsidR="000635BF" w:rsidRPr="00566958" w:rsidRDefault="000635BF" w:rsidP="000635BF">
      <w:pPr>
        <w:pStyle w:val="Code"/>
      </w:pPr>
      <w:r w:rsidRPr="00566958">
        <w:t xml:space="preserve">        this.mOneChar.getXform().setPosition(xPos - xOffset, yPos - yOffset);</w:t>
      </w:r>
    </w:p>
    <w:p w14:paraId="18B794FF" w14:textId="77777777" w:rsidR="000635BF" w:rsidRPr="00566958" w:rsidRDefault="000635BF" w:rsidP="000635BF">
      <w:pPr>
        <w:pStyle w:val="Code"/>
      </w:pPr>
    </w:p>
    <w:p w14:paraId="55DBC87C" w14:textId="77777777" w:rsidR="000635BF" w:rsidRPr="00566958" w:rsidRDefault="000635BF" w:rsidP="000635BF">
      <w:pPr>
        <w:pStyle w:val="Code"/>
      </w:pPr>
      <w:r w:rsidRPr="00566958">
        <w:t xml:space="preserve">        this.mOneChar.draw(vpMatrix);</w:t>
      </w:r>
    </w:p>
    <w:p w14:paraId="6BA732AF" w14:textId="77777777" w:rsidR="000635BF" w:rsidRPr="00566958" w:rsidRDefault="000635BF" w:rsidP="000635BF">
      <w:pPr>
        <w:pStyle w:val="Code"/>
      </w:pPr>
    </w:p>
    <w:p w14:paraId="08504429" w14:textId="77777777" w:rsidR="000635BF" w:rsidRPr="00566958" w:rsidRDefault="000635BF" w:rsidP="000635BF">
      <w:pPr>
        <w:pStyle w:val="Code"/>
      </w:pPr>
      <w:r w:rsidRPr="00566958">
        <w:t xml:space="preserve">        xPos += widthOfOneChar;</w:t>
      </w:r>
    </w:p>
    <w:p w14:paraId="0A53919E" w14:textId="77777777" w:rsidR="000635BF" w:rsidRDefault="000635BF" w:rsidP="000635BF">
      <w:pPr>
        <w:pStyle w:val="Code"/>
      </w:pPr>
      <w:r w:rsidRPr="00566958">
        <w:t xml:space="preserve">    } </w:t>
      </w:r>
    </w:p>
    <w:p w14:paraId="43062122" w14:textId="77777777" w:rsidR="000635BF" w:rsidRDefault="000635BF" w:rsidP="000635BF">
      <w:pPr>
        <w:pStyle w:val="Code"/>
      </w:pPr>
      <w:r w:rsidRPr="009669B9">
        <w:t>};</w:t>
      </w:r>
    </w:p>
    <w:p w14:paraId="5D31DACF" w14:textId="77777777" w:rsidR="000635BF" w:rsidRDefault="000635BF" w:rsidP="00002451">
      <w:pPr>
        <w:pStyle w:val="BodyTextCont"/>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proofErr w:type="spellStart"/>
      <w:r w:rsidRPr="00BA0E93">
        <w:rPr>
          <w:rStyle w:val="CodeInline"/>
        </w:rPr>
        <w:t>getCharInfo</w:t>
      </w:r>
      <w:proofErr w:type="spell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appearance 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t xml:space="preserve">Uses the appearance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xml:space="preserve">) and </w:t>
      </w:r>
      <w:r>
        <w:lastRenderedPageBreak/>
        <w:t>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0635BF">
      <w:pPr>
        <w:pStyle w:val="NumList"/>
        <w:numPr>
          <w:ilvl w:val="0"/>
          <w:numId w:val="14"/>
        </w:numPr>
      </w:pPr>
      <w:r w:rsidRPr="000635BF">
        <w:t>Implement</w:t>
      </w:r>
      <w:r>
        <w:t xml:space="preserve"> the getters and setters for the transform, the text message to be drawn, the font to use for drawing, and the color.</w:t>
      </w:r>
    </w:p>
    <w:p w14:paraId="62740A04" w14:textId="77777777" w:rsidR="000635BF" w:rsidRPr="00472EC6" w:rsidRDefault="000635BF" w:rsidP="000635BF">
      <w:pPr>
        <w:pStyle w:val="Code"/>
      </w:pPr>
      <w:r w:rsidRPr="00472EC6">
        <w:t>FontRenderable.prototype.</w:t>
      </w:r>
      <w:r>
        <w:t>get</w:t>
      </w:r>
      <w:r w:rsidRPr="00472EC6">
        <w:t>Xform = function() { return this.</w:t>
      </w:r>
      <w:r>
        <w:t>m</w:t>
      </w:r>
      <w:r w:rsidRPr="00472EC6">
        <w:t>Xform; };</w:t>
      </w:r>
    </w:p>
    <w:p w14:paraId="18B13058" w14:textId="77777777" w:rsidR="000635BF" w:rsidRPr="00472EC6" w:rsidRDefault="000635BF" w:rsidP="000635BF">
      <w:pPr>
        <w:pStyle w:val="Code"/>
      </w:pPr>
      <w:r w:rsidRPr="00472EC6">
        <w:t>FontRenderable.prototype.</w:t>
      </w:r>
      <w:r>
        <w:t>get</w:t>
      </w:r>
      <w:r w:rsidRPr="00472EC6">
        <w:t>Text = function() { return this.</w:t>
      </w:r>
      <w:r>
        <w:t>m</w:t>
      </w:r>
      <w:r w:rsidRPr="00472EC6">
        <w:t>Text; };</w:t>
      </w:r>
    </w:p>
    <w:p w14:paraId="6098613B" w14:textId="77777777" w:rsidR="000635BF" w:rsidRPr="00472EC6" w:rsidRDefault="000635BF" w:rsidP="000635BF">
      <w:pPr>
        <w:pStyle w:val="Code"/>
      </w:pPr>
      <w:r w:rsidRPr="00472EC6">
        <w:t>FontRenderable.prototype.</w:t>
      </w:r>
      <w:r>
        <w:t>set</w:t>
      </w:r>
      <w:r w:rsidRPr="00472EC6">
        <w:t xml:space="preserve">Text = function(t) { </w:t>
      </w:r>
    </w:p>
    <w:p w14:paraId="50D6F64A" w14:textId="77777777" w:rsidR="000635BF" w:rsidRPr="00472EC6" w:rsidRDefault="000635BF" w:rsidP="000635BF">
      <w:pPr>
        <w:pStyle w:val="Code"/>
      </w:pPr>
      <w:r w:rsidRPr="00472EC6">
        <w:t xml:space="preserve">    this.</w:t>
      </w:r>
      <w:r>
        <w:t>m</w:t>
      </w:r>
      <w:r w:rsidRPr="00472EC6">
        <w:t>Text = t;</w:t>
      </w:r>
    </w:p>
    <w:p w14:paraId="61B35743" w14:textId="77777777" w:rsidR="000635BF" w:rsidRPr="00472EC6" w:rsidRDefault="000635BF" w:rsidP="000635BF">
      <w:pPr>
        <w:pStyle w:val="Code"/>
      </w:pPr>
      <w:r w:rsidRPr="00472EC6">
        <w:t xml:space="preserve">    this.</w:t>
      </w:r>
      <w:r>
        <w:t>set</w:t>
      </w:r>
      <w:r w:rsidRPr="00472EC6">
        <w:t>TextHeight(this.</w:t>
      </w:r>
      <w:r>
        <w:t>get</w:t>
      </w:r>
      <w:r w:rsidRPr="00472EC6">
        <w:t>Xform().</w:t>
      </w:r>
      <w:r>
        <w:t>get</w:t>
      </w:r>
      <w:r w:rsidRPr="00472EC6">
        <w:t>Height());</w:t>
      </w:r>
    </w:p>
    <w:p w14:paraId="38279223" w14:textId="77777777" w:rsidR="000635BF" w:rsidRPr="00472EC6" w:rsidRDefault="000635BF" w:rsidP="000635BF">
      <w:pPr>
        <w:pStyle w:val="Code"/>
      </w:pPr>
      <w:r w:rsidRPr="00472EC6">
        <w:t>};</w:t>
      </w:r>
    </w:p>
    <w:p w14:paraId="611E18A9" w14:textId="77777777" w:rsidR="000635BF" w:rsidRPr="00472EC6" w:rsidRDefault="000635BF" w:rsidP="000635BF">
      <w:pPr>
        <w:pStyle w:val="Code"/>
      </w:pPr>
    </w:p>
    <w:p w14:paraId="5AA50454" w14:textId="77777777" w:rsidR="000635BF" w:rsidRPr="00472EC6" w:rsidRDefault="000635BF" w:rsidP="000635BF">
      <w:pPr>
        <w:pStyle w:val="Code"/>
      </w:pPr>
      <w:r w:rsidRPr="00472EC6">
        <w:t>FontRenderable.prototype.</w:t>
      </w:r>
      <w:r>
        <w:t>get</w:t>
      </w:r>
      <w:r w:rsidRPr="00472EC6">
        <w:t>Font = function() { return this.</w:t>
      </w:r>
      <w:r>
        <w:t>m</w:t>
      </w:r>
      <w:r w:rsidRPr="00472EC6">
        <w:t>Font; };</w:t>
      </w:r>
    </w:p>
    <w:p w14:paraId="07A3EACD" w14:textId="77777777" w:rsidR="000635BF" w:rsidRPr="00472EC6" w:rsidRDefault="000635BF" w:rsidP="000635BF">
      <w:pPr>
        <w:pStyle w:val="Code"/>
      </w:pPr>
      <w:r w:rsidRPr="00472EC6">
        <w:t>FontRenderable.prototype.</w:t>
      </w:r>
      <w:r>
        <w:t>set</w:t>
      </w:r>
      <w:r w:rsidRPr="00472EC6">
        <w:t xml:space="preserve">Font = function(f) { </w:t>
      </w:r>
    </w:p>
    <w:p w14:paraId="36737D9C" w14:textId="77777777" w:rsidR="000635BF" w:rsidRPr="00472EC6" w:rsidRDefault="000635BF" w:rsidP="000635BF">
      <w:pPr>
        <w:pStyle w:val="Code"/>
      </w:pPr>
      <w:r w:rsidRPr="00472EC6">
        <w:t xml:space="preserve">    this.</w:t>
      </w:r>
      <w:r>
        <w:t>m</w:t>
      </w:r>
      <w:r w:rsidRPr="00472EC6">
        <w:t xml:space="preserve">Font = f; </w:t>
      </w:r>
    </w:p>
    <w:p w14:paraId="07A699ED" w14:textId="77777777" w:rsidR="000635BF" w:rsidRPr="00472EC6" w:rsidRDefault="000635BF" w:rsidP="000635BF">
      <w:pPr>
        <w:pStyle w:val="Code"/>
      </w:pPr>
      <w:r w:rsidRPr="00472EC6">
        <w:t xml:space="preserve">    this.</w:t>
      </w:r>
      <w:r>
        <w:t>m</w:t>
      </w:r>
      <w:r w:rsidRPr="00472EC6">
        <w:t>OneChar.</w:t>
      </w:r>
      <w:r>
        <w:t>set</w:t>
      </w:r>
      <w:r w:rsidRPr="00472EC6">
        <w:t>Texture(this.</w:t>
      </w:r>
      <w:r>
        <w:t>m</w:t>
      </w:r>
      <w:r w:rsidRPr="00472EC6">
        <w:t>Font + ".png");</w:t>
      </w:r>
    </w:p>
    <w:p w14:paraId="1D6BBAD1" w14:textId="77777777" w:rsidR="000635BF" w:rsidRPr="00472EC6" w:rsidRDefault="000635BF" w:rsidP="000635BF">
      <w:pPr>
        <w:pStyle w:val="Code"/>
      </w:pPr>
      <w:r w:rsidRPr="00472EC6">
        <w:t>};</w:t>
      </w:r>
    </w:p>
    <w:p w14:paraId="48EAB3B9" w14:textId="77777777" w:rsidR="000635BF" w:rsidRPr="00472EC6" w:rsidRDefault="000635BF" w:rsidP="000635BF">
      <w:pPr>
        <w:pStyle w:val="Code"/>
      </w:pPr>
    </w:p>
    <w:p w14:paraId="6EFDAB34" w14:textId="77777777" w:rsidR="000635BF" w:rsidRPr="00472EC6" w:rsidRDefault="000635BF" w:rsidP="000635BF">
      <w:pPr>
        <w:pStyle w:val="Code"/>
      </w:pPr>
      <w:r w:rsidRPr="00472EC6">
        <w:t>FontRenderable.p</w:t>
      </w:r>
      <w:r>
        <w:t>rototype.setColor = function(c)</w:t>
      </w:r>
      <w:r w:rsidRPr="00472EC6">
        <w:t>{ this.</w:t>
      </w:r>
      <w:r>
        <w:t>m</w:t>
      </w:r>
      <w:r w:rsidRPr="00472EC6">
        <w:t>OneChar.</w:t>
      </w:r>
      <w:r>
        <w:t>set</w:t>
      </w:r>
      <w:r w:rsidRPr="00472EC6">
        <w:t>Color(c); };</w:t>
      </w:r>
    </w:p>
    <w:p w14:paraId="149DD26B" w14:textId="77777777" w:rsidR="000635BF" w:rsidRDefault="000635BF" w:rsidP="000635BF">
      <w:pPr>
        <w:pStyle w:val="Code"/>
      </w:pPr>
      <w:r w:rsidRPr="00472EC6">
        <w:t>FontRenderable.</w:t>
      </w:r>
      <w:r>
        <w:t xml:space="preserve">prototype.getColor = function() </w:t>
      </w:r>
      <w:r w:rsidRPr="00472EC6">
        <w:t xml:space="preserve">{ </w:t>
      </w:r>
    </w:p>
    <w:p w14:paraId="059E1556" w14:textId="77777777" w:rsidR="000635BF" w:rsidRDefault="000635BF" w:rsidP="000635BF">
      <w:pPr>
        <w:pStyle w:val="Code"/>
      </w:pPr>
      <w:r>
        <w:t xml:space="preserve">    </w:t>
      </w:r>
      <w:r w:rsidRPr="00472EC6">
        <w:t>return this.</w:t>
      </w:r>
      <w:r>
        <w:t>m</w:t>
      </w:r>
      <w:r w:rsidRPr="00472EC6">
        <w:t>OneChar.</w:t>
      </w:r>
      <w:r>
        <w:t>get</w:t>
      </w:r>
      <w:r w:rsidRPr="00472EC6">
        <w:t xml:space="preserve">Color(); </w:t>
      </w:r>
    </w:p>
    <w:p w14:paraId="1CA53C24" w14:textId="77777777" w:rsidR="000635BF" w:rsidRDefault="000635BF" w:rsidP="000635BF">
      <w:pPr>
        <w:pStyle w:val="Code"/>
      </w:pPr>
      <w:r w:rsidRPr="00472EC6">
        <w:t>};</w:t>
      </w:r>
    </w:p>
    <w:p w14:paraId="0A00F7E4" w14:textId="77777777" w:rsidR="000635BF" w:rsidRDefault="000635BF" w:rsidP="000635BF">
      <w:pPr>
        <w:pStyle w:val="NumList"/>
        <w:numPr>
          <w:ilvl w:val="0"/>
          <w:numId w:val="14"/>
        </w:numPr>
      </w:pPr>
      <w:r w:rsidRPr="000635BF">
        <w:t>Define</w:t>
      </w:r>
      <w:r>
        <w:t xml:space="preserve"> the </w:t>
      </w:r>
      <w:proofErr w:type="spellStart"/>
      <w:r w:rsidRPr="00F73084">
        <w:rPr>
          <w:rStyle w:val="CodeInline"/>
        </w:rPr>
        <w:t>setTextHeight</w:t>
      </w:r>
      <w:proofErr w:type="spell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62328BE4" w14:textId="77777777" w:rsidR="000635BF" w:rsidRDefault="000635BF" w:rsidP="000635BF">
      <w:pPr>
        <w:pStyle w:val="Code"/>
      </w:pPr>
      <w:r w:rsidRPr="00472EC6">
        <w:t>FontRenderable.prototype.</w:t>
      </w:r>
      <w:r>
        <w:t>set</w:t>
      </w:r>
      <w:r w:rsidRPr="00472EC6">
        <w:t xml:space="preserve">TextHeight = function(h) { </w:t>
      </w:r>
    </w:p>
    <w:p w14:paraId="482D8E28" w14:textId="77777777" w:rsidR="000635BF" w:rsidRPr="00472EC6" w:rsidRDefault="000635BF" w:rsidP="000635BF">
      <w:pPr>
        <w:pStyle w:val="Code"/>
      </w:pPr>
      <w:r>
        <w:t xml:space="preserve">    </w:t>
      </w:r>
      <w:r w:rsidRPr="00472EC6">
        <w:t>// this is for "A"</w:t>
      </w:r>
    </w:p>
    <w:p w14:paraId="16B376B1" w14:textId="77777777" w:rsidR="000635BF" w:rsidRPr="00472EC6" w:rsidRDefault="000635BF" w:rsidP="000635BF">
      <w:pPr>
        <w:pStyle w:val="Code"/>
      </w:pPr>
      <w:r w:rsidRPr="00472EC6">
        <w:t xml:space="preserve">    var charInfo = gEngine.Fonts.</w:t>
      </w:r>
      <w:r>
        <w:t>get</w:t>
      </w:r>
      <w:r w:rsidRPr="00472EC6">
        <w:t>CharInfo(this.</w:t>
      </w:r>
      <w:r>
        <w:t>m</w:t>
      </w:r>
      <w:r w:rsidRPr="00472EC6">
        <w:t xml:space="preserve">Font, "A".charCodeAt(0)); </w:t>
      </w:r>
    </w:p>
    <w:p w14:paraId="7DDD15D3" w14:textId="77777777" w:rsidR="000635BF" w:rsidRPr="00472EC6" w:rsidRDefault="000635BF" w:rsidP="000635BF">
      <w:pPr>
        <w:pStyle w:val="Code"/>
      </w:pPr>
      <w:r w:rsidRPr="00472EC6">
        <w:t xml:space="preserve">    var w = h * charInfo.mCharAspectRatio;</w:t>
      </w:r>
    </w:p>
    <w:p w14:paraId="259B4254" w14:textId="77777777" w:rsidR="000635BF" w:rsidRPr="00472EC6" w:rsidRDefault="000635BF" w:rsidP="000635BF">
      <w:pPr>
        <w:pStyle w:val="Code"/>
      </w:pPr>
      <w:r w:rsidRPr="00472EC6">
        <w:t xml:space="preserve">    this.</w:t>
      </w:r>
      <w:r>
        <w:t>get</w:t>
      </w:r>
      <w:r w:rsidRPr="00472EC6">
        <w:t>Xform().</w:t>
      </w:r>
      <w:r>
        <w:t>set</w:t>
      </w:r>
      <w:r w:rsidRPr="00472EC6">
        <w:t>Size(w * this.</w:t>
      </w:r>
      <w:r>
        <w:t>m</w:t>
      </w:r>
      <w:r w:rsidRPr="00472EC6">
        <w:t>Text.length, h);</w:t>
      </w:r>
    </w:p>
    <w:p w14:paraId="504C61F6" w14:textId="77777777" w:rsidR="000635BF" w:rsidRDefault="000635BF" w:rsidP="000635BF">
      <w:pPr>
        <w:pStyle w:val="Code"/>
      </w:pPr>
      <w:r>
        <w:t>};</w:t>
      </w:r>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77777777" w:rsidR="000635BF" w:rsidRDefault="000635BF" w:rsidP="000635BF">
      <w:pPr>
        <w:pStyle w:val="Heading3"/>
      </w:pPr>
      <w:r>
        <w:lastRenderedPageBreak/>
        <w:t>Adding a Default Font to the Engine</w:t>
      </w:r>
    </w:p>
    <w:p w14:paraId="080386AB" w14:textId="77777777" w:rsidR="000635BF" w:rsidRPr="0055667D" w:rsidRDefault="000635BF" w:rsidP="000635BF">
      <w:pPr>
        <w:pStyle w:val="BodyTextFirst"/>
      </w:pPr>
      <w:r>
        <w:t xml:space="preserve">A default system font should be provided by the game engine for the convenience of the game programmer. This can be accomplished with simple modifications to the </w:t>
      </w:r>
      <w:proofErr w:type="spellStart"/>
      <w:r>
        <w:rPr>
          <w:rStyle w:val="CodeInline"/>
        </w:rPr>
        <w:t>gEngine_D</w:t>
      </w:r>
      <w:r w:rsidRPr="007D345D">
        <w:rPr>
          <w:rStyle w:val="CodeInline"/>
        </w:rPr>
        <w:t>efaultResources</w:t>
      </w:r>
      <w:proofErr w:type="spellEnd"/>
      <w:r>
        <w:t xml:space="preserve"> component.</w:t>
      </w:r>
    </w:p>
    <w:p w14:paraId="0A51F9BC" w14:textId="77777777" w:rsidR="000635BF" w:rsidRPr="006645FC" w:rsidRDefault="000635BF" w:rsidP="000635BF">
      <w:pPr>
        <w:pStyle w:val="NumList"/>
        <w:numPr>
          <w:ilvl w:val="0"/>
          <w:numId w:val="14"/>
        </w:numPr>
      </w:pPr>
      <w:r>
        <w:t xml:space="preserve">Edit the </w:t>
      </w:r>
      <w:r w:rsidRPr="00434C7E">
        <w:rPr>
          <w:rStyle w:val="CodeInline"/>
        </w:rPr>
        <w:t>Engine_DefaultResources.js</w:t>
      </w:r>
      <w:r>
        <w:t xml:space="preserve"> file to define the default system font name and to define a getter function to retrieve it.</w:t>
      </w:r>
    </w:p>
    <w:p w14:paraId="05E649D6" w14:textId="77777777" w:rsidR="000635BF" w:rsidRPr="006645FC" w:rsidRDefault="000635BF" w:rsidP="000635BF">
      <w:pPr>
        <w:pStyle w:val="Code"/>
      </w:pPr>
      <w:r w:rsidRPr="006645FC">
        <w:t>// Default font</w:t>
      </w:r>
    </w:p>
    <w:p w14:paraId="6EAB547B" w14:textId="77777777" w:rsidR="000635BF" w:rsidRPr="006645FC" w:rsidRDefault="000635BF" w:rsidP="000635BF">
      <w:pPr>
        <w:pStyle w:val="Code"/>
      </w:pPr>
      <w:r w:rsidRPr="006645FC">
        <w:t xml:space="preserve">var </w:t>
      </w:r>
      <w:r>
        <w:t>k</w:t>
      </w:r>
      <w:r w:rsidRPr="006645FC">
        <w:t>DefaultFont = "</w:t>
      </w:r>
      <w:r>
        <w:t>assets</w:t>
      </w:r>
      <w:r w:rsidRPr="006645FC">
        <w:t>/fonts/system-default-font";</w:t>
      </w:r>
    </w:p>
    <w:p w14:paraId="3DD4E64C" w14:textId="77777777" w:rsidR="000635BF" w:rsidRPr="006645FC" w:rsidRDefault="000635BF" w:rsidP="000635BF">
      <w:pPr>
        <w:pStyle w:val="Code"/>
      </w:pPr>
      <w:r w:rsidRPr="006645FC">
        <w:t xml:space="preserve">var </w:t>
      </w:r>
      <w:r>
        <w:t>get</w:t>
      </w:r>
      <w:r w:rsidRPr="006645FC">
        <w:t xml:space="preserve">DefaultFont = function() { return </w:t>
      </w:r>
      <w:r>
        <w:t>k</w:t>
      </w:r>
      <w:r w:rsidRPr="006645FC">
        <w:t>DefaultFont; };</w:t>
      </w:r>
    </w:p>
    <w:p w14:paraId="2B93D5F1" w14:textId="77777777" w:rsidR="000635BF" w:rsidRPr="006645FC" w:rsidRDefault="000635BF" w:rsidP="000635BF">
      <w:pPr>
        <w:pStyle w:val="NumList"/>
        <w:numPr>
          <w:ilvl w:val="0"/>
          <w:numId w:val="14"/>
        </w:numPr>
      </w:pPr>
      <w:r w:rsidRPr="000635BF">
        <w:t>Modify</w:t>
      </w:r>
      <w:r w:rsidRPr="006645FC">
        <w:t xml:space="preserve"> </w:t>
      </w:r>
      <w:r>
        <w:t xml:space="preserve">the </w:t>
      </w:r>
      <w:r>
        <w:rPr>
          <w:rStyle w:val="CodeInline"/>
        </w:rPr>
        <w:t>initialize()</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also load the default font.</w:t>
      </w:r>
    </w:p>
    <w:p w14:paraId="61833A58" w14:textId="77777777" w:rsidR="000635BF" w:rsidRPr="006645FC" w:rsidRDefault="000635BF" w:rsidP="000635BF">
      <w:pPr>
        <w:pStyle w:val="Code"/>
      </w:pPr>
      <w:r w:rsidRPr="006645FC">
        <w:t xml:space="preserve">var </w:t>
      </w:r>
      <w:r>
        <w:t>initialize</w:t>
      </w:r>
      <w:r w:rsidRPr="006645FC">
        <w:t xml:space="preserve"> = function(callBackFunction) {</w:t>
      </w:r>
    </w:p>
    <w:p w14:paraId="026219DD" w14:textId="77777777" w:rsidR="000635BF" w:rsidRDefault="000635BF" w:rsidP="000635BF">
      <w:pPr>
        <w:pStyle w:val="Code"/>
      </w:pPr>
      <w:r>
        <w:t xml:space="preserve">    // … Identical to previous code …</w:t>
      </w:r>
    </w:p>
    <w:p w14:paraId="0886E93D" w14:textId="77777777" w:rsidR="000635BF" w:rsidRPr="006645FC" w:rsidRDefault="000635BF" w:rsidP="000635BF">
      <w:pPr>
        <w:pStyle w:val="Code"/>
      </w:pPr>
      <w:r w:rsidRPr="006645FC">
        <w:t xml:space="preserve">        </w:t>
      </w:r>
    </w:p>
    <w:p w14:paraId="3AAE743F" w14:textId="77777777" w:rsidR="000635BF" w:rsidRPr="006645FC" w:rsidRDefault="000635BF" w:rsidP="000635BF">
      <w:pPr>
        <w:pStyle w:val="Code"/>
      </w:pPr>
      <w:r w:rsidRPr="006645FC">
        <w:t xml:space="preserve">    // load default font</w:t>
      </w:r>
    </w:p>
    <w:p w14:paraId="51AE705D" w14:textId="77777777" w:rsidR="000635BF" w:rsidRPr="006645FC" w:rsidRDefault="000635BF" w:rsidP="000635BF">
      <w:pPr>
        <w:pStyle w:val="Code"/>
        <w:rPr>
          <w:rStyle w:val="CodeBold"/>
        </w:rPr>
      </w:pPr>
      <w:r w:rsidRPr="006645FC">
        <w:t xml:space="preserve">    </w:t>
      </w:r>
      <w:r w:rsidRPr="006645FC">
        <w:rPr>
          <w:rStyle w:val="CodeBold"/>
        </w:rPr>
        <w:t>gEngine.Fonts.</w:t>
      </w:r>
      <w:r>
        <w:rPr>
          <w:rStyle w:val="CodeBold"/>
        </w:rPr>
        <w:t>loadFont</w:t>
      </w:r>
      <w:r w:rsidRPr="006645FC">
        <w:rPr>
          <w:rStyle w:val="CodeBold"/>
        </w:rPr>
        <w:t>(</w:t>
      </w:r>
      <w:r>
        <w:rPr>
          <w:rStyle w:val="CodeBold"/>
        </w:rPr>
        <w:t>k</w:t>
      </w:r>
      <w:r w:rsidRPr="006645FC">
        <w:rPr>
          <w:rStyle w:val="CodeBold"/>
        </w:rPr>
        <w:t>DefaultFont);</w:t>
      </w:r>
    </w:p>
    <w:p w14:paraId="2C198863" w14:textId="77777777" w:rsidR="000635BF" w:rsidRDefault="000635BF" w:rsidP="000635BF">
      <w:pPr>
        <w:pStyle w:val="Code"/>
      </w:pPr>
      <w:r>
        <w:t xml:space="preserve"> </w:t>
      </w:r>
    </w:p>
    <w:p w14:paraId="6A920751" w14:textId="77777777" w:rsidR="000635BF" w:rsidRDefault="000635BF" w:rsidP="000635BF">
      <w:pPr>
        <w:pStyle w:val="Code"/>
      </w:pPr>
      <w:r>
        <w:t xml:space="preserve">    // … Identical to previous code …</w:t>
      </w:r>
    </w:p>
    <w:p w14:paraId="7F2FA7F5" w14:textId="77777777" w:rsidR="000635BF" w:rsidRPr="006645FC" w:rsidRDefault="000635BF" w:rsidP="000635BF">
      <w:pPr>
        <w:pStyle w:val="Code"/>
      </w:pPr>
      <w:r w:rsidRPr="006645FC">
        <w:t>};</w:t>
      </w:r>
    </w:p>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proofErr w:type="spellStart"/>
      <w:r w:rsidRPr="008210D7">
        <w:rPr>
          <w:rStyle w:val="CodeInline"/>
        </w:rPr>
        <w:t>gEngine_VertexBuffer</w:t>
      </w:r>
      <w:proofErr w:type="spellEnd"/>
      <w:r>
        <w:t xml:space="preserve"> for sharing unit square vertex positions and static texture coordinate buffers, and </w:t>
      </w:r>
      <w:proofErr w:type="spellStart"/>
      <w:r w:rsidRPr="008210D7">
        <w:rPr>
          <w:rStyle w:val="CodeInline"/>
        </w:rPr>
        <w:t>gEngine_</w:t>
      </w:r>
      <w:r>
        <w:rPr>
          <w:rStyle w:val="CodeInline"/>
        </w:rPr>
        <w:t>DefaultResources</w:t>
      </w:r>
      <w:proofErr w:type="spellEnd"/>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0635BF">
      <w:pPr>
        <w:pStyle w:val="BodyText"/>
      </w:pPr>
      <w:commentRangeStart w:id="2808"/>
      <w:r>
        <w:t>The following files must be modified to support proper cleanup at the end of a game:</w:t>
      </w:r>
      <w:commentRangeEnd w:id="2808"/>
      <w:r w:rsidR="00002451">
        <w:rPr>
          <w:rStyle w:val="CommentReference"/>
        </w:rPr>
        <w:commentReference w:id="2808"/>
      </w:r>
    </w:p>
    <w:p w14:paraId="02803131" w14:textId="77777777" w:rsidR="000635BF" w:rsidRDefault="000635BF" w:rsidP="000635BF">
      <w:pPr>
        <w:pStyle w:val="NumList"/>
        <w:numPr>
          <w:ilvl w:val="0"/>
          <w:numId w:val="68"/>
        </w:numPr>
      </w:pPr>
      <w:r>
        <w:t xml:space="preserve">In the </w:t>
      </w:r>
      <w:r w:rsidRPr="00225254">
        <w:rPr>
          <w:rStyle w:val="CodeInline"/>
        </w:rPr>
        <w:t>Engine_Core.js</w:t>
      </w:r>
      <w:r>
        <w:t xml:space="preserve"> file, add the following function to instruct </w:t>
      </w:r>
      <w:proofErr w:type="spellStart"/>
      <w:r w:rsidRPr="002A469E">
        <w:rPr>
          <w:rStyle w:val="CodeInline"/>
        </w:rPr>
        <w:t>VertexBuffer</w:t>
      </w:r>
      <w:proofErr w:type="spellEnd"/>
      <w:r>
        <w:t xml:space="preserve"> and </w:t>
      </w:r>
      <w:proofErr w:type="spellStart"/>
      <w:r w:rsidRPr="002A469E">
        <w:rPr>
          <w:rStyle w:val="CodeInline"/>
        </w:rPr>
        <w:t>DefaultResources</w:t>
      </w:r>
      <w:proofErr w:type="spellEnd"/>
      <w:r>
        <w:t xml:space="preserve"> to release their allocated resources, and remember to add the </w:t>
      </w:r>
      <w:r w:rsidRPr="00AA2D3D">
        <w:rPr>
          <w:rStyle w:val="CodeInline"/>
        </w:rPr>
        <w:t>cleanup()</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lastRenderedPageBreak/>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p>
    <w:p w14:paraId="37A5CC5C" w14:textId="77777777" w:rsidR="000635BF" w:rsidRDefault="000635BF" w:rsidP="000635BF">
      <w:pPr>
        <w:pStyle w:val="NumList"/>
        <w:numPr>
          <w:ilvl w:val="0"/>
          <w:numId w:val="14"/>
        </w:numPr>
      </w:pPr>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r w:rsidRPr="00BB2D12">
        <w:rPr>
          <w:rStyle w:val="CodeInline"/>
        </w:rPr>
        <w:t>cleanup()</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p>
    <w:p w14:paraId="63AE14E9" w14:textId="77777777" w:rsidR="000635BF" w:rsidRDefault="000635BF" w:rsidP="000635BF">
      <w:pPr>
        <w:pStyle w:val="NumList"/>
        <w:numPr>
          <w:ilvl w:val="0"/>
          <w:numId w:val="14"/>
        </w:numPr>
      </w:pPr>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r w:rsidRPr="001A5F07">
        <w:rPr>
          <w:rStyle w:val="CodeInline"/>
        </w:rPr>
        <w:t>cleanup()</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p>
    <w:p w14:paraId="11FE5321" w14:textId="77777777" w:rsidR="000635BF" w:rsidRDefault="000635BF" w:rsidP="000635BF">
      <w:pPr>
        <w:pStyle w:val="NumList"/>
        <w:numPr>
          <w:ilvl w:val="0"/>
          <w:numId w:val="14"/>
        </w:numPr>
      </w:pPr>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lastRenderedPageBreak/>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p>
    <w:p w14:paraId="3D16CD67" w14:textId="77777777" w:rsidR="000635BF" w:rsidRDefault="000635BF" w:rsidP="000635BF">
      <w:pPr>
        <w:pStyle w:val="NumList"/>
        <w:numPr>
          <w:ilvl w:val="0"/>
          <w:numId w:val="14"/>
        </w:numPr>
      </w:pPr>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proofErr w:type="spellStart"/>
      <w:r w:rsidRPr="0059355F">
        <w:rPr>
          <w:rStyle w:val="CodeInline"/>
        </w:rPr>
        <w:t>mVertexShader</w:t>
      </w:r>
      <w:proofErr w:type="spellEnd"/>
      <w:r>
        <w:t xml:space="preserve"> and </w:t>
      </w:r>
      <w:proofErr w:type="spellStart"/>
      <w:r w:rsidRPr="0059355F">
        <w:rPr>
          <w:rStyle w:val="CodeInline"/>
        </w:rPr>
        <w:t>mFragmentShader</w:t>
      </w:r>
      <w:proofErr w:type="spellEnd"/>
      <w:r>
        <w:t xml:space="preserve"> variables. </w:t>
      </w:r>
    </w:p>
    <w:p w14:paraId="38E56ACA" w14:textId="77777777" w:rsidR="000635BF" w:rsidRDefault="000635BF" w:rsidP="000635BF">
      <w:pPr>
        <w:pStyle w:val="NumSubList"/>
        <w:numPr>
          <w:ilvl w:val="0"/>
          <w:numId w:val="51"/>
        </w:numPr>
      </w:pPr>
      <w:r>
        <w:lastRenderedPageBreak/>
        <w:t xml:space="preserve">The new </w:t>
      </w:r>
      <w:proofErr w:type="spellStart"/>
      <w:r w:rsidRPr="0059355F">
        <w:rPr>
          <w:rStyle w:val="CodeInline"/>
        </w:rPr>
        <w:t>cleanUp</w:t>
      </w:r>
      <w:proofErr w:type="spellEnd"/>
      <w:r w:rsidRPr="0059355F">
        <w:rPr>
          <w:rStyle w:val="CodeInline"/>
        </w:rPr>
        <w:t>()</w:t>
      </w:r>
      <w:r>
        <w:t xml:space="preserve"> function releases the memory associated with the shaders. </w:t>
      </w:r>
    </w:p>
    <w:p w14:paraId="543EA920" w14:textId="77777777" w:rsidR="000635BF" w:rsidRDefault="000635BF" w:rsidP="000635BF">
      <w:pPr>
        <w:pStyle w:val="Heading3"/>
      </w:pPr>
      <w:r>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proofErr w:type="spellStart"/>
      <w:r w:rsidRPr="002D6BDD">
        <w:rPr>
          <w:rStyle w:val="CodeInline"/>
        </w:rPr>
        <w:t>GameOver</w:t>
      </w:r>
      <w:proofErr w:type="spellEnd"/>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r>
        <w:t xml:space="preserve">The </w:t>
      </w:r>
      <w:proofErr w:type="spellStart"/>
      <w:r>
        <w:t>GameOver</w:t>
      </w:r>
      <w:proofErr w:type="spellEnd"/>
      <w:r>
        <w:t xml:space="preserve">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7777777" w:rsidR="000635BF" w:rsidRPr="00591A5C" w:rsidRDefault="000635BF" w:rsidP="000635BF">
      <w:pPr>
        <w:pStyle w:val="NumList"/>
        <w:numPr>
          <w:ilvl w:val="0"/>
          <w:numId w:val="69"/>
        </w:numPr>
      </w:pPr>
      <w:r w:rsidRPr="00591A5C">
        <w:t xml:space="preserve">Create a new file in the </w:t>
      </w:r>
      <w:proofErr w:type="spellStart"/>
      <w:r w:rsidRPr="00591A5C">
        <w:rPr>
          <w:rStyle w:val="CodeInline"/>
        </w:rPr>
        <w:t>src</w:t>
      </w:r>
      <w:proofErr w:type="spellEnd"/>
      <w:r w:rsidRPr="00591A5C">
        <w:rPr>
          <w:rStyle w:val="CodeInline"/>
        </w:rPr>
        <w:t>/Engine/</w:t>
      </w:r>
      <w:proofErr w:type="spellStart"/>
      <w:r w:rsidRPr="00591A5C">
        <w:rPr>
          <w:rStyle w:val="CodeInline"/>
        </w:rPr>
        <w:t>MyGame</w:t>
      </w:r>
      <w:proofErr w:type="spellEnd"/>
      <w:r w:rsidRPr="00591A5C">
        <w:t xml:space="preserve"> folder and name it </w:t>
      </w:r>
      <w:r w:rsidRPr="00591A5C">
        <w:rPr>
          <w:rStyle w:val="CodeInline"/>
        </w:rPr>
        <w:t>GameOver.js</w:t>
      </w:r>
      <w:r w:rsidRPr="00591A5C">
        <w:t>.</w:t>
      </w:r>
    </w:p>
    <w:p w14:paraId="44628963" w14:textId="77777777" w:rsidR="000635BF" w:rsidRPr="00591A5C" w:rsidRDefault="000635BF" w:rsidP="000635BF">
      <w:pPr>
        <w:pStyle w:val="NumList"/>
        <w:numPr>
          <w:ilvl w:val="0"/>
          <w:numId w:val="14"/>
        </w:numPr>
      </w:pPr>
      <w:r w:rsidRPr="00591A5C">
        <w:t>Implement the construct</w:t>
      </w:r>
      <w:r>
        <w:t xml:space="preserve">or, with the </w:t>
      </w:r>
      <w:proofErr w:type="spellStart"/>
      <w:r w:rsidRPr="005C5530">
        <w:rPr>
          <w:rStyle w:val="CodeInline"/>
        </w:rPr>
        <w:t>mCamera</w:t>
      </w:r>
      <w:proofErr w:type="spellEnd"/>
      <w:r>
        <w:t xml:space="preserve"> to set up a convenient World Coordinate (WC) system and the </w:t>
      </w:r>
      <w:proofErr w:type="spellStart"/>
      <w:r w:rsidRPr="005C5530">
        <w:rPr>
          <w:rStyle w:val="CodeInline"/>
        </w:rPr>
        <w:t>mMsg</w:t>
      </w:r>
      <w:proofErr w:type="spellEnd"/>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0635BF">
      <w:pPr>
        <w:pStyle w:val="NumList"/>
        <w:numPr>
          <w:ilvl w:val="0"/>
          <w:numId w:val="14"/>
        </w:numPr>
      </w:pPr>
      <w:r>
        <w:t xml:space="preserve">In the </w:t>
      </w:r>
      <w:r w:rsidRPr="00767775">
        <w:rPr>
          <w:rStyle w:val="CodeInline"/>
        </w:rPr>
        <w:t>initialize()</w:t>
      </w:r>
      <w:r>
        <w:t xml:space="preserve"> </w:t>
      </w:r>
      <w:r w:rsidRPr="000635BF">
        <w:t>function</w:t>
      </w:r>
      <w:r>
        <w:t xml:space="preserve">, define a convenient WC and initialize the </w:t>
      </w:r>
      <w:proofErr w:type="spellStart"/>
      <w:r w:rsidRPr="00767775">
        <w:rPr>
          <w:rStyle w:val="CodeInline"/>
        </w:rPr>
        <w:t>mMsg</w:t>
      </w:r>
      <w:proofErr w:type="spellEnd"/>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lastRenderedPageBreak/>
        <w:t>};</w:t>
      </w:r>
    </w:p>
    <w:p w14:paraId="2FAFB931" w14:textId="77777777" w:rsidR="000635BF" w:rsidRDefault="000635BF" w:rsidP="00002451">
      <w:pPr>
        <w:pStyle w:val="BodyTextCont"/>
      </w:pPr>
      <w:r>
        <w:t xml:space="preserve">The </w:t>
      </w:r>
      <w:proofErr w:type="spellStart"/>
      <w:r w:rsidRPr="00090273">
        <w:rPr>
          <w:rStyle w:val="CodeInline"/>
        </w:rPr>
        <w:t>mMsg</w:t>
      </w:r>
      <w:proofErr w:type="spellEnd"/>
      <w:r>
        <w:t xml:space="preserve"> is instantiated as a </w:t>
      </w:r>
      <w:proofErr w:type="spellStart"/>
      <w:r w:rsidRPr="00090273">
        <w:rPr>
          <w:rStyle w:val="CodeInline"/>
        </w:rPr>
        <w:t>FontRenderable</w:t>
      </w:r>
      <w:proofErr w:type="spellEnd"/>
      <w:r>
        <w:t xml:space="preserve"> object with “Game Over” as the default message. Notice that only the height of the text is set, </w:t>
      </w:r>
      <w:proofErr w:type="spellStart"/>
      <w:r w:rsidRPr="00443FBF">
        <w:rPr>
          <w:rStyle w:val="CodeInline"/>
        </w:rPr>
        <w:t>setTextHeight</w:t>
      </w:r>
      <w:proofErr w:type="spellEnd"/>
      <w:r w:rsidRPr="00443FBF">
        <w:rPr>
          <w:rStyle w:val="CodeInline"/>
        </w:rPr>
        <w:t>()</w:t>
      </w:r>
      <w:r>
        <w:t>; the width of the entire message is computed based on preserving the aspect ratio of the font.</w:t>
      </w:r>
    </w:p>
    <w:p w14:paraId="03606B70" w14:textId="77777777" w:rsidR="000635BF" w:rsidRPr="00591A5C" w:rsidRDefault="000635BF" w:rsidP="000635BF">
      <w:pPr>
        <w:pStyle w:val="NumList"/>
        <w:numPr>
          <w:ilvl w:val="0"/>
          <w:numId w:val="14"/>
        </w:numPr>
      </w:pPr>
      <w:r w:rsidRPr="00591A5C">
        <w:t xml:space="preserve">Draw the </w:t>
      </w:r>
      <w:r w:rsidRPr="000635BF">
        <w:t>text</w:t>
      </w:r>
      <w:r w:rsidRPr="00591A5C">
        <w:t xml:space="preserve"> </w:t>
      </w:r>
      <w:r>
        <w:t xml:space="preserve">in the same manner as all </w:t>
      </w:r>
      <w:proofErr w:type="spellStart"/>
      <w:r w:rsidRPr="00A23A7E">
        <w:rPr>
          <w:rStyle w:val="CodeInline"/>
        </w:rPr>
        <w:t>Renderable</w:t>
      </w:r>
      <w:proofErr w:type="spellEnd"/>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0635BF">
      <w:pPr>
        <w:pStyle w:val="NumList"/>
        <w:numPr>
          <w:ilvl w:val="0"/>
          <w:numId w:val="14"/>
        </w:numPr>
      </w:pPr>
      <w:r>
        <w:t xml:space="preserve">In the </w:t>
      </w:r>
      <w:r w:rsidRPr="00490A04">
        <w:rPr>
          <w:rStyle w:val="CodeInline"/>
        </w:rPr>
        <w:t>update()</w:t>
      </w:r>
      <w:r>
        <w:t xml:space="preserve"> function, stop the </w:t>
      </w:r>
      <w:proofErr w:type="spellStart"/>
      <w:r w:rsidRPr="00490A04">
        <w:rPr>
          <w:rStyle w:val="CodeInline"/>
        </w:rPr>
        <w:t>GameLoop</w:t>
      </w:r>
      <w:proofErr w:type="spellEnd"/>
      <w:r w:rsidRPr="00591A5C">
        <w:t xml:space="preserve"> </w:t>
      </w:r>
      <w:r>
        <w:t xml:space="preserve">to trigger the call to the </w:t>
      </w:r>
      <w:proofErr w:type="spellStart"/>
      <w:r w:rsidRPr="00490A04">
        <w:rPr>
          <w:rStyle w:val="CodeInline"/>
        </w:rPr>
        <w:t>unloadScene</w:t>
      </w:r>
      <w:proofErr w:type="spellEnd"/>
      <w:r w:rsidRPr="00490A04">
        <w:rPr>
          <w:rStyle w:val="CodeInline"/>
        </w:rPr>
        <w:t>()</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0635BF">
      <w:pPr>
        <w:pStyle w:val="NumList"/>
        <w:numPr>
          <w:ilvl w:val="0"/>
          <w:numId w:val="14"/>
        </w:numPr>
      </w:pPr>
      <w:r>
        <w:t xml:space="preserve">In the </w:t>
      </w:r>
      <w:proofErr w:type="spellStart"/>
      <w:r w:rsidRPr="00490A04">
        <w:rPr>
          <w:rStyle w:val="CodeInline"/>
        </w:rPr>
        <w:t>unloadScene</w:t>
      </w:r>
      <w:proofErr w:type="spellEnd"/>
      <w:r w:rsidRPr="00490A04">
        <w:rPr>
          <w:rStyle w:val="CodeInline"/>
        </w:rPr>
        <w:t>()</w:t>
      </w:r>
      <w:r>
        <w:t xml:space="preserve"> function, call </w:t>
      </w:r>
      <w:proofErr w:type="spellStart"/>
      <w:r w:rsidRPr="00490A04">
        <w:rPr>
          <w:rStyle w:val="CodeInline"/>
        </w:rPr>
        <w:t>gEngine_Core</w:t>
      </w:r>
      <w:proofErr w:type="spellEnd"/>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proofErr w:type="spellStart"/>
      <w:r w:rsidRPr="009E3962">
        <w:rPr>
          <w:rStyle w:val="CodeInline"/>
        </w:rPr>
        <w:t>GameOver</w:t>
      </w:r>
      <w:proofErr w:type="spellEnd"/>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p>
    <w:p w14:paraId="2CCF5FEE" w14:textId="77777777" w:rsidR="00002451" w:rsidRDefault="00002451" w:rsidP="00002451">
      <w:pPr>
        <w:pStyle w:val="BodyTextCont"/>
      </w:pPr>
    </w:p>
    <w:p w14:paraId="2B9D8D28" w14:textId="77777777" w:rsidR="000635BF" w:rsidRDefault="000635BF" w:rsidP="000635BF">
      <w:pPr>
        <w:pStyle w:val="Heading4"/>
      </w:pPr>
      <w:r>
        <w:t xml:space="preserve">The </w:t>
      </w:r>
      <w:proofErr w:type="spellStart"/>
      <w:r>
        <w:t>MyGame</w:t>
      </w:r>
      <w:proofErr w:type="spellEnd"/>
      <w:r>
        <w:t xml:space="preserve"> Scene</w:t>
      </w:r>
    </w:p>
    <w:p w14:paraId="563CFC64" w14:textId="77777777" w:rsidR="000635BF" w:rsidRPr="009804BE" w:rsidRDefault="000635BF" w:rsidP="000635BF">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77777777" w:rsidR="000635BF" w:rsidRPr="00D71B6D" w:rsidRDefault="000635BF" w:rsidP="000635BF">
      <w:pPr>
        <w:pStyle w:val="NumList"/>
        <w:numPr>
          <w:ilvl w:val="0"/>
          <w:numId w:val="70"/>
        </w:numPr>
      </w:pPr>
      <w:r>
        <w:t xml:space="preserve">In the </w:t>
      </w:r>
      <w:r w:rsidRPr="00547723">
        <w:rPr>
          <w:rStyle w:val="CodeInline"/>
        </w:rPr>
        <w:t>MyGame.js</w:t>
      </w:r>
      <w:r>
        <w:t xml:space="preserve"> file, modify the constructor to contain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sidRPr="000F235C">
        <w:rPr>
          <w:rStyle w:val="CodeInline"/>
        </w:rPr>
        <w:t>MyGame</w:t>
      </w:r>
      <w:proofErr w:type="spellEnd"/>
      <w:r>
        <w:rPr>
          <w:rStyle w:val="CodeInline"/>
        </w:rPr>
        <w:t>/MyGame.js</w:t>
      </w:r>
      <w:r>
        <w:t xml:space="preserve"> file for the details of the code.</w:t>
      </w:r>
    </w:p>
    <w:p w14:paraId="55778214" w14:textId="77777777" w:rsidR="000635BF" w:rsidRPr="00D71B6D" w:rsidRDefault="000635BF" w:rsidP="000635BF">
      <w:pPr>
        <w:pStyle w:val="NumList"/>
        <w:numPr>
          <w:ilvl w:val="0"/>
          <w:numId w:val="14"/>
        </w:numPr>
      </w:pPr>
      <w:r w:rsidRPr="000635BF">
        <w:lastRenderedPageBreak/>
        <w:t>Modify</w:t>
      </w:r>
      <w:r>
        <w:t xml:space="preserve"> the </w:t>
      </w:r>
      <w:proofErr w:type="spellStart"/>
      <w:r w:rsidRPr="00E50FF6">
        <w:rPr>
          <w:rStyle w:val="CodeInline"/>
        </w:rPr>
        <w:t>loadScene</w:t>
      </w:r>
      <w:proofErr w:type="spell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64C611C1" w14:textId="77777777" w:rsidR="000635BF" w:rsidRPr="00D71B6D" w:rsidRDefault="000635BF" w:rsidP="000635BF">
      <w:pPr>
        <w:pStyle w:val="Code"/>
      </w:pPr>
      <w:r w:rsidRPr="00D71B6D">
        <w:t>MyGame.prototype.</w:t>
      </w:r>
      <w:r>
        <w:t>loadScene</w:t>
      </w:r>
      <w:r w:rsidRPr="00D71B6D">
        <w:t xml:space="preserve"> = function() {</w:t>
      </w:r>
    </w:p>
    <w:p w14:paraId="1DA406D0" w14:textId="77777777" w:rsidR="000635BF" w:rsidRPr="00D71B6D" w:rsidRDefault="000635BF" w:rsidP="000635BF">
      <w:pPr>
        <w:pStyle w:val="Code"/>
      </w:pPr>
      <w:r w:rsidRPr="00D71B6D">
        <w:t xml:space="preserve">   </w:t>
      </w:r>
      <w:r>
        <w:t xml:space="preserve"> </w:t>
      </w:r>
      <w:r w:rsidRPr="00D71B6D">
        <w:t>// Step A: loads the textures</w:t>
      </w:r>
    </w:p>
    <w:p w14:paraId="38A60A0B"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FontImage);</w:t>
      </w:r>
    </w:p>
    <w:p w14:paraId="54DC0F7A"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MinionSprite);</w:t>
      </w:r>
    </w:p>
    <w:p w14:paraId="194AA01A" w14:textId="77777777" w:rsidR="000635BF" w:rsidRPr="00D71B6D" w:rsidRDefault="000635BF" w:rsidP="000635BF">
      <w:pPr>
        <w:pStyle w:val="Code"/>
      </w:pPr>
      <w:r w:rsidRPr="00D71B6D">
        <w:t xml:space="preserve">   </w:t>
      </w:r>
    </w:p>
    <w:p w14:paraId="5EECC4AF" w14:textId="77777777" w:rsidR="000635BF" w:rsidRPr="00D71B6D" w:rsidRDefault="000635BF" w:rsidP="000635BF">
      <w:pPr>
        <w:pStyle w:val="Code"/>
      </w:pPr>
      <w:r w:rsidRPr="00D71B6D">
        <w:t xml:space="preserve">   </w:t>
      </w:r>
      <w:r>
        <w:t xml:space="preserve"> </w:t>
      </w:r>
      <w:r w:rsidRPr="00D71B6D">
        <w:t>// Step B: loads all the fonts</w:t>
      </w:r>
    </w:p>
    <w:p w14:paraId="3C42531A"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FontCon16);</w:t>
      </w:r>
    </w:p>
    <w:p w14:paraId="577AEB01"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FontCon24);</w:t>
      </w:r>
    </w:p>
    <w:p w14:paraId="2196680C"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FontCon32);</w:t>
      </w:r>
    </w:p>
    <w:p w14:paraId="2222504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FontCon72);</w:t>
      </w:r>
    </w:p>
    <w:p w14:paraId="196F7FC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FontSeg96);</w:t>
      </w:r>
    </w:p>
    <w:p w14:paraId="6586AF8A" w14:textId="77777777" w:rsidR="000635BF" w:rsidRPr="00D71B6D" w:rsidRDefault="000635BF" w:rsidP="000635BF">
      <w:pPr>
        <w:pStyle w:val="Code"/>
      </w:pPr>
      <w:r w:rsidRPr="00D71B6D">
        <w:t>};</w:t>
      </w:r>
    </w:p>
    <w:p w14:paraId="7B0939B0" w14:textId="77777777" w:rsidR="000635BF" w:rsidRPr="00D71B6D" w:rsidRDefault="000635BF" w:rsidP="000635BF">
      <w:pPr>
        <w:pStyle w:val="NumList"/>
        <w:numPr>
          <w:ilvl w:val="0"/>
          <w:numId w:val="14"/>
        </w:numPr>
      </w:pPr>
      <w:r w:rsidRPr="000635BF">
        <w:t>Modify</w:t>
      </w:r>
      <w:r>
        <w:t xml:space="preserve"> the </w:t>
      </w:r>
      <w:proofErr w:type="spellStart"/>
      <w:r>
        <w:rPr>
          <w:rStyle w:val="CodeInline"/>
        </w:rPr>
        <w:t>unloadScene</w:t>
      </w:r>
      <w:proofErr w:type="spell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start the </w:t>
      </w:r>
      <w:proofErr w:type="spellStart"/>
      <w:r w:rsidRPr="00BB1F34">
        <w:rPr>
          <w:rStyle w:val="CodeInline"/>
        </w:rPr>
        <w:t>GameOver</w:t>
      </w:r>
      <w:proofErr w:type="spellEnd"/>
      <w:r>
        <w:t xml:space="preserve"> scene.</w:t>
      </w:r>
    </w:p>
    <w:p w14:paraId="2BF71F1B" w14:textId="77777777" w:rsidR="000635BF" w:rsidRPr="00D71B6D" w:rsidRDefault="000635BF" w:rsidP="000635BF">
      <w:pPr>
        <w:pStyle w:val="Code"/>
      </w:pPr>
      <w:r w:rsidRPr="00D71B6D">
        <w:t>MyGame.prototype.</w:t>
      </w:r>
      <w:r>
        <w:t>unloadScene</w:t>
      </w:r>
      <w:r w:rsidRPr="00D71B6D">
        <w:t xml:space="preserve"> = function() {  </w:t>
      </w:r>
    </w:p>
    <w:p w14:paraId="4271268D" w14:textId="77777777" w:rsidR="000635BF" w:rsidRPr="00D71B6D" w:rsidRDefault="000635BF" w:rsidP="000635BF">
      <w:pPr>
        <w:pStyle w:val="Code"/>
      </w:pPr>
      <w:r w:rsidRPr="00D71B6D">
        <w:t xml:space="preserve">    gEngine.Textures.</w:t>
      </w:r>
      <w:r>
        <w:t>unloadTexture</w:t>
      </w:r>
      <w:r w:rsidRPr="00D71B6D">
        <w:t>(this.</w:t>
      </w:r>
      <w:r>
        <w:t>k</w:t>
      </w:r>
      <w:r w:rsidRPr="00D71B6D">
        <w:t>FontImage);</w:t>
      </w:r>
    </w:p>
    <w:p w14:paraId="09E0BD9A" w14:textId="77777777" w:rsidR="000635BF" w:rsidRPr="00D71B6D" w:rsidRDefault="000635BF" w:rsidP="000635BF">
      <w:pPr>
        <w:pStyle w:val="Code"/>
      </w:pPr>
      <w:r w:rsidRPr="00D71B6D">
        <w:t xml:space="preserve">    gEngine.Textures.</w:t>
      </w:r>
      <w:r>
        <w:t>unloadTexture</w:t>
      </w:r>
      <w:r w:rsidRPr="00D71B6D">
        <w:t>(this.</w:t>
      </w:r>
      <w:r>
        <w:t>k</w:t>
      </w:r>
      <w:r w:rsidRPr="00D71B6D">
        <w:t>MinionSprite);</w:t>
      </w:r>
    </w:p>
    <w:p w14:paraId="0DD67046" w14:textId="77777777" w:rsidR="000635BF" w:rsidRPr="00D71B6D" w:rsidRDefault="000635BF" w:rsidP="000635BF">
      <w:pPr>
        <w:pStyle w:val="Code"/>
      </w:pPr>
      <w:r w:rsidRPr="00D71B6D">
        <w:t xml:space="preserve">    </w:t>
      </w:r>
    </w:p>
    <w:p w14:paraId="769DF129" w14:textId="77777777" w:rsidR="000635BF" w:rsidRPr="00D71B6D" w:rsidRDefault="000635BF" w:rsidP="000635BF">
      <w:pPr>
        <w:pStyle w:val="Code"/>
      </w:pPr>
      <w:r w:rsidRPr="00D71B6D">
        <w:t xml:space="preserve">    // unload the fonts</w:t>
      </w:r>
    </w:p>
    <w:p w14:paraId="2439B9E4" w14:textId="77777777" w:rsidR="000635BF" w:rsidRPr="00D71B6D" w:rsidRDefault="000635BF" w:rsidP="000635BF">
      <w:pPr>
        <w:pStyle w:val="Code"/>
      </w:pPr>
      <w:r w:rsidRPr="00D71B6D">
        <w:t xml:space="preserve">    gEngine.Fonts.</w:t>
      </w:r>
      <w:r>
        <w:t>unload</w:t>
      </w:r>
      <w:r w:rsidRPr="00D71B6D">
        <w:t>Font(this.</w:t>
      </w:r>
      <w:r>
        <w:t>k</w:t>
      </w:r>
      <w:r w:rsidRPr="00D71B6D">
        <w:t>FontCon16);</w:t>
      </w:r>
    </w:p>
    <w:p w14:paraId="559D2D61" w14:textId="77777777" w:rsidR="000635BF" w:rsidRPr="00D71B6D" w:rsidRDefault="000635BF" w:rsidP="000635BF">
      <w:pPr>
        <w:pStyle w:val="Code"/>
      </w:pPr>
      <w:r w:rsidRPr="00D71B6D">
        <w:t xml:space="preserve">    gEngine.Fonts.</w:t>
      </w:r>
      <w:r>
        <w:t>unload</w:t>
      </w:r>
      <w:r w:rsidRPr="00D71B6D">
        <w:t>Font(this.</w:t>
      </w:r>
      <w:r>
        <w:t>k</w:t>
      </w:r>
      <w:r w:rsidRPr="00D71B6D">
        <w:t>FontCon24);</w:t>
      </w:r>
    </w:p>
    <w:p w14:paraId="09E2BC02" w14:textId="77777777" w:rsidR="000635BF" w:rsidRPr="00D71B6D" w:rsidRDefault="000635BF" w:rsidP="000635BF">
      <w:pPr>
        <w:pStyle w:val="Code"/>
      </w:pPr>
      <w:r w:rsidRPr="00D71B6D">
        <w:t xml:space="preserve">    gEngine.Fonts.</w:t>
      </w:r>
      <w:r>
        <w:t>unload</w:t>
      </w:r>
      <w:r w:rsidRPr="00D71B6D">
        <w:t>Font(this.</w:t>
      </w:r>
      <w:r>
        <w:t>k</w:t>
      </w:r>
      <w:r w:rsidRPr="00D71B6D">
        <w:t>FontCon32);</w:t>
      </w:r>
    </w:p>
    <w:p w14:paraId="5A533D11" w14:textId="77777777" w:rsidR="000635BF" w:rsidRPr="00D71B6D" w:rsidRDefault="000635BF" w:rsidP="000635BF">
      <w:pPr>
        <w:pStyle w:val="Code"/>
      </w:pPr>
      <w:r w:rsidRPr="00D71B6D">
        <w:t xml:space="preserve">    gEngine.Fonts.</w:t>
      </w:r>
      <w:r>
        <w:t>unload</w:t>
      </w:r>
      <w:r w:rsidRPr="00D71B6D">
        <w:t>Font(this.</w:t>
      </w:r>
      <w:r>
        <w:t>k</w:t>
      </w:r>
      <w:r w:rsidRPr="00D71B6D">
        <w:t>FontCon72);</w:t>
      </w:r>
    </w:p>
    <w:p w14:paraId="465A92B0" w14:textId="77777777" w:rsidR="000635BF" w:rsidRPr="00D71B6D" w:rsidRDefault="000635BF" w:rsidP="000635BF">
      <w:pPr>
        <w:pStyle w:val="Code"/>
      </w:pPr>
      <w:r w:rsidRPr="00D71B6D">
        <w:t xml:space="preserve">    gEngine.Fonts.</w:t>
      </w:r>
      <w:r>
        <w:t>unload</w:t>
      </w:r>
      <w:r w:rsidRPr="00D71B6D">
        <w:t>Font(this.</w:t>
      </w:r>
      <w:r>
        <w:t>k</w:t>
      </w:r>
      <w:r w:rsidRPr="00D71B6D">
        <w:t>FontSeg96);</w:t>
      </w:r>
    </w:p>
    <w:p w14:paraId="1BBA37CA" w14:textId="77777777" w:rsidR="000635BF" w:rsidRPr="00D71B6D" w:rsidRDefault="000635BF" w:rsidP="000635BF">
      <w:pPr>
        <w:pStyle w:val="Code"/>
      </w:pPr>
    </w:p>
    <w:p w14:paraId="51FB0FA8" w14:textId="77777777" w:rsidR="000635BF" w:rsidRPr="00D71B6D" w:rsidRDefault="000635BF" w:rsidP="000635BF">
      <w:pPr>
        <w:pStyle w:val="Code"/>
      </w:pPr>
      <w:r w:rsidRPr="00D71B6D">
        <w:t xml:space="preserve">    // Step B: starts the next level</w:t>
      </w:r>
    </w:p>
    <w:p w14:paraId="2794809E" w14:textId="77777777" w:rsidR="000635BF" w:rsidRPr="00D71B6D" w:rsidRDefault="000635BF" w:rsidP="000635BF">
      <w:pPr>
        <w:pStyle w:val="Code"/>
      </w:pPr>
      <w:r w:rsidRPr="00D71B6D">
        <w:t xml:space="preserve">    var nextLevel = new GameOver();  // next level to be loaded</w:t>
      </w:r>
    </w:p>
    <w:p w14:paraId="0716E60C" w14:textId="77777777" w:rsidR="000635BF" w:rsidRPr="00D71B6D" w:rsidRDefault="000635BF" w:rsidP="000635BF">
      <w:pPr>
        <w:pStyle w:val="Code"/>
      </w:pPr>
      <w:r w:rsidRPr="00D71B6D">
        <w:t xml:space="preserve">    gEngine.Core.</w:t>
      </w:r>
      <w:r>
        <w:t>startScene</w:t>
      </w:r>
      <w:r w:rsidRPr="00D71B6D">
        <w:t>(nextLevel);</w:t>
      </w:r>
    </w:p>
    <w:p w14:paraId="14841A20" w14:textId="77777777" w:rsidR="000635BF" w:rsidRPr="00D71B6D" w:rsidRDefault="000635BF" w:rsidP="000635BF">
      <w:pPr>
        <w:pStyle w:val="Code"/>
      </w:pPr>
      <w:r w:rsidRPr="00D71B6D">
        <w:t>};</w:t>
      </w:r>
    </w:p>
    <w:p w14:paraId="2AEB0735" w14:textId="77777777" w:rsidR="000635BF" w:rsidRPr="00D71B6D" w:rsidRDefault="000635BF" w:rsidP="000635BF">
      <w:pPr>
        <w:pStyle w:val="NumList"/>
        <w:numPr>
          <w:ilvl w:val="0"/>
          <w:numId w:val="14"/>
        </w:numPr>
      </w:pPr>
      <w:r>
        <w:t xml:space="preserve">Define a private </w:t>
      </w:r>
      <w:r w:rsidRPr="001C5079">
        <w:rPr>
          <w:rStyle w:val="CodeInline"/>
        </w:rPr>
        <w:t>_</w:t>
      </w:r>
      <w:proofErr w:type="spellStart"/>
      <w:r w:rsidRPr="001C5079">
        <w:rPr>
          <w:rStyle w:val="CodeInline"/>
        </w:rPr>
        <w:t>initText</w:t>
      </w:r>
      <w:proofErr w:type="spell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r>
        <w:rPr>
          <w:rStyle w:val="CodeInline"/>
        </w:rPr>
        <w:t>initialize()</w:t>
      </w:r>
      <w:r>
        <w:t xml:space="preserve"> function to set up the proper WC system and initialize the fonts. </w:t>
      </w:r>
    </w:p>
    <w:p w14:paraId="15803DF8" w14:textId="77777777" w:rsidR="000635BF" w:rsidRPr="001C5079" w:rsidRDefault="000635BF" w:rsidP="000635BF">
      <w:pPr>
        <w:pStyle w:val="Code"/>
      </w:pPr>
      <w:r w:rsidRPr="001C5079">
        <w:t>MyGame.prototype._InitText = function(font, posX, posY, color, textH)</w:t>
      </w:r>
      <w:r>
        <w:t xml:space="preserve"> </w:t>
      </w:r>
      <w:r w:rsidRPr="001C5079">
        <w:t>{</w:t>
      </w:r>
    </w:p>
    <w:p w14:paraId="73D61208" w14:textId="77777777" w:rsidR="000635BF" w:rsidRPr="001C5079" w:rsidRDefault="000635BF" w:rsidP="000635BF">
      <w:pPr>
        <w:pStyle w:val="Code"/>
      </w:pPr>
      <w:r w:rsidRPr="001C5079">
        <w:t xml:space="preserve">    font.setColor(color);</w:t>
      </w:r>
    </w:p>
    <w:p w14:paraId="767EACEC" w14:textId="77777777" w:rsidR="000635BF" w:rsidRPr="001C5079" w:rsidRDefault="000635BF" w:rsidP="000635BF">
      <w:pPr>
        <w:pStyle w:val="Code"/>
      </w:pPr>
      <w:r w:rsidRPr="001C5079">
        <w:t xml:space="preserve">    font.getXform().setPosition(posX, posY);</w:t>
      </w:r>
    </w:p>
    <w:p w14:paraId="74BCC8DA" w14:textId="77777777" w:rsidR="000635BF" w:rsidRPr="001C5079" w:rsidRDefault="000635BF" w:rsidP="000635BF">
      <w:pPr>
        <w:pStyle w:val="Code"/>
      </w:pPr>
      <w:r w:rsidRPr="001C5079">
        <w:lastRenderedPageBreak/>
        <w:t xml:space="preserve">    font.setTextHeight(textH); </w:t>
      </w:r>
    </w:p>
    <w:p w14:paraId="09723B6D" w14:textId="77777777" w:rsidR="000635BF" w:rsidRPr="001C5079" w:rsidRDefault="000635BF" w:rsidP="000635BF">
      <w:pPr>
        <w:pStyle w:val="Code"/>
      </w:pPr>
      <w:r w:rsidRPr="001C5079">
        <w:t>};</w:t>
      </w:r>
    </w:p>
    <w:p w14:paraId="7E5E6B2F" w14:textId="77777777" w:rsidR="000635BF" w:rsidRDefault="000635BF" w:rsidP="000635BF">
      <w:pPr>
        <w:pStyle w:val="Code"/>
      </w:pPr>
    </w:p>
    <w:p w14:paraId="0742D8D2" w14:textId="77777777" w:rsidR="000635BF" w:rsidRPr="00D71B6D" w:rsidRDefault="000635BF" w:rsidP="000635BF">
      <w:pPr>
        <w:pStyle w:val="Code"/>
      </w:pPr>
      <w:r w:rsidRPr="00D71B6D">
        <w:t>MyGame.prototype.</w:t>
      </w:r>
      <w:r>
        <w:t>initialize</w:t>
      </w:r>
      <w:r w:rsidRPr="00D71B6D">
        <w:t xml:space="preserve"> = function() {</w:t>
      </w:r>
    </w:p>
    <w:p w14:paraId="2A84B5C0" w14:textId="77777777" w:rsidR="000635BF" w:rsidRPr="00D71B6D" w:rsidRDefault="000635BF" w:rsidP="000635BF">
      <w:pPr>
        <w:pStyle w:val="Code"/>
      </w:pPr>
      <w:r w:rsidRPr="00D71B6D">
        <w:t xml:space="preserve">    // Step A: set up the cameras</w:t>
      </w:r>
    </w:p>
    <w:p w14:paraId="403D48D6" w14:textId="77777777" w:rsidR="000635BF" w:rsidRPr="00D71B6D" w:rsidRDefault="000635BF" w:rsidP="000635BF">
      <w:pPr>
        <w:pStyle w:val="Code"/>
      </w:pPr>
      <w:r>
        <w:t xml:space="preserve">    //</w:t>
      </w:r>
      <w:r w:rsidRPr="00776930">
        <w:t xml:space="preserve"> … Identical to previous code …</w:t>
      </w:r>
    </w:p>
    <w:p w14:paraId="0A201B87" w14:textId="77777777" w:rsidR="000635BF" w:rsidRPr="00D71B6D" w:rsidRDefault="000635BF" w:rsidP="000635BF">
      <w:pPr>
        <w:pStyle w:val="Code"/>
      </w:pPr>
      <w:r w:rsidRPr="00D71B6D">
        <w:t xml:space="preserve">      </w:t>
      </w:r>
    </w:p>
    <w:p w14:paraId="0CCCBF18" w14:textId="77777777" w:rsidR="000635BF" w:rsidRPr="00D71B6D" w:rsidRDefault="000635BF" w:rsidP="000635BF">
      <w:pPr>
        <w:pStyle w:val="Code"/>
      </w:pPr>
      <w:r w:rsidRPr="00D71B6D">
        <w:t xml:space="preserve"> </w:t>
      </w:r>
      <w:r>
        <w:t xml:space="preserve">   // Step B</w:t>
      </w:r>
      <w:r w:rsidRPr="00D71B6D">
        <w:t>: Create the font and minion images using sprite</w:t>
      </w:r>
    </w:p>
    <w:p w14:paraId="25CBC646" w14:textId="77777777" w:rsidR="000635BF" w:rsidRPr="00B47F98" w:rsidRDefault="000635BF" w:rsidP="000635BF">
      <w:pPr>
        <w:pStyle w:val="Code"/>
      </w:pPr>
      <w:r w:rsidRPr="00B47F98">
        <w:t xml:space="preserve">    // … Identical to previous code …</w:t>
      </w:r>
    </w:p>
    <w:p w14:paraId="15823B02" w14:textId="77777777" w:rsidR="000635BF" w:rsidRPr="00D71B6D" w:rsidRDefault="000635BF" w:rsidP="000635BF">
      <w:pPr>
        <w:pStyle w:val="Code"/>
      </w:pPr>
      <w:r w:rsidRPr="00D71B6D">
        <w:t xml:space="preserve">    </w:t>
      </w:r>
    </w:p>
    <w:p w14:paraId="401E6B75" w14:textId="77777777" w:rsidR="000635BF" w:rsidRPr="00D71B6D" w:rsidRDefault="000635BF" w:rsidP="000635BF">
      <w:pPr>
        <w:pStyle w:val="Code"/>
      </w:pPr>
      <w:r w:rsidRPr="00D71B6D">
        <w:t xml:space="preserve">    //</w:t>
      </w:r>
      <w:r>
        <w:t xml:space="preserve"> Create the fonts!</w:t>
      </w:r>
    </w:p>
    <w:p w14:paraId="6A0D3607" w14:textId="77777777" w:rsidR="000635BF" w:rsidRPr="00D71B6D" w:rsidRDefault="000635BF" w:rsidP="000635BF">
      <w:pPr>
        <w:pStyle w:val="Code"/>
      </w:pPr>
      <w:r w:rsidRPr="00D71B6D">
        <w:t xml:space="preserve">    this.</w:t>
      </w:r>
      <w:r>
        <w:t>m</w:t>
      </w:r>
      <w:r w:rsidRPr="00D71B6D">
        <w:t>TextSysFont = new FontRenderable("System Font: in Red");</w:t>
      </w:r>
    </w:p>
    <w:p w14:paraId="17DE922C" w14:textId="77777777" w:rsidR="000635BF" w:rsidRPr="00D71B6D" w:rsidRDefault="000635BF" w:rsidP="000635BF">
      <w:pPr>
        <w:pStyle w:val="Code"/>
      </w:pPr>
      <w:r w:rsidRPr="00D71B6D">
        <w:t xml:space="preserve">    this._InitText(this.</w:t>
      </w:r>
      <w:r>
        <w:t>m</w:t>
      </w:r>
      <w:r w:rsidRPr="00D71B6D">
        <w:t>TextSysFont, 50, 60, [1, 0, 0, 1], 3);</w:t>
      </w:r>
    </w:p>
    <w:p w14:paraId="509A5D7A" w14:textId="77777777" w:rsidR="000635BF" w:rsidRPr="00D71B6D" w:rsidRDefault="000635BF" w:rsidP="000635BF">
      <w:pPr>
        <w:pStyle w:val="Code"/>
      </w:pPr>
      <w:r w:rsidRPr="00D71B6D">
        <w:t xml:space="preserve">    </w:t>
      </w:r>
    </w:p>
    <w:p w14:paraId="4D00F3B3" w14:textId="77777777" w:rsidR="000635BF" w:rsidRPr="00D71B6D" w:rsidRDefault="000635BF" w:rsidP="000635BF">
      <w:pPr>
        <w:pStyle w:val="Code"/>
      </w:pPr>
      <w:r w:rsidRPr="00D71B6D">
        <w:t xml:space="preserve">    this.</w:t>
      </w:r>
      <w:r>
        <w:t>m</w:t>
      </w:r>
      <w:r w:rsidRPr="00D71B6D">
        <w:t>TextCon16 = new FontRenderable("Consolas 16: in black");</w:t>
      </w:r>
    </w:p>
    <w:p w14:paraId="389206D3" w14:textId="77777777" w:rsidR="000635BF" w:rsidRPr="00D71B6D" w:rsidRDefault="000635BF" w:rsidP="000635BF">
      <w:pPr>
        <w:pStyle w:val="Code"/>
      </w:pPr>
      <w:r w:rsidRPr="00D71B6D">
        <w:t xml:space="preserve">    this.</w:t>
      </w:r>
      <w:r>
        <w:t>m</w:t>
      </w:r>
      <w:r w:rsidRPr="00D71B6D">
        <w:t>TextCon16.</w:t>
      </w:r>
      <w:r>
        <w:t>set</w:t>
      </w:r>
      <w:r w:rsidRPr="00D71B6D">
        <w:t>Font(this.</w:t>
      </w:r>
      <w:r>
        <w:t>k</w:t>
      </w:r>
      <w:r w:rsidRPr="00D71B6D">
        <w:t>FontCon16);</w:t>
      </w:r>
    </w:p>
    <w:p w14:paraId="551C9C9A" w14:textId="77777777" w:rsidR="000635BF" w:rsidRPr="00D71B6D" w:rsidRDefault="000635BF" w:rsidP="000635BF">
      <w:pPr>
        <w:pStyle w:val="Code"/>
      </w:pPr>
      <w:r w:rsidRPr="00D71B6D">
        <w:t xml:space="preserve">    this._InitText(this.</w:t>
      </w:r>
      <w:r>
        <w:t>m</w:t>
      </w:r>
      <w:r w:rsidRPr="00D71B6D">
        <w:t>TextCon16, 50, 55, [0, 0, 0, 1], 2);</w:t>
      </w:r>
    </w:p>
    <w:p w14:paraId="45B09284" w14:textId="77777777" w:rsidR="000635BF" w:rsidRPr="00D71B6D" w:rsidRDefault="000635BF" w:rsidP="000635BF">
      <w:pPr>
        <w:pStyle w:val="Code"/>
      </w:pPr>
      <w:r w:rsidRPr="00D71B6D">
        <w:t xml:space="preserve">    </w:t>
      </w:r>
    </w:p>
    <w:p w14:paraId="21F1B23D" w14:textId="77777777" w:rsidR="000635BF" w:rsidRPr="00D71B6D" w:rsidRDefault="000635BF" w:rsidP="000635BF">
      <w:pPr>
        <w:pStyle w:val="Code"/>
      </w:pPr>
      <w:r w:rsidRPr="00D71B6D">
        <w:t xml:space="preserve">    this.</w:t>
      </w:r>
      <w:r>
        <w:t>m</w:t>
      </w:r>
      <w:r w:rsidRPr="00D71B6D">
        <w:t>TextCon24 = new FontRenderable("Consolas 24: in black");</w:t>
      </w:r>
    </w:p>
    <w:p w14:paraId="504F914C" w14:textId="77777777" w:rsidR="000635BF" w:rsidRPr="00D71B6D" w:rsidRDefault="000635BF" w:rsidP="000635BF">
      <w:pPr>
        <w:pStyle w:val="Code"/>
      </w:pPr>
      <w:r w:rsidRPr="00D71B6D">
        <w:t xml:space="preserve">    this.</w:t>
      </w:r>
      <w:r>
        <w:t>m</w:t>
      </w:r>
      <w:r w:rsidRPr="00D71B6D">
        <w:t>TextCon24.</w:t>
      </w:r>
      <w:r>
        <w:t>set</w:t>
      </w:r>
      <w:r w:rsidRPr="00D71B6D">
        <w:t>Font(this.</w:t>
      </w:r>
      <w:r>
        <w:t>k</w:t>
      </w:r>
      <w:r w:rsidRPr="00D71B6D">
        <w:t>FontCon24);</w:t>
      </w:r>
    </w:p>
    <w:p w14:paraId="1785E0DC" w14:textId="77777777" w:rsidR="000635BF" w:rsidRPr="00D71B6D" w:rsidRDefault="000635BF" w:rsidP="000635BF">
      <w:pPr>
        <w:pStyle w:val="Code"/>
      </w:pPr>
      <w:r w:rsidRPr="00D71B6D">
        <w:t xml:space="preserve">    this._InitText(this.</w:t>
      </w:r>
      <w:r>
        <w:t>m</w:t>
      </w:r>
      <w:r w:rsidRPr="00D71B6D">
        <w:t>TextCon24, 50, 50, [0, 0, 0, 1], 3);</w:t>
      </w:r>
    </w:p>
    <w:p w14:paraId="06102002" w14:textId="77777777" w:rsidR="000635BF" w:rsidRPr="00D71B6D" w:rsidRDefault="000635BF" w:rsidP="000635BF">
      <w:pPr>
        <w:pStyle w:val="Code"/>
      </w:pPr>
      <w:r w:rsidRPr="00D71B6D">
        <w:t xml:space="preserve">    </w:t>
      </w:r>
    </w:p>
    <w:p w14:paraId="33A8962A" w14:textId="77777777" w:rsidR="000635BF" w:rsidRPr="00D71B6D" w:rsidRDefault="000635BF" w:rsidP="000635BF">
      <w:pPr>
        <w:pStyle w:val="Code"/>
      </w:pPr>
      <w:r w:rsidRPr="00D71B6D">
        <w:t xml:space="preserve">    this.</w:t>
      </w:r>
      <w:r>
        <w:t>m</w:t>
      </w:r>
      <w:r w:rsidRPr="00D71B6D">
        <w:t>TextCon32 = new FontRenderable("Consolas 32: in white");</w:t>
      </w:r>
    </w:p>
    <w:p w14:paraId="65958DE4" w14:textId="77777777" w:rsidR="000635BF" w:rsidRPr="00D71B6D" w:rsidRDefault="000635BF" w:rsidP="000635BF">
      <w:pPr>
        <w:pStyle w:val="Code"/>
      </w:pPr>
      <w:r w:rsidRPr="00D71B6D">
        <w:t xml:space="preserve">    this.</w:t>
      </w:r>
      <w:r>
        <w:t>m</w:t>
      </w:r>
      <w:r w:rsidRPr="00D71B6D">
        <w:t>TextCon32.</w:t>
      </w:r>
      <w:r>
        <w:t>set</w:t>
      </w:r>
      <w:r w:rsidRPr="00D71B6D">
        <w:t>Font(this.</w:t>
      </w:r>
      <w:r>
        <w:t>k</w:t>
      </w:r>
      <w:r w:rsidRPr="00D71B6D">
        <w:t>FontCon32);</w:t>
      </w:r>
    </w:p>
    <w:p w14:paraId="35714C5B" w14:textId="77777777" w:rsidR="000635BF" w:rsidRPr="00D71B6D" w:rsidRDefault="000635BF" w:rsidP="000635BF">
      <w:pPr>
        <w:pStyle w:val="Code"/>
      </w:pPr>
      <w:r w:rsidRPr="00D71B6D">
        <w:t xml:space="preserve">    this._InitText(this.</w:t>
      </w:r>
      <w:r>
        <w:t>m</w:t>
      </w:r>
      <w:r w:rsidRPr="00D71B6D">
        <w:t>TextCon32, 40, 40, [1, 1, 1, 1], 4);</w:t>
      </w:r>
    </w:p>
    <w:p w14:paraId="568B0172" w14:textId="77777777" w:rsidR="000635BF" w:rsidRPr="00D71B6D" w:rsidRDefault="000635BF" w:rsidP="000635BF">
      <w:pPr>
        <w:pStyle w:val="Code"/>
      </w:pPr>
      <w:r w:rsidRPr="00D71B6D">
        <w:t xml:space="preserve">    </w:t>
      </w:r>
    </w:p>
    <w:p w14:paraId="2DC349B5" w14:textId="77777777" w:rsidR="000635BF" w:rsidRPr="00D71B6D" w:rsidRDefault="000635BF" w:rsidP="000635BF">
      <w:pPr>
        <w:pStyle w:val="Code"/>
      </w:pPr>
      <w:r w:rsidRPr="00D71B6D">
        <w:t xml:space="preserve">    this.</w:t>
      </w:r>
      <w:r>
        <w:t>m</w:t>
      </w:r>
      <w:r w:rsidRPr="00D71B6D">
        <w:t>TextCon72 = new FontRenderable("Consolas 72: in blue");</w:t>
      </w:r>
    </w:p>
    <w:p w14:paraId="37EF6FAF" w14:textId="77777777" w:rsidR="000635BF" w:rsidRPr="00D71B6D" w:rsidRDefault="000635BF" w:rsidP="000635BF">
      <w:pPr>
        <w:pStyle w:val="Code"/>
      </w:pPr>
      <w:r w:rsidRPr="00D71B6D">
        <w:t xml:space="preserve">    this.</w:t>
      </w:r>
      <w:r>
        <w:t>m</w:t>
      </w:r>
      <w:r w:rsidRPr="00D71B6D">
        <w:t>TextCon72.</w:t>
      </w:r>
      <w:r>
        <w:t>set</w:t>
      </w:r>
      <w:r w:rsidRPr="00D71B6D">
        <w:t>Font(this.</w:t>
      </w:r>
      <w:r>
        <w:t>k</w:t>
      </w:r>
      <w:r w:rsidRPr="00D71B6D">
        <w:t>FontCon72);</w:t>
      </w:r>
    </w:p>
    <w:p w14:paraId="779C58A0" w14:textId="77777777" w:rsidR="000635BF" w:rsidRPr="00D71B6D" w:rsidRDefault="000635BF" w:rsidP="000635BF">
      <w:pPr>
        <w:pStyle w:val="Code"/>
      </w:pPr>
      <w:r w:rsidRPr="00D71B6D">
        <w:t xml:space="preserve">    this._InitText(this.</w:t>
      </w:r>
      <w:r>
        <w:t>m</w:t>
      </w:r>
      <w:r w:rsidRPr="00D71B6D">
        <w:t>TextCon72, 30, 30, [0, 0, 1, 1], 6);</w:t>
      </w:r>
    </w:p>
    <w:p w14:paraId="4400D9FA" w14:textId="77777777" w:rsidR="000635BF" w:rsidRPr="00D71B6D" w:rsidRDefault="000635BF" w:rsidP="000635BF">
      <w:pPr>
        <w:pStyle w:val="Code"/>
      </w:pPr>
      <w:r w:rsidRPr="00D71B6D">
        <w:t xml:space="preserve">    </w:t>
      </w:r>
    </w:p>
    <w:p w14:paraId="6FB71C5E" w14:textId="77777777" w:rsidR="000635BF" w:rsidRPr="00D71B6D" w:rsidRDefault="000635BF" w:rsidP="000635BF">
      <w:pPr>
        <w:pStyle w:val="Code"/>
      </w:pPr>
      <w:r w:rsidRPr="00D71B6D">
        <w:t xml:space="preserve">    this.</w:t>
      </w:r>
      <w:r>
        <w:t>m</w:t>
      </w:r>
      <w:r w:rsidRPr="00D71B6D">
        <w:t>TextSeg96  = new FontRenderable("Segment7-92");</w:t>
      </w:r>
    </w:p>
    <w:p w14:paraId="5EC8261A" w14:textId="77777777" w:rsidR="000635BF" w:rsidRPr="00D71B6D" w:rsidRDefault="000635BF" w:rsidP="000635BF">
      <w:pPr>
        <w:pStyle w:val="Code"/>
      </w:pPr>
      <w:r w:rsidRPr="00D71B6D">
        <w:t xml:space="preserve">    this.</w:t>
      </w:r>
      <w:r>
        <w:t>mTextSeg96</w:t>
      </w:r>
      <w:r w:rsidRPr="00D71B6D">
        <w:t>.</w:t>
      </w:r>
      <w:r>
        <w:t>set</w:t>
      </w:r>
      <w:r w:rsidRPr="00D71B6D">
        <w:t>Font(this.</w:t>
      </w:r>
      <w:r>
        <w:t>k</w:t>
      </w:r>
      <w:r w:rsidRPr="00D71B6D">
        <w:t>FontSeg96);</w:t>
      </w:r>
    </w:p>
    <w:p w14:paraId="3F6A9946" w14:textId="77777777" w:rsidR="000635BF" w:rsidRPr="00D71B6D" w:rsidRDefault="000635BF" w:rsidP="000635BF">
      <w:pPr>
        <w:pStyle w:val="Code"/>
      </w:pPr>
      <w:r w:rsidRPr="00D71B6D">
        <w:t xml:space="preserve">    this._InitText(this.</w:t>
      </w:r>
      <w:r>
        <w:t>m</w:t>
      </w:r>
      <w:r w:rsidRPr="00D71B6D">
        <w:t>TextSeg96 , 30, 15, [1, 1, 0, 1], 7);</w:t>
      </w:r>
    </w:p>
    <w:p w14:paraId="7786E67F" w14:textId="77777777" w:rsidR="000635BF" w:rsidRPr="00D71B6D" w:rsidRDefault="000635BF" w:rsidP="000635BF">
      <w:pPr>
        <w:pStyle w:val="Code"/>
      </w:pPr>
      <w:r w:rsidRPr="00D71B6D">
        <w:t xml:space="preserve">    </w:t>
      </w:r>
    </w:p>
    <w:p w14:paraId="0D458EB3"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4080268B" w14:textId="77777777" w:rsidR="000635BF" w:rsidRPr="00D71B6D" w:rsidRDefault="000635BF" w:rsidP="000635BF">
      <w:pPr>
        <w:pStyle w:val="Code"/>
      </w:pPr>
      <w:r w:rsidRPr="00D71B6D">
        <w:t>};</w:t>
      </w:r>
    </w:p>
    <w:p w14:paraId="0F538135" w14:textId="77777777" w:rsidR="000635BF" w:rsidRPr="00605DE2" w:rsidRDefault="000635BF" w:rsidP="000635BF">
      <w:pPr>
        <w:pStyle w:val="BodyText"/>
      </w:pPr>
      <w:r>
        <w:t xml:space="preserve">Notice the calls to </w:t>
      </w:r>
      <w:proofErr w:type="spellStart"/>
      <w:r>
        <w:rPr>
          <w:rStyle w:val="CodeInline"/>
        </w:rPr>
        <w:t>s</w:t>
      </w:r>
      <w:r w:rsidRPr="002F20F6">
        <w:rPr>
          <w:rStyle w:val="CodeInline"/>
        </w:rPr>
        <w:t>e</w:t>
      </w:r>
      <w:r>
        <w:rPr>
          <w:rStyle w:val="CodeInline"/>
        </w:rPr>
        <w:t>t</w:t>
      </w:r>
      <w:r w:rsidRPr="002F20F6">
        <w:rPr>
          <w:rStyle w:val="CodeInline"/>
        </w:rPr>
        <w:t>Font</w:t>
      </w:r>
      <w:proofErr w:type="spellEnd"/>
      <w:r w:rsidRPr="002F20F6">
        <w:rPr>
          <w:rStyle w:val="CodeInline"/>
        </w:rPr>
        <w: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0635BF">
      <w:pPr>
        <w:pStyle w:val="NumList"/>
        <w:numPr>
          <w:ilvl w:val="0"/>
          <w:numId w:val="14"/>
        </w:numPr>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3378D4A" w14:textId="77777777" w:rsidR="000635BF" w:rsidRPr="00D71B6D" w:rsidRDefault="000635BF" w:rsidP="000635BF">
      <w:pPr>
        <w:pStyle w:val="Code"/>
      </w:pPr>
      <w:r w:rsidRPr="00D71B6D">
        <w:t>MyGame.prototype.</w:t>
      </w:r>
      <w:r>
        <w:t>update</w:t>
      </w:r>
      <w:r w:rsidRPr="00D71B6D">
        <w:t xml:space="preserve"> = function()</w:t>
      </w:r>
      <w:r>
        <w:t xml:space="preserve"> </w:t>
      </w:r>
      <w:r w:rsidRPr="00D71B6D">
        <w:t>{</w:t>
      </w:r>
    </w:p>
    <w:p w14:paraId="35343676" w14:textId="77777777" w:rsidR="000635BF" w:rsidRPr="00D71B6D" w:rsidRDefault="000635BF" w:rsidP="000635BF">
      <w:pPr>
        <w:pStyle w:val="Code"/>
      </w:pPr>
      <w:r w:rsidRPr="00D71B6D">
        <w:t xml:space="preserve">    // </w:t>
      </w:r>
      <w:r>
        <w:t>Controlling of hero and zooming of font image</w:t>
      </w:r>
    </w:p>
    <w:p w14:paraId="2F1A19F8" w14:textId="77777777" w:rsidR="000635BF" w:rsidRPr="00CD5FD6" w:rsidRDefault="000635BF" w:rsidP="000635BF">
      <w:pPr>
        <w:pStyle w:val="Code"/>
      </w:pPr>
      <w:r w:rsidRPr="00CD5FD6">
        <w:lastRenderedPageBreak/>
        <w:t xml:space="preserve">    // … Identical to previous code …</w:t>
      </w:r>
    </w:p>
    <w:p w14:paraId="1763156A" w14:textId="77777777" w:rsidR="000635BF" w:rsidRPr="00D71B6D" w:rsidRDefault="000635BF" w:rsidP="000635BF">
      <w:pPr>
        <w:pStyle w:val="Code"/>
      </w:pPr>
      <w:r w:rsidRPr="00D71B6D">
        <w:t xml:space="preserve">   </w:t>
      </w:r>
    </w:p>
    <w:p w14:paraId="4F394093" w14:textId="77777777" w:rsidR="000635BF" w:rsidRPr="00D71B6D" w:rsidRDefault="000635BF" w:rsidP="000635BF">
      <w:pPr>
        <w:pStyle w:val="Code"/>
      </w:pPr>
      <w:r w:rsidRPr="00D71B6D">
        <w:t xml:space="preserve">    // choose which text to work on</w:t>
      </w:r>
    </w:p>
    <w:p w14:paraId="626F22AA" w14:textId="77777777" w:rsidR="000635BF" w:rsidRPr="00D71B6D" w:rsidRDefault="000635BF" w:rsidP="000635BF">
      <w:pPr>
        <w:pStyle w:val="Code"/>
      </w:pPr>
      <w:r w:rsidRPr="00D71B6D">
        <w:t xml:space="preserve">    if (gEngine.Input.</w:t>
      </w:r>
      <w:r>
        <w:t>isKey</w:t>
      </w:r>
      <w:r w:rsidRPr="00D71B6D">
        <w:t>Clicked(gEngine.Input.</w:t>
      </w:r>
      <w:r>
        <w:t>keys</w:t>
      </w:r>
      <w:r w:rsidRPr="00D71B6D">
        <w:t>.Zero))</w:t>
      </w:r>
    </w:p>
    <w:p w14:paraId="5C91B6BD"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5D1C487A" w14:textId="77777777" w:rsidR="000635BF" w:rsidRPr="00D71B6D" w:rsidRDefault="000635BF" w:rsidP="000635BF">
      <w:pPr>
        <w:pStyle w:val="Code"/>
      </w:pPr>
      <w:r w:rsidRPr="00D71B6D">
        <w:t xml:space="preserve">    if (gEngine.Input.</w:t>
      </w:r>
      <w:r>
        <w:t>isKey</w:t>
      </w:r>
      <w:r w:rsidRPr="00D71B6D">
        <w:t>Clicked(gEngine.Input.</w:t>
      </w:r>
      <w:r>
        <w:t>keys</w:t>
      </w:r>
      <w:r w:rsidRPr="00D71B6D">
        <w:t>.One))</w:t>
      </w:r>
    </w:p>
    <w:p w14:paraId="211545AA" w14:textId="77777777" w:rsidR="000635BF" w:rsidRPr="00D71B6D" w:rsidRDefault="000635BF" w:rsidP="000635BF">
      <w:pPr>
        <w:pStyle w:val="Code"/>
      </w:pPr>
      <w:r w:rsidRPr="00D71B6D">
        <w:t xml:space="preserve">        this.</w:t>
      </w:r>
      <w:r>
        <w:t>m</w:t>
      </w:r>
      <w:r w:rsidRPr="00D71B6D">
        <w:t>TextToWork = this.</w:t>
      </w:r>
      <w:r>
        <w:t>m</w:t>
      </w:r>
      <w:r w:rsidRPr="00D71B6D">
        <w:t>TextCon24;</w:t>
      </w:r>
    </w:p>
    <w:p w14:paraId="481E6053" w14:textId="77777777" w:rsidR="000635BF" w:rsidRPr="00D71B6D" w:rsidRDefault="000635BF" w:rsidP="000635BF">
      <w:pPr>
        <w:pStyle w:val="Code"/>
      </w:pPr>
      <w:r w:rsidRPr="00D71B6D">
        <w:t xml:space="preserve">    if (gEngine.Input.</w:t>
      </w:r>
      <w:r>
        <w:t>isKey</w:t>
      </w:r>
      <w:r w:rsidRPr="00D71B6D">
        <w:t>Clicked(gEngine.Input.</w:t>
      </w:r>
      <w:r>
        <w:t>keys</w:t>
      </w:r>
      <w:r w:rsidRPr="00D71B6D">
        <w:t>.Three))</w:t>
      </w:r>
    </w:p>
    <w:p w14:paraId="50623AA0" w14:textId="77777777" w:rsidR="000635BF" w:rsidRPr="00D71B6D" w:rsidRDefault="000635BF" w:rsidP="000635BF">
      <w:pPr>
        <w:pStyle w:val="Code"/>
      </w:pPr>
      <w:r w:rsidRPr="00D71B6D">
        <w:t xml:space="preserve">        this.</w:t>
      </w:r>
      <w:r>
        <w:t>m</w:t>
      </w:r>
      <w:r w:rsidRPr="00D71B6D">
        <w:t>TextToWork = this.</w:t>
      </w:r>
      <w:r>
        <w:t>m</w:t>
      </w:r>
      <w:r w:rsidRPr="00D71B6D">
        <w:t>TextCon32;</w:t>
      </w:r>
    </w:p>
    <w:p w14:paraId="636FEA3C" w14:textId="77777777" w:rsidR="000635BF" w:rsidRPr="00D71B6D" w:rsidRDefault="000635BF" w:rsidP="000635BF">
      <w:pPr>
        <w:pStyle w:val="Code"/>
      </w:pPr>
      <w:r w:rsidRPr="00D71B6D">
        <w:t xml:space="preserve">    if (gEngine.Input.</w:t>
      </w:r>
      <w:r>
        <w:t>isKey</w:t>
      </w:r>
      <w:r w:rsidRPr="00D71B6D">
        <w:t>Clicked(gEngine.Input.</w:t>
      </w:r>
      <w:r>
        <w:t>keys</w:t>
      </w:r>
      <w:r w:rsidRPr="00D71B6D">
        <w:t>.Four))</w:t>
      </w:r>
    </w:p>
    <w:p w14:paraId="5779DF08" w14:textId="77777777" w:rsidR="000635BF" w:rsidRPr="00D71B6D" w:rsidRDefault="000635BF" w:rsidP="000635BF">
      <w:pPr>
        <w:pStyle w:val="Code"/>
      </w:pPr>
      <w:r w:rsidRPr="00D71B6D">
        <w:t xml:space="preserve">        this.</w:t>
      </w:r>
      <w:r>
        <w:t>m</w:t>
      </w:r>
      <w:r w:rsidRPr="00D71B6D">
        <w:t>TextToWork = this.</w:t>
      </w:r>
      <w:r>
        <w:t>m</w:t>
      </w:r>
      <w:r w:rsidRPr="00D71B6D">
        <w:t>TextCon72;</w:t>
      </w:r>
    </w:p>
    <w:p w14:paraId="796E0A92" w14:textId="77777777" w:rsidR="000635BF" w:rsidRPr="00D71B6D" w:rsidRDefault="000635BF" w:rsidP="000635BF">
      <w:pPr>
        <w:pStyle w:val="Code"/>
      </w:pPr>
      <w:r w:rsidRPr="00D71B6D">
        <w:t xml:space="preserve">    </w:t>
      </w:r>
    </w:p>
    <w:p w14:paraId="0D988CFC" w14:textId="77777777" w:rsidR="000635BF" w:rsidRPr="00D71B6D" w:rsidRDefault="000635BF" w:rsidP="000635BF">
      <w:pPr>
        <w:pStyle w:val="Code"/>
      </w:pPr>
      <w:r w:rsidRPr="00D71B6D">
        <w:t xml:space="preserve">    var deltaF = 0.005;</w:t>
      </w:r>
    </w:p>
    <w:p w14:paraId="30656276" w14:textId="77777777" w:rsidR="000635BF" w:rsidRPr="00D71B6D" w:rsidRDefault="000635BF" w:rsidP="000635BF">
      <w:pPr>
        <w:pStyle w:val="Code"/>
      </w:pPr>
      <w:r w:rsidRPr="00D71B6D">
        <w:t xml:space="preserve">    if (gEngine.Input.</w:t>
      </w:r>
      <w:r>
        <w:t>isKey</w:t>
      </w:r>
      <w:r w:rsidRPr="00D71B6D">
        <w:t>Pressed(gEngine.Input.</w:t>
      </w:r>
      <w:r>
        <w:t>keys</w:t>
      </w:r>
      <w:r w:rsidRPr="00D71B6D">
        <w:t>.Up)) {</w:t>
      </w:r>
    </w:p>
    <w:p w14:paraId="3C7F0436"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6FD1600F"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4E5F147D" w14:textId="77777777" w:rsidR="000635BF" w:rsidRPr="00D71B6D" w:rsidRDefault="000635BF" w:rsidP="000635BF">
      <w:pPr>
        <w:pStyle w:val="Code"/>
      </w:pPr>
      <w:r w:rsidRPr="00D71B6D">
        <w:t xml:space="preserve">         } </w:t>
      </w:r>
    </w:p>
    <w:p w14:paraId="30A1CEC3"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4A85D007"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0A8A776F" w14:textId="77777777" w:rsidR="000635BF" w:rsidRPr="00D71B6D" w:rsidRDefault="000635BF" w:rsidP="000635BF">
      <w:pPr>
        <w:pStyle w:val="Code"/>
      </w:pPr>
      <w:r w:rsidRPr="00D71B6D">
        <w:t xml:space="preserve">        }</w:t>
      </w:r>
    </w:p>
    <w:p w14:paraId="7D149D76"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Width().toFixed(2) +</w:t>
      </w:r>
    </w:p>
    <w:p w14:paraId="1AE9A44B" w14:textId="77777777" w:rsidR="000635BF" w:rsidRPr="00D71B6D" w:rsidRDefault="000635BF" w:rsidP="000635BF">
      <w:pPr>
        <w:pStyle w:val="Code"/>
      </w:pPr>
      <w:r>
        <w:t xml:space="preserve">                   </w:t>
      </w:r>
      <w:r w:rsidRPr="00D71B6D">
        <w:t xml:space="preserve"> "x" + this.</w:t>
      </w:r>
      <w:r>
        <w:t>m</w:t>
      </w:r>
      <w:r w:rsidRPr="00D71B6D">
        <w:t>TextToWork.</w:t>
      </w:r>
      <w:r>
        <w:t>get</w:t>
      </w:r>
      <w:r w:rsidRPr="00D71B6D">
        <w:t>Xform().</w:t>
      </w:r>
      <w:r>
        <w:t>get</w:t>
      </w:r>
      <w:r w:rsidRPr="00D71B6D">
        <w:t>Height().toFixed(2));</w:t>
      </w:r>
    </w:p>
    <w:p w14:paraId="10507E6E" w14:textId="77777777" w:rsidR="000635BF" w:rsidRPr="00D71B6D" w:rsidRDefault="000635BF" w:rsidP="000635BF">
      <w:pPr>
        <w:pStyle w:val="Code"/>
      </w:pPr>
      <w:r w:rsidRPr="00D71B6D">
        <w:t xml:space="preserve">    }</w:t>
      </w:r>
    </w:p>
    <w:p w14:paraId="7B0F09BD" w14:textId="77777777" w:rsidR="000635BF" w:rsidRPr="00D71B6D" w:rsidRDefault="000635BF" w:rsidP="000635BF">
      <w:pPr>
        <w:pStyle w:val="Code"/>
      </w:pPr>
      <w:r w:rsidRPr="00D71B6D">
        <w:t xml:space="preserve">    </w:t>
      </w:r>
    </w:p>
    <w:p w14:paraId="0AF59851" w14:textId="77777777" w:rsidR="000635BF" w:rsidRPr="00D71B6D" w:rsidRDefault="000635BF" w:rsidP="000635BF">
      <w:pPr>
        <w:pStyle w:val="Code"/>
      </w:pPr>
      <w:r w:rsidRPr="00D71B6D">
        <w:t xml:space="preserve">    if (gEngine.Input.</w:t>
      </w:r>
      <w:r>
        <w:t>isKey</w:t>
      </w:r>
      <w:r w:rsidRPr="00D71B6D">
        <w:t>Pressed(gEngine.Input.</w:t>
      </w:r>
      <w:r>
        <w:t>keys</w:t>
      </w:r>
      <w:r w:rsidRPr="00D71B6D">
        <w:t>.Down)) {</w:t>
      </w:r>
    </w:p>
    <w:p w14:paraId="0AE10A42"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76534D9B"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74D52605" w14:textId="77777777" w:rsidR="000635BF" w:rsidRPr="00D71B6D" w:rsidRDefault="000635BF" w:rsidP="000635BF">
      <w:pPr>
        <w:pStyle w:val="Code"/>
      </w:pPr>
      <w:r w:rsidRPr="00D71B6D">
        <w:t xml:space="preserve">         }</w:t>
      </w:r>
    </w:p>
    <w:p w14:paraId="3020919E"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6C7F215A"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642F7A6C" w14:textId="77777777" w:rsidR="000635BF" w:rsidRPr="00D71B6D" w:rsidRDefault="000635BF" w:rsidP="000635BF">
      <w:pPr>
        <w:pStyle w:val="Code"/>
      </w:pPr>
      <w:r w:rsidRPr="00D71B6D">
        <w:t xml:space="preserve">        }</w:t>
      </w:r>
    </w:p>
    <w:p w14:paraId="0C785D79"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 xml:space="preserve">Width().toFixed(2) + "x" </w:t>
      </w:r>
      <w:r>
        <w:t xml:space="preserve"> </w:t>
      </w:r>
    </w:p>
    <w:p w14:paraId="00A6B571" w14:textId="77777777" w:rsidR="000635BF" w:rsidRPr="00D71B6D" w:rsidRDefault="000635BF" w:rsidP="000635BF">
      <w:pPr>
        <w:pStyle w:val="Code"/>
      </w:pPr>
      <w:r>
        <w:t xml:space="preserve">                       </w:t>
      </w:r>
      <w:r w:rsidRPr="00D71B6D">
        <w:t>+ this.</w:t>
      </w:r>
      <w:r>
        <w:t>m</w:t>
      </w:r>
      <w:r w:rsidRPr="00D71B6D">
        <w:t>TextToWork.</w:t>
      </w:r>
      <w:r>
        <w:t>get</w:t>
      </w:r>
      <w:r w:rsidRPr="00D71B6D">
        <w:t>Xform().</w:t>
      </w:r>
      <w:r>
        <w:t>get</w:t>
      </w:r>
      <w:r w:rsidRPr="00D71B6D">
        <w:t>Height().toFixed(2));</w:t>
      </w:r>
    </w:p>
    <w:p w14:paraId="168B524C" w14:textId="77777777" w:rsidR="000635BF" w:rsidRPr="00D71B6D" w:rsidRDefault="000635BF" w:rsidP="000635BF">
      <w:pPr>
        <w:pStyle w:val="Code"/>
      </w:pPr>
      <w:r w:rsidRPr="00D71B6D">
        <w:t xml:space="preserve">    }</w:t>
      </w:r>
    </w:p>
    <w:p w14:paraId="79E0E175" w14:textId="77777777" w:rsidR="000635BF" w:rsidRDefault="000635BF" w:rsidP="000635BF">
      <w:pPr>
        <w:pStyle w:val="Code"/>
      </w:pPr>
      <w:r w:rsidRPr="00D71B6D">
        <w:t>};</w:t>
      </w:r>
    </w:p>
    <w:p w14:paraId="43364585" w14:textId="77777777" w:rsidR="000635BF" w:rsidRDefault="000635BF" w:rsidP="000635BF">
      <w:pPr>
        <w:pStyle w:val="BodyText"/>
      </w:pPr>
      <w:commentRangeStart w:id="2809"/>
      <w:r>
        <w:t>The previous code shows that you can do the following:</w:t>
      </w:r>
      <w:commentRangeEnd w:id="2809"/>
      <w:r w:rsidR="00002451">
        <w:rPr>
          <w:rStyle w:val="CommentReference"/>
        </w:rPr>
        <w:commentReference w:id="2809"/>
      </w:r>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77777777" w:rsidR="000635BF" w:rsidRPr="00D71B6D" w:rsidRDefault="000635BF" w:rsidP="00002451">
      <w:pPr>
        <w:pStyle w:val="BodyTextCont"/>
      </w:pPr>
      <w:r>
        <w:lastRenderedPageBreak/>
        <w:t xml:space="preserve">You can now interact with the </w:t>
      </w:r>
      <w:proofErr w:type="spellStart"/>
      <w:r w:rsidRPr="001B387E">
        <w:t>FontSupport</w:t>
      </w:r>
      <w:proofErr w:type="spellEnd"/>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the </w:t>
      </w:r>
      <w:r w:rsidRPr="004F4FF0">
        <w:rPr>
          <w:rStyle w:val="CodeInline"/>
        </w:rPr>
        <w:t>Shader</w:t>
      </w:r>
      <w:r>
        <w:t>/</w:t>
      </w:r>
      <w:proofErr w:type="spellStart"/>
      <w:r w:rsidRPr="004F4FF0">
        <w:rPr>
          <w:rStyle w:val="CodeInline"/>
        </w:rPr>
        <w:t>Renderable</w:t>
      </w:r>
      <w:proofErr w:type="spellEnd"/>
      <w:r>
        <w:t xml:space="preserve"> object pair where JavaScript </w:t>
      </w:r>
      <w:r w:rsidRPr="00877F52">
        <w:rPr>
          <w:rStyle w:val="CodeInline"/>
        </w:rPr>
        <w:t>Shader</w:t>
      </w:r>
      <w:r>
        <w:t xml:space="preserve"> objects are defined to interface with corresponding GLSL shaders and </w:t>
      </w:r>
      <w:proofErr w:type="spellStart"/>
      <w:r w:rsidRPr="00877F52">
        <w:rPr>
          <w:rStyle w:val="CodeInline"/>
        </w:rPr>
        <w:t>Renderable</w:t>
      </w:r>
      <w:proofErr w:type="spellEnd"/>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proofErr w:type="spellStart"/>
      <w:r w:rsidRPr="007D08E8">
        <w:rPr>
          <w:rStyle w:val="CodeInline"/>
        </w:rPr>
        <w:t>Renderable</w:t>
      </w:r>
      <w:proofErr w:type="spellEnd"/>
      <w:r>
        <w:t xml:space="preserve"> pair implementation pattern will appear again in Chapter 8, when you learn to create 3D illumination effects. Lastly, you have learned about the importance of cleaning up system resources when the game terminates. </w:t>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w:t>
      </w:r>
      <w:r w:rsidRPr="00D71752">
        <w:lastRenderedPageBreak/>
        <w:t>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lastRenderedPageBreak/>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onts are a form of visual communication, and the style of the font is often as 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tthew T. Munson" w:date="2021-04-16T16:32:00Z" w:initials="MTM">
    <w:p w14:paraId="754F1907" w14:textId="582EC4E5" w:rsidR="001162ED" w:rsidRDefault="001162ED" w:rsidP="0002100D">
      <w:pPr>
        <w:pStyle w:val="CommentText"/>
      </w:pPr>
      <w:r>
        <w:rPr>
          <w:rStyle w:val="CommentReference"/>
        </w:rPr>
        <w:annotationRef/>
      </w:r>
      <w:r>
        <w:t xml:space="preserve">TODO – Does this translate to </w:t>
      </w:r>
      <w:proofErr w:type="spellStart"/>
      <w:r>
        <w:t>resource_map</w:t>
      </w:r>
      <w:proofErr w:type="spellEnd"/>
      <w:r>
        <w:t xml:space="preserve">? Make sure we mention the changes we made to </w:t>
      </w:r>
      <w:proofErr w:type="spellStart"/>
      <w:r>
        <w:t>shader_resources</w:t>
      </w:r>
      <w:proofErr w:type="spellEnd"/>
    </w:p>
  </w:comment>
  <w:comment w:id="3" w:author="Matthew T. Munson" w:date="2021-04-16T16:34:00Z" w:initials="MTM">
    <w:p w14:paraId="76801BBF" w14:textId="77777777" w:rsidR="001162ED" w:rsidRDefault="001162ED" w:rsidP="003E3F84">
      <w:pPr>
        <w:pStyle w:val="CommentText"/>
      </w:pPr>
      <w:r>
        <w:rPr>
          <w:rStyle w:val="CommentReference"/>
        </w:rPr>
        <w:annotationRef/>
      </w:r>
      <w:r>
        <w:t>Who provides Shader?</w:t>
      </w:r>
    </w:p>
  </w:comment>
  <w:comment w:id="4" w:author="Matthew T. Munson" w:date="2021-04-16T16:35:00Z" w:initials="MTM">
    <w:p w14:paraId="2BB5787B" w14:textId="77777777" w:rsidR="001162ED" w:rsidRDefault="001162ED"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5" w:author="Matthew T. Munson" w:date="2021-04-16T16:36:00Z" w:initials="MTM">
    <w:p w14:paraId="6BDBD787" w14:textId="77777777" w:rsidR="001162ED" w:rsidRDefault="001162ED" w:rsidP="003E3F84">
      <w:pPr>
        <w:pStyle w:val="CommentText"/>
      </w:pPr>
      <w:r>
        <w:rPr>
          <w:rStyle w:val="CommentReference"/>
        </w:rPr>
        <w:annotationRef/>
      </w:r>
      <w:r>
        <w:t>TODO: find corresponding file and change</w:t>
      </w:r>
    </w:p>
  </w:comment>
  <w:comment w:id="6" w:author="Matthew T. Munson" w:date="2021-04-16T16:37:00Z" w:initials="MTM">
    <w:p w14:paraId="6BE855DE" w14:textId="77777777" w:rsidR="001162ED" w:rsidRDefault="001162ED" w:rsidP="003E3F84">
      <w:pPr>
        <w:pStyle w:val="CommentText"/>
      </w:pPr>
      <w:r>
        <w:rPr>
          <w:rStyle w:val="CommentReference"/>
        </w:rPr>
        <w:annotationRef/>
      </w:r>
      <w:r>
        <w:t>TODO: find corresponding file and change</w:t>
      </w:r>
    </w:p>
  </w:comment>
  <w:comment w:id="7" w:author="Matthew T. Munson" w:date="2021-04-16T16:42:00Z" w:initials="MTM">
    <w:p w14:paraId="4B33215B" w14:textId="77777777" w:rsidR="001162ED" w:rsidRDefault="001162ED" w:rsidP="003E3F84">
      <w:pPr>
        <w:pStyle w:val="CommentText"/>
      </w:pPr>
      <w:r>
        <w:rPr>
          <w:rStyle w:val="CommentReference"/>
        </w:rPr>
        <w:annotationRef/>
      </w:r>
      <w:r>
        <w:t>TODO: Map to replacement</w:t>
      </w:r>
    </w:p>
  </w:comment>
  <w:comment w:id="8" w:author="Matthew T. Munson" w:date="2021-04-17T02:42:00Z" w:initials="MTM">
    <w:p w14:paraId="039375B5" w14:textId="77777777" w:rsidR="001162ED" w:rsidRDefault="001162ED">
      <w:pPr>
        <w:pStyle w:val="CommentText"/>
      </w:pPr>
      <w:r>
        <w:rPr>
          <w:rStyle w:val="CommentReference"/>
        </w:rPr>
        <w:annotationRef/>
      </w:r>
      <w:r>
        <w:t>TODO: Find image source and update names</w:t>
      </w:r>
    </w:p>
  </w:comment>
  <w:comment w:id="9" w:author="Matthew T. Munson" w:date="2021-04-17T02:42:00Z" w:initials="MTM">
    <w:p w14:paraId="4B174578" w14:textId="77777777" w:rsidR="001162ED" w:rsidRDefault="001162ED">
      <w:pPr>
        <w:pStyle w:val="CommentText"/>
      </w:pPr>
      <w:r>
        <w:rPr>
          <w:rStyle w:val="CommentReference"/>
        </w:rPr>
        <w:annotationRef/>
      </w:r>
      <w:r>
        <w:t>TODO: Find image source and update names</w:t>
      </w:r>
    </w:p>
  </w:comment>
  <w:comment w:id="10" w:author="Matthew T. Munson" w:date="2021-04-16T20:40:00Z" w:initials="MTM">
    <w:p w14:paraId="56D0E695" w14:textId="77777777" w:rsidR="001162ED" w:rsidRDefault="001162ED"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11" w:author="Matthew T. Munson" w:date="2021-04-16T21:42:00Z" w:initials="MTM">
    <w:p w14:paraId="272AC1BD" w14:textId="77777777" w:rsidR="001162ED" w:rsidRDefault="001162ED" w:rsidP="005B02D9">
      <w:pPr>
        <w:pStyle w:val="CommentText"/>
      </w:pPr>
      <w:r>
        <w:rPr>
          <w:rStyle w:val="CommentReference"/>
        </w:rPr>
        <w:annotationRef/>
      </w:r>
      <w:r>
        <w:t>Should this be here? It wasn’t here in the old version.</w:t>
      </w:r>
    </w:p>
  </w:comment>
  <w:comment w:id="12" w:author="Matthew T. Munson" w:date="2021-04-16T21:42:00Z" w:initials="MTM">
    <w:p w14:paraId="2E5740CF" w14:textId="77777777" w:rsidR="001162ED" w:rsidRDefault="001162ED" w:rsidP="005B02D9">
      <w:pPr>
        <w:pStyle w:val="CommentText"/>
      </w:pPr>
      <w:r>
        <w:rPr>
          <w:rStyle w:val="CommentReference"/>
        </w:rPr>
        <w:annotationRef/>
      </w:r>
      <w:r>
        <w:t>I removed the getter below this line because we talk about it in step 2 below. If we want to put it back here, we should delete step 2.</w:t>
      </w:r>
    </w:p>
  </w:comment>
  <w:comment w:id="13" w:author="Matthew T. Munson" w:date="2021-04-16T21:46:00Z" w:initials="MTM">
    <w:p w14:paraId="645E142C" w14:textId="77777777" w:rsidR="001162ED" w:rsidRDefault="001162ED" w:rsidP="005B02D9">
      <w:pPr>
        <w:pStyle w:val="CommentText"/>
      </w:pPr>
      <w:r>
        <w:rPr>
          <w:rStyle w:val="CommentReference"/>
        </w:rPr>
        <w:annotationRef/>
      </w:r>
      <w:r>
        <w:t>Double check that I’m talking about the correct thing here</w:t>
      </w:r>
    </w:p>
  </w:comment>
  <w:comment w:id="14" w:author="Matthew T. Munson" w:date="2021-04-17T02:40:00Z" w:initials="MTM">
    <w:p w14:paraId="11EB9890" w14:textId="77777777" w:rsidR="001162ED" w:rsidRDefault="001162ED" w:rsidP="00862818">
      <w:pPr>
        <w:pStyle w:val="CommentText"/>
      </w:pPr>
      <w:r>
        <w:rPr>
          <w:rStyle w:val="CommentReference"/>
        </w:rPr>
        <w:annotationRef/>
      </w:r>
      <w:r>
        <w:t>I am here – DO FORMAT FIRST!</w:t>
      </w:r>
    </w:p>
  </w:comment>
  <w:comment w:id="18" w:author="Matthew T. Munson" w:date="2021-04-18T13:20:00Z" w:initials="MTM">
    <w:p w14:paraId="61F74277" w14:textId="50C8B338" w:rsidR="001162ED" w:rsidRDefault="001162ED">
      <w:pPr>
        <w:pStyle w:val="CommentText"/>
      </w:pPr>
      <w:r>
        <w:rPr>
          <w:rStyle w:val="CommentReference"/>
        </w:rPr>
        <w:annotationRef/>
      </w:r>
      <w:r>
        <w:t>Unnecessary</w:t>
      </w:r>
    </w:p>
  </w:comment>
  <w:comment w:id="20" w:author="Matthew T. Munson" w:date="2021-04-18T13:23:00Z" w:initials="MTM">
    <w:p w14:paraId="3AEC13BF" w14:textId="67F42A14" w:rsidR="001162ED" w:rsidRDefault="001162ED">
      <w:pPr>
        <w:pStyle w:val="CommentText"/>
      </w:pPr>
      <w:r>
        <w:rPr>
          <w:rStyle w:val="CommentReference"/>
        </w:rPr>
        <w:annotationRef/>
      </w:r>
      <w:r>
        <w:t>Check that I’m talking about the correct variable</w:t>
      </w:r>
    </w:p>
  </w:comment>
  <w:comment w:id="89" w:author="Matthew T. Munson" w:date="2021-04-18T13:23:00Z" w:initials="MTM">
    <w:p w14:paraId="01FF35FD" w14:textId="77777777" w:rsidR="001162ED" w:rsidRDefault="001162ED" w:rsidP="00EB1112">
      <w:pPr>
        <w:pStyle w:val="CommentText"/>
      </w:pPr>
      <w:r>
        <w:rPr>
          <w:rStyle w:val="CommentReference"/>
        </w:rPr>
        <w:annotationRef/>
      </w:r>
      <w:r>
        <w:t>Check that I’m talking about the correct variable</w:t>
      </w:r>
    </w:p>
  </w:comment>
  <w:comment w:id="466" w:author="Matthew T. Munson" w:date="2021-04-18T21:18:00Z" w:initials="MTM">
    <w:p w14:paraId="161B3D09" w14:textId="5691058C" w:rsidR="001162ED" w:rsidRDefault="001162ED">
      <w:pPr>
        <w:pStyle w:val="CommentText"/>
      </w:pPr>
      <w:r>
        <w:rPr>
          <w:rStyle w:val="CommentReference"/>
        </w:rPr>
        <w:annotationRef/>
      </w:r>
      <w:r>
        <w:t>Name okay?</w:t>
      </w:r>
    </w:p>
  </w:comment>
  <w:comment w:id="469" w:author="Matthew T. Munson" w:date="2021-04-18T21:19:00Z" w:initials="MTM">
    <w:p w14:paraId="148EA434" w14:textId="3E50993D" w:rsidR="001162ED" w:rsidRDefault="001162ED">
      <w:pPr>
        <w:pStyle w:val="CommentText"/>
      </w:pPr>
      <w:r>
        <w:rPr>
          <w:rStyle w:val="CommentReference"/>
        </w:rPr>
        <w:annotationRef/>
      </w:r>
      <w:r>
        <w:t>Might want to modify our explanation now that texture.js is in its own resource directory.</w:t>
      </w:r>
    </w:p>
  </w:comment>
  <w:comment w:id="476" w:author="Matthew T. Munson" w:date="2021-04-18T21:21:00Z" w:initials="MTM">
    <w:p w14:paraId="1A87516C" w14:textId="7CC756CF" w:rsidR="001162ED" w:rsidRDefault="001162ED">
      <w:pPr>
        <w:pStyle w:val="CommentText"/>
      </w:pPr>
      <w:r>
        <w:rPr>
          <w:rStyle w:val="CommentReference"/>
        </w:rPr>
        <w:annotationRef/>
      </w:r>
      <w:r>
        <w:t>NOTE: texture.js has a comment at the top that appears to name the file “</w:t>
      </w:r>
      <w:proofErr w:type="spellStart"/>
      <w:r>
        <w:t>sprite_animate_renderable</w:t>
      </w:r>
      <w:proofErr w:type="spellEnd"/>
      <w:r>
        <w:t>. Is this intentional?</w:t>
      </w:r>
    </w:p>
  </w:comment>
  <w:comment w:id="512" w:author="Matthew T. Munson" w:date="2021-04-18T21:25:00Z" w:initials="MTM">
    <w:p w14:paraId="7F50278C" w14:textId="09084120" w:rsidR="001162ED" w:rsidRDefault="001162ED">
      <w:pPr>
        <w:pStyle w:val="CommentText"/>
      </w:pPr>
      <w:r>
        <w:rPr>
          <w:rStyle w:val="CommentReference"/>
        </w:rPr>
        <w:annotationRef/>
      </w:r>
      <w:r>
        <w:t>This step just goes away, right?</w:t>
      </w:r>
    </w:p>
  </w:comment>
  <w:comment w:id="581" w:author="Matthew T. Munson" w:date="2021-04-18T21:37:00Z" w:initials="MTM">
    <w:p w14:paraId="49229A67" w14:textId="23B2EC61" w:rsidR="001162ED" w:rsidRDefault="001162ED">
      <w:pPr>
        <w:pStyle w:val="CommentText"/>
      </w:pPr>
      <w:r>
        <w:rPr>
          <w:rStyle w:val="CommentReference"/>
        </w:rPr>
        <w:annotationRef/>
      </w:r>
      <w:r>
        <w:t>Should we mention we’re going to write this function in the next section?</w:t>
      </w:r>
    </w:p>
  </w:comment>
  <w:comment w:id="824" w:author="Matthew T. Munson" w:date="2021-04-18T22:04:00Z" w:initials="MTM">
    <w:p w14:paraId="743588E0" w14:textId="0F051E09" w:rsidR="001162ED" w:rsidRDefault="001162ED">
      <w:pPr>
        <w:pStyle w:val="CommentText"/>
      </w:pPr>
      <w:r>
        <w:rPr>
          <w:rStyle w:val="CommentReference"/>
        </w:rPr>
        <w:annotationRef/>
      </w:r>
      <w:r>
        <w:t>This doesn’t exist anymore, delete?</w:t>
      </w:r>
    </w:p>
  </w:comment>
  <w:comment w:id="861" w:author="Matthew T. Munson" w:date="2021-04-18T22:07:00Z" w:initials="MTM">
    <w:p w14:paraId="258CA22B" w14:textId="0360F425" w:rsidR="001162ED" w:rsidRDefault="001162ED">
      <w:pPr>
        <w:pStyle w:val="CommentText"/>
      </w:pPr>
      <w:r>
        <w:rPr>
          <w:rStyle w:val="CommentReference"/>
        </w:rPr>
        <w:annotationRef/>
      </w:r>
      <w:r>
        <w:t>I removed the warning about commas not being supported, did you want that in the book code?</w:t>
      </w:r>
    </w:p>
  </w:comment>
  <w:comment w:id="1078" w:author="Matthew T. Munson" w:date="2021-04-18T22:31:00Z" w:initials="MTM">
    <w:p w14:paraId="6DC3E89D" w14:textId="03C2737F" w:rsidR="001162ED" w:rsidRDefault="001162ED">
      <w:pPr>
        <w:pStyle w:val="CommentText"/>
      </w:pPr>
      <w:r>
        <w:rPr>
          <w:rStyle w:val="CommentReference"/>
        </w:rPr>
        <w:annotationRef/>
      </w:r>
      <w:r>
        <w:t>This is totally new, let me know if you didn’t want it for any reason</w:t>
      </w:r>
    </w:p>
  </w:comment>
  <w:comment w:id="1170" w:author="Matthew T. Munson" w:date="2021-04-18T22:35:00Z" w:initials="MTM">
    <w:p w14:paraId="24435344" w14:textId="68588FB7" w:rsidR="001162ED" w:rsidRDefault="001162ED">
      <w:pPr>
        <w:pStyle w:val="CommentText"/>
      </w:pPr>
      <w:r>
        <w:rPr>
          <w:rStyle w:val="CommentReference"/>
        </w:rPr>
        <w:annotationRef/>
      </w:r>
      <w:r>
        <w:t>Can you double check that this explanation is still correct?</w:t>
      </w:r>
    </w:p>
  </w:comment>
  <w:comment w:id="1275" w:author="Matthew T. Munson" w:date="2021-04-18T23:23:00Z" w:initials="MTM">
    <w:p w14:paraId="57C12914" w14:textId="40D16089" w:rsidR="001162ED" w:rsidRDefault="001162ED">
      <w:pPr>
        <w:pStyle w:val="CommentText"/>
      </w:pPr>
      <w:r>
        <w:rPr>
          <w:rStyle w:val="CommentReference"/>
        </w:rPr>
        <w:annotationRef/>
      </w:r>
      <w:r>
        <w:t>Totally new, delete if you don’t want this</w:t>
      </w:r>
    </w:p>
  </w:comment>
  <w:comment w:id="1439" w:author="Matthew T. Munson" w:date="2021-04-18T23:25:00Z" w:initials="MTM">
    <w:p w14:paraId="41389CF9" w14:textId="303D9EEA" w:rsidR="001162ED" w:rsidRDefault="001162ED">
      <w:pPr>
        <w:pStyle w:val="CommentText"/>
      </w:pPr>
      <w:r>
        <w:rPr>
          <w:rStyle w:val="CommentReference"/>
        </w:rPr>
        <w:annotationRef/>
      </w:r>
      <w:r>
        <w:t>TODO: Find image and update function calls</w:t>
      </w:r>
    </w:p>
  </w:comment>
  <w:comment w:id="1441" w:author="Matthew T. Munson" w:date="2021-04-18T23:27:00Z" w:initials="MTM">
    <w:p w14:paraId="5046EE89" w14:textId="5224DA1A" w:rsidR="001162ED" w:rsidRDefault="001162ED">
      <w:pPr>
        <w:pStyle w:val="CommentText"/>
      </w:pPr>
      <w:r>
        <w:rPr>
          <w:rStyle w:val="CommentReference"/>
        </w:rPr>
        <w:annotationRef/>
      </w:r>
      <w:r>
        <w:t>Everything is named load() now so I wasn’t sure how to convey that we’re calling something within the engine – how is this?</w:t>
      </w:r>
    </w:p>
  </w:comment>
  <w:comment w:id="1466" w:author="Matthew T. Munson" w:date="2021-04-18T12:18:00Z" w:initials="MTM">
    <w:p w14:paraId="4C58C776" w14:textId="27300F84" w:rsidR="001162ED" w:rsidRDefault="001162ED">
      <w:pPr>
        <w:pStyle w:val="CommentText"/>
      </w:pPr>
      <w:r>
        <w:rPr>
          <w:rStyle w:val="CommentReference"/>
        </w:rPr>
        <w:annotationRef/>
      </w:r>
      <w:r>
        <w:t>Are we never to use the normal Body Text style? Definitely looks better in this case</w:t>
      </w:r>
    </w:p>
  </w:comment>
  <w:comment w:id="1476" w:author="Matthew T. Munson" w:date="2021-04-19T00:15:00Z" w:initials="MTM">
    <w:p w14:paraId="353596F6" w14:textId="18D911CE" w:rsidR="001162ED" w:rsidRDefault="001162ED">
      <w:pPr>
        <w:pStyle w:val="CommentText"/>
      </w:pPr>
      <w:r>
        <w:rPr>
          <w:rStyle w:val="CommentReference"/>
        </w:rPr>
        <w:annotationRef/>
      </w:r>
      <w:r>
        <w:t>TODO: Find and update image</w:t>
      </w:r>
    </w:p>
  </w:comment>
  <w:comment w:id="1563" w:author="Matthew T. Munson" w:date="2021-04-19T00:27:00Z" w:initials="MTM">
    <w:p w14:paraId="12DD1B02" w14:textId="53A7E74A" w:rsidR="001162ED" w:rsidRDefault="001162ED">
      <w:pPr>
        <w:pStyle w:val="CommentText"/>
      </w:pPr>
      <w:r>
        <w:rPr>
          <w:rStyle w:val="CommentReference"/>
        </w:rPr>
        <w:annotationRef/>
      </w:r>
      <w:r>
        <w:t>I didn’t find this in gl.js, is this function somewhere else?</w:t>
      </w:r>
    </w:p>
  </w:comment>
  <w:comment w:id="1588" w:author="Matthew T. Munson" w:date="2021-04-20T15:14:00Z" w:initials="MTM">
    <w:p w14:paraId="6511678A" w14:textId="5CED1386" w:rsidR="00545C01" w:rsidRDefault="00545C01">
      <w:pPr>
        <w:pStyle w:val="CommentText"/>
      </w:pPr>
      <w:r>
        <w:rPr>
          <w:rStyle w:val="CommentReference"/>
        </w:rPr>
        <w:annotationRef/>
      </w:r>
      <w:r>
        <w:t xml:space="preserve">No activate() override in </w:t>
      </w:r>
      <w:proofErr w:type="spellStart"/>
      <w:r>
        <w:t>SpriteShader</w:t>
      </w:r>
      <w:proofErr w:type="spellEnd"/>
      <w:r>
        <w:t>. Delete this section?</w:t>
      </w:r>
    </w:p>
  </w:comment>
  <w:comment w:id="1808" w:author="Matthew T. Munson" w:date="2021-04-21T16:31:00Z" w:initials="MTM">
    <w:p w14:paraId="125AEF87" w14:textId="6A52C19B" w:rsidR="00C336FF" w:rsidRDefault="00C336FF">
      <w:pPr>
        <w:pStyle w:val="CommentText"/>
      </w:pPr>
      <w:r>
        <w:rPr>
          <w:rStyle w:val="CommentReference"/>
        </w:rPr>
        <w:annotationRef/>
      </w:r>
      <w:r>
        <w:t>Shader Resource?</w:t>
      </w:r>
    </w:p>
  </w:comment>
  <w:comment w:id="1862" w:author="Matthew T. Munson" w:date="2021-04-21T16:39:00Z" w:initials="MTM">
    <w:p w14:paraId="72126383" w14:textId="0A31AD79" w:rsidR="007A7EB5" w:rsidRDefault="007A7EB5">
      <w:pPr>
        <w:pStyle w:val="CommentText"/>
      </w:pPr>
      <w:r>
        <w:rPr>
          <w:rStyle w:val="CommentReference"/>
        </w:rPr>
        <w:annotationRef/>
      </w:r>
      <w:r>
        <w:t>Double checking that this is how we refer to the export statement</w:t>
      </w:r>
    </w:p>
  </w:comment>
  <w:comment w:id="1872" w:author="Matthew T. Munson" w:date="2021-04-21T16:44:00Z" w:initials="MTM">
    <w:p w14:paraId="108A859A" w14:textId="35B70AC1" w:rsidR="007A7EB5" w:rsidRDefault="007A7EB5">
      <w:pPr>
        <w:pStyle w:val="CommentText"/>
      </w:pPr>
      <w:r>
        <w:rPr>
          <w:rStyle w:val="CommentReference"/>
        </w:rPr>
        <w:annotationRef/>
      </w:r>
      <w:r>
        <w:t>Added this in case you wanted it, change order as necessary</w:t>
      </w:r>
    </w:p>
  </w:comment>
  <w:comment w:id="1906" w:author="Matthew T. Munson" w:date="2021-04-21T16:39:00Z" w:initials="MTM">
    <w:p w14:paraId="2ED8B255" w14:textId="00238670" w:rsidR="007A7EB5" w:rsidRDefault="007A7EB5">
      <w:pPr>
        <w:pStyle w:val="CommentText"/>
      </w:pPr>
      <w:r>
        <w:rPr>
          <w:rStyle w:val="CommentReference"/>
        </w:rPr>
        <w:annotationRef/>
      </w:r>
      <w:r>
        <w:t xml:space="preserve">ABOVE SECTION: We didn’t cover changes to the import statement or </w:t>
      </w:r>
      <w:proofErr w:type="spellStart"/>
      <w:r>
        <w:t>cleanUp</w:t>
      </w:r>
      <w:proofErr w:type="spellEnd"/>
      <w:r>
        <w:t xml:space="preserve">() function. Did we want either of those? (I added the code for </w:t>
      </w:r>
      <w:proofErr w:type="spellStart"/>
      <w:r>
        <w:t>cleanUp</w:t>
      </w:r>
      <w:proofErr w:type="spellEnd"/>
      <w:r>
        <w:t>() just in case)</w:t>
      </w:r>
    </w:p>
  </w:comment>
  <w:comment w:id="2379" w:author="Matthew T. Munson" w:date="2021-04-18T12:26:00Z" w:initials="MTM">
    <w:p w14:paraId="20F002CC" w14:textId="096CF9FB" w:rsidR="001162ED" w:rsidRDefault="001162ED">
      <w:pPr>
        <w:pStyle w:val="CommentText"/>
      </w:pPr>
      <w:r>
        <w:rPr>
          <w:rStyle w:val="CommentReference"/>
        </w:rPr>
        <w:annotationRef/>
      </w:r>
      <w:r>
        <w:t>Another instance where body text continued doesn’t quite work</w:t>
      </w:r>
    </w:p>
  </w:comment>
  <w:comment w:id="2420" w:author="Matthew T. Munson" w:date="2021-04-21T17:30:00Z" w:initials="MTM">
    <w:p w14:paraId="778D4041" w14:textId="5AEFCF8F" w:rsidR="00CA0382" w:rsidRDefault="00CA0382">
      <w:pPr>
        <w:pStyle w:val="CommentText"/>
      </w:pPr>
      <w:r>
        <w:rPr>
          <w:rStyle w:val="CommentReference"/>
        </w:rPr>
        <w:annotationRef/>
      </w:r>
      <w:r>
        <w:t>I am here</w:t>
      </w:r>
    </w:p>
  </w:comment>
  <w:comment w:id="2744" w:author="Matthew T. Munson" w:date="2021-04-22T11:23:00Z" w:initials="MTM">
    <w:p w14:paraId="0D283438" w14:textId="38D12549" w:rsidR="00A36391" w:rsidRDefault="00A36391">
      <w:pPr>
        <w:pStyle w:val="CommentText"/>
      </w:pPr>
      <w:r>
        <w:rPr>
          <w:rStyle w:val="CommentReference"/>
        </w:rPr>
        <w:annotationRef/>
      </w:r>
      <w:r>
        <w:t>Should we discuss why this function header is not included in the class?</w:t>
      </w:r>
    </w:p>
  </w:comment>
  <w:comment w:id="2805" w:author="Matthew T. Munson" w:date="2021-04-22T11:25:00Z" w:initials="MTM">
    <w:p w14:paraId="5B1826BA" w14:textId="637DEDB3" w:rsidR="00A36391" w:rsidRDefault="00A36391">
      <w:pPr>
        <w:pStyle w:val="CommentText"/>
      </w:pPr>
      <w:r>
        <w:rPr>
          <w:rStyle w:val="CommentReference"/>
        </w:rPr>
        <w:annotationRef/>
      </w:r>
      <w:r>
        <w:t>I am here</w:t>
      </w:r>
    </w:p>
  </w:comment>
  <w:comment w:id="2806" w:author="Matthew T. Munson" w:date="2021-04-18T12:33:00Z" w:initials="MTM">
    <w:p w14:paraId="4133220B" w14:textId="09E02138" w:rsidR="001162ED" w:rsidRDefault="001162ED">
      <w:pPr>
        <w:pStyle w:val="CommentText"/>
      </w:pPr>
      <w:r>
        <w:rPr>
          <w:rStyle w:val="CommentReference"/>
        </w:rPr>
        <w:annotationRef/>
      </w:r>
      <w:r>
        <w:t>Another body text example</w:t>
      </w:r>
    </w:p>
  </w:comment>
  <w:comment w:id="2807" w:author="Matthew T. Munson" w:date="2021-04-18T12:34:00Z" w:initials="MTM">
    <w:p w14:paraId="766708C1" w14:textId="52B5F0C2" w:rsidR="001162ED" w:rsidRDefault="001162ED">
      <w:pPr>
        <w:pStyle w:val="CommentText"/>
      </w:pPr>
      <w:r>
        <w:rPr>
          <w:rStyle w:val="CommentReference"/>
        </w:rPr>
        <w:annotationRef/>
      </w:r>
      <w:r>
        <w:t>TODO: Go back and fix formatting on previous controls</w:t>
      </w:r>
    </w:p>
  </w:comment>
  <w:comment w:id="2808" w:author="Matthew T. Munson" w:date="2021-04-18T12:38:00Z" w:initials="MTM">
    <w:p w14:paraId="028FFE36" w14:textId="6895BAB6" w:rsidR="001162ED" w:rsidRDefault="001162ED">
      <w:pPr>
        <w:pStyle w:val="CommentText"/>
      </w:pPr>
      <w:r>
        <w:rPr>
          <w:rStyle w:val="CommentReference"/>
        </w:rPr>
        <w:annotationRef/>
      </w:r>
      <w:r>
        <w:t>Body text</w:t>
      </w:r>
    </w:p>
  </w:comment>
  <w:comment w:id="2809" w:author="Matthew T. Munson" w:date="2021-04-18T12:40:00Z" w:initials="MTM">
    <w:p w14:paraId="2AA0080D" w14:textId="70541D62" w:rsidR="001162ED" w:rsidRDefault="001162ED">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61F74277" w15:done="0"/>
  <w15:commentEx w15:paraId="3AEC13BF" w15:done="0"/>
  <w15:commentEx w15:paraId="01FF35FD" w15:done="0"/>
  <w15:commentEx w15:paraId="161B3D09" w15:done="0"/>
  <w15:commentEx w15:paraId="148EA434" w15:done="0"/>
  <w15:commentEx w15:paraId="1A87516C" w15:done="0"/>
  <w15:commentEx w15:paraId="7F50278C" w15:done="0"/>
  <w15:commentEx w15:paraId="49229A67" w15:done="0"/>
  <w15:commentEx w15:paraId="743588E0" w15:done="0"/>
  <w15:commentEx w15:paraId="258CA22B" w15:done="0"/>
  <w15:commentEx w15:paraId="6DC3E89D" w15:done="0"/>
  <w15:commentEx w15:paraId="24435344" w15:done="0"/>
  <w15:commentEx w15:paraId="57C12914" w15:done="0"/>
  <w15:commentEx w15:paraId="41389CF9" w15:done="0"/>
  <w15:commentEx w15:paraId="5046EE89" w15:done="0"/>
  <w15:commentEx w15:paraId="4C58C776" w15:done="0"/>
  <w15:commentEx w15:paraId="353596F6" w15:done="0"/>
  <w15:commentEx w15:paraId="12DD1B02" w15:done="0"/>
  <w15:commentEx w15:paraId="6511678A" w15:done="0"/>
  <w15:commentEx w15:paraId="125AEF87" w15:done="0"/>
  <w15:commentEx w15:paraId="72126383" w15:done="0"/>
  <w15:commentEx w15:paraId="108A859A" w15:done="0"/>
  <w15:commentEx w15:paraId="2ED8B255" w15:done="0"/>
  <w15:commentEx w15:paraId="20F002CC" w15:done="0"/>
  <w15:commentEx w15:paraId="778D4041" w15:done="0"/>
  <w15:commentEx w15:paraId="0D283438" w15:done="0"/>
  <w15:commentEx w15:paraId="5B1826BA"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6B0A2" w16cex:dateUtc="2021-04-18T20:20:00Z"/>
  <w16cex:commentExtensible w16cex:durableId="2426B16E" w16cex:dateUtc="2021-04-18T20:23:00Z"/>
  <w16cex:commentExtensible w16cex:durableId="2426B2C2" w16cex:dateUtc="2021-04-18T20:23:00Z"/>
  <w16cex:commentExtensible w16cex:durableId="242720B9" w16cex:dateUtc="2021-04-19T04:18: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2C1F" w16cex:dateUtc="2021-04-19T05:07:00Z"/>
  <w16cex:commentExtensible w16cex:durableId="242731A4" w16cex:dateUtc="2021-04-19T05:31:00Z"/>
  <w16cex:commentExtensible w16cex:durableId="24273299" w16cex:dateUtc="2021-04-19T05:35:00Z"/>
  <w16cex:commentExtensible w16cex:durableId="24273DF1" w16cex:dateUtc="2021-04-19T06:23: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96E68" w16cex:dateUtc="2021-04-20T22:14:00Z"/>
  <w16cex:commentExtensible w16cex:durableId="242AD1D1" w16cex:dateUtc="2021-04-21T23:31:00Z"/>
  <w16cex:commentExtensible w16cex:durableId="242AD3BD" w16cex:dateUtc="2021-04-21T23:39:00Z"/>
  <w16cex:commentExtensible w16cex:durableId="242AD4D0" w16cex:dateUtc="2021-04-21T23:44:00Z"/>
  <w16cex:commentExtensible w16cex:durableId="242AD3D1" w16cex:dateUtc="2021-04-21T23:39:00Z"/>
  <w16cex:commentExtensible w16cex:durableId="2426A3FC" w16cex:dateUtc="2021-04-18T19:26:00Z"/>
  <w16cex:commentExtensible w16cex:durableId="242ADFCF" w16cex:dateUtc="2021-04-22T00:30:00Z"/>
  <w16cex:commentExtensible w16cex:durableId="242BDB2E" w16cex:dateUtc="2021-04-22T18:23:00Z"/>
  <w16cex:commentExtensible w16cex:durableId="242BDBB6" w16cex:dateUtc="2021-04-22T18:25: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61F74277" w16cid:durableId="2426B0A2"/>
  <w16cid:commentId w16cid:paraId="3AEC13BF" w16cid:durableId="2426B16E"/>
  <w16cid:commentId w16cid:paraId="01FF35FD" w16cid:durableId="2426B2C2"/>
  <w16cid:commentId w16cid:paraId="161B3D09" w16cid:durableId="242720B9"/>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58CA22B" w16cid:durableId="24272C1F"/>
  <w16cid:commentId w16cid:paraId="6DC3E89D" w16cid:durableId="242731A4"/>
  <w16cid:commentId w16cid:paraId="24435344" w16cid:durableId="24273299"/>
  <w16cid:commentId w16cid:paraId="57C12914" w16cid:durableId="24273DF1"/>
  <w16cid:commentId w16cid:paraId="41389CF9" w16cid:durableId="24273E79"/>
  <w16cid:commentId w16cid:paraId="5046EE89" w16cid:durableId="24273EF1"/>
  <w16cid:commentId w16cid:paraId="4C58C776" w16cid:durableId="2426A215"/>
  <w16cid:commentId w16cid:paraId="353596F6" w16cid:durableId="24274A19"/>
  <w16cid:commentId w16cid:paraId="12DD1B02" w16cid:durableId="24274D08"/>
  <w16cid:commentId w16cid:paraId="6511678A" w16cid:durableId="24296E68"/>
  <w16cid:commentId w16cid:paraId="125AEF87" w16cid:durableId="242AD1D1"/>
  <w16cid:commentId w16cid:paraId="72126383" w16cid:durableId="242AD3BD"/>
  <w16cid:commentId w16cid:paraId="108A859A" w16cid:durableId="242AD4D0"/>
  <w16cid:commentId w16cid:paraId="2ED8B255" w16cid:durableId="242AD3D1"/>
  <w16cid:commentId w16cid:paraId="20F002CC" w16cid:durableId="2426A3FC"/>
  <w16cid:commentId w16cid:paraId="778D4041" w16cid:durableId="242ADFCF"/>
  <w16cid:commentId w16cid:paraId="0D283438" w16cid:durableId="242BDB2E"/>
  <w16cid:commentId w16cid:paraId="5B1826BA" w16cid:durableId="242BDBB6"/>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53621" w14:textId="77777777" w:rsidR="00936F5B" w:rsidRDefault="00936F5B" w:rsidP="000C758C">
      <w:pPr>
        <w:spacing w:after="0" w:line="240" w:lineRule="auto"/>
      </w:pPr>
      <w:r>
        <w:separator/>
      </w:r>
    </w:p>
  </w:endnote>
  <w:endnote w:type="continuationSeparator" w:id="0">
    <w:p w14:paraId="355034F7" w14:textId="77777777" w:rsidR="00936F5B" w:rsidRDefault="00936F5B"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pitch w:val="variable"/>
    <w:sig w:usb0="00000003" w:usb1="00000000" w:usb2="00000000" w:usb3="00000000" w:csb0="00000001" w:csb1="00000000"/>
  </w:font>
  <w:font w:name="HelveticaNeue MediumCond">
    <w:altName w:val="Courier New"/>
    <w:panose1 w:val="020B0604020202020204"/>
    <w:charset w:val="00"/>
    <w:family w:val="swiss"/>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1162ED" w:rsidRPr="00222F70" w:rsidRDefault="001162E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1162ED" w:rsidRPr="00222F70" w:rsidRDefault="001162ED"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1162ED" w:rsidRDefault="001162ED"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82323" w14:textId="77777777" w:rsidR="00936F5B" w:rsidRDefault="00936F5B" w:rsidP="000C758C">
      <w:pPr>
        <w:spacing w:after="0" w:line="240" w:lineRule="auto"/>
      </w:pPr>
      <w:r>
        <w:separator/>
      </w:r>
    </w:p>
  </w:footnote>
  <w:footnote w:type="continuationSeparator" w:id="0">
    <w:p w14:paraId="66214E53" w14:textId="77777777" w:rsidR="00936F5B" w:rsidRDefault="00936F5B"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1162ED" w:rsidRPr="003C7D0E" w:rsidRDefault="001162ED"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1162ED" w:rsidRPr="002A45BE" w:rsidRDefault="001162ED"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1162ED" w:rsidRDefault="001162ED"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1162ED" w:rsidRPr="00B44665" w:rsidRDefault="001162ED"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2100D"/>
    <w:rsid w:val="000635BF"/>
    <w:rsid w:val="000C758C"/>
    <w:rsid w:val="001162ED"/>
    <w:rsid w:val="00176743"/>
    <w:rsid w:val="001C42A0"/>
    <w:rsid w:val="002075DA"/>
    <w:rsid w:val="00325957"/>
    <w:rsid w:val="00334A41"/>
    <w:rsid w:val="003E3F84"/>
    <w:rsid w:val="0043026E"/>
    <w:rsid w:val="00442C42"/>
    <w:rsid w:val="00545C01"/>
    <w:rsid w:val="0057019D"/>
    <w:rsid w:val="005B02D9"/>
    <w:rsid w:val="005B46EA"/>
    <w:rsid w:val="005F60B1"/>
    <w:rsid w:val="006A0793"/>
    <w:rsid w:val="006B3BB7"/>
    <w:rsid w:val="006D40CB"/>
    <w:rsid w:val="007A7EB5"/>
    <w:rsid w:val="007F3D20"/>
    <w:rsid w:val="00831354"/>
    <w:rsid w:val="00862818"/>
    <w:rsid w:val="00866DAC"/>
    <w:rsid w:val="00936F5B"/>
    <w:rsid w:val="00941D17"/>
    <w:rsid w:val="00944627"/>
    <w:rsid w:val="009864C4"/>
    <w:rsid w:val="009C1A4E"/>
    <w:rsid w:val="00A243C0"/>
    <w:rsid w:val="00A36391"/>
    <w:rsid w:val="00AF40C2"/>
    <w:rsid w:val="00AF7110"/>
    <w:rsid w:val="00B13559"/>
    <w:rsid w:val="00C336FF"/>
    <w:rsid w:val="00C842A9"/>
    <w:rsid w:val="00CA0382"/>
    <w:rsid w:val="00CF001F"/>
    <w:rsid w:val="00D37DF5"/>
    <w:rsid w:val="00DF504D"/>
    <w:rsid w:val="00E03DE1"/>
    <w:rsid w:val="00EB1112"/>
    <w:rsid w:val="00FD1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73</Pages>
  <Words>22691</Words>
  <Characters>129342</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151730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8</cp:revision>
  <dcterms:created xsi:type="dcterms:W3CDTF">2020-05-04T05:47:00Z</dcterms:created>
  <dcterms:modified xsi:type="dcterms:W3CDTF">2021-04-22T18:25:00Z</dcterms:modified>
</cp:coreProperties>
</file>