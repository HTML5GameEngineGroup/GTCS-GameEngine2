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BE37E" w14:textId="2FDBBF1F" w:rsidR="000C758C" w:rsidRPr="00550743" w:rsidRDefault="00550743" w:rsidP="000C758C">
      <w:pPr>
        <w:pStyle w:val="ChapterTitle"/>
        <w:tabs>
          <w:tab w:val="left" w:pos="1170"/>
        </w:tabs>
        <w:rPr>
          <w:szCs w:val="60"/>
        </w:rPr>
      </w:pPr>
      <w:commentRangeStart w:id="0"/>
      <w:commentRangeStart w:id="1"/>
      <w:r w:rsidRPr="00550743">
        <w:rPr>
          <w:szCs w:val="60"/>
        </w:rPr>
        <w:t>Defining Behaviors and Detecting Collisions</w:t>
      </w:r>
      <w:commentRangeEnd w:id="0"/>
      <w:r w:rsidR="007A5985">
        <w:rPr>
          <w:rStyle w:val="CommentReference"/>
          <w:rFonts w:asciiTheme="minorHAnsi" w:eastAsiaTheme="minorHAnsi" w:hAnsiTheme="minorHAnsi" w:cstheme="minorBidi"/>
          <w:b w:val="0"/>
        </w:rPr>
        <w:commentReference w:id="0"/>
      </w:r>
      <w:commentRangeEnd w:id="1"/>
      <w:r w:rsidR="002B08DD">
        <w:rPr>
          <w:rStyle w:val="CommentReference"/>
          <w:rFonts w:asciiTheme="minorHAnsi" w:eastAsiaTheme="minorHAnsi" w:hAnsiTheme="minorHAnsi" w:cstheme="minorBidi"/>
          <w:b w:val="0"/>
        </w:rPr>
        <w:commentReference w:id="1"/>
      </w:r>
    </w:p>
    <w:p w14:paraId="20131B3D" w14:textId="77777777" w:rsidR="00550743" w:rsidRDefault="00550743" w:rsidP="00550743">
      <w:pPr>
        <w:pStyle w:val="BodyTextFirst"/>
      </w:pPr>
      <w:r>
        <w:t>After completing this chapter, you will be able to:</w:t>
      </w:r>
    </w:p>
    <w:p w14:paraId="1808AB10" w14:textId="14E875F6" w:rsidR="00550743" w:rsidRPr="00550743" w:rsidRDefault="00550743" w:rsidP="00550743">
      <w:pPr>
        <w:pStyle w:val="Bullet"/>
      </w:pPr>
      <w:r w:rsidRPr="00550743">
        <w:t>Implement autonomous, controlled, gradual turning</w:t>
      </w:r>
      <w:ins w:id="2" w:author="Kelvin Sung" w:date="2021-09-08T10:53:00Z">
        <w:r w:rsidR="00222DB8">
          <w:t>,</w:t>
        </w:r>
      </w:ins>
      <w:r w:rsidRPr="00550743">
        <w:t xml:space="preserve">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4B2C226F" w:rsidR="00550743" w:rsidRDefault="00550743" w:rsidP="00550743">
      <w:pPr>
        <w:pStyle w:val="BodyTextFirst"/>
      </w:pPr>
      <w:r>
        <w:t xml:space="preserve">By this point, your game engine is capable of implementing games in convenient coordinate systems </w:t>
      </w:r>
      <w:del w:id="3" w:author="Jeb Pavleas" w:date="2021-09-12T03:56:00Z">
        <w:r w:rsidDel="005C083C">
          <w:delText xml:space="preserve">and </w:delText>
        </w:r>
      </w:del>
      <w:ins w:id="4" w:author="Jeb Pavleas" w:date="2021-09-12T03:56:00Z">
        <w:r w:rsidR="005C083C">
          <w:t xml:space="preserve">as well as </w:t>
        </w:r>
      </w:ins>
      <w:r>
        <w:t>presenting and animating objects that are visually appealing. However, there is a lack of abstraction support for the behaviors of objects. You can see the direct result</w:t>
      </w:r>
      <w:r w:rsidR="008215D0">
        <w:t>s</w:t>
      </w:r>
      <w:r>
        <w:t xml:space="preserve"> of this shortcoming in the </w:t>
      </w:r>
      <w:proofErr w:type="spellStart"/>
      <w:r w:rsidRPr="00EA5ED0">
        <w:rPr>
          <w:rStyle w:val="CodeInline"/>
        </w:rPr>
        <w:t>init</w:t>
      </w:r>
      <w:proofErr w:type="spell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6B3807A7"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r w:rsidR="008215D0">
        <w:t xml:space="preserve">encapsulate </w:t>
      </w:r>
      <w:r>
        <w:t>and hide the specifics of</w:t>
      </w:r>
      <w:ins w:id="5" w:author="Jeb Pavleas" w:date="2021-09-12T03:57:00Z">
        <w:r w:rsidR="005C083C">
          <w:t xml:space="preserve"> i</w:t>
        </w:r>
      </w:ins>
      <w:ins w:id="6" w:author="Jeb Pavleas" w:date="2021-09-12T03:58:00Z">
        <w:r w:rsidR="005C083C">
          <w:t>ts</w:t>
        </w:r>
      </w:ins>
      <w:r>
        <w:t xml:space="preserve"> initialization and behaviors. There are two main advantages to this approach. First, the </w:t>
      </w:r>
      <w:proofErr w:type="spellStart"/>
      <w:r w:rsidRPr="00EA1B6C">
        <w:rPr>
          <w:rStyle w:val="CodeInline"/>
        </w:rPr>
        <w:t>init</w:t>
      </w:r>
      <w:proofErr w:type="spell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del w:id="7" w:author="Kelvin Sung" w:date="2021-09-08T10:53:00Z">
        <w:r w:rsidRPr="00F37A7B">
          <w:rPr>
            <w:rStyle w:val="CodeInline"/>
          </w:rPr>
          <w:delText>Shader</w:delText>
        </w:r>
        <w:r>
          <w:delText xml:space="preserve"> object</w:delText>
        </w:r>
      </w:del>
      <w:ins w:id="8" w:author="Kelvin Sung" w:date="2021-09-08T10:53:00Z">
        <w:r w:rsidRPr="00F37A7B">
          <w:rPr>
            <w:rStyle w:val="CodeInline"/>
          </w:rPr>
          <w:t>S</w:t>
        </w:r>
        <w:r w:rsidR="00FF3C5A">
          <w:rPr>
            <w:rStyle w:val="CodeInline"/>
          </w:rPr>
          <w:t>impleS</w:t>
        </w:r>
        <w:r w:rsidRPr="00F37A7B">
          <w:rPr>
            <w:rStyle w:val="CodeInline"/>
          </w:rPr>
          <w:t>hader</w:t>
        </w:r>
        <w:r>
          <w:t xml:space="preserve"> </w:t>
        </w:r>
        <w:r w:rsidR="00FF3C5A">
          <w:t>class</w:t>
        </w:r>
      </w:ins>
      <w:r w:rsidR="00FF3C5A">
        <w:t xml:space="preserve"> </w:t>
      </w:r>
      <w:r>
        <w:t xml:space="preserve">hierarchies, proper object-oriented abstraction creates a standardized interface and facilitates code sharing and reuse. </w:t>
      </w:r>
    </w:p>
    <w:p w14:paraId="51116FA8" w14:textId="54053984" w:rsidR="00550743" w:rsidRDefault="00550743" w:rsidP="00550743">
      <w:pPr>
        <w:pStyle w:val="BodyTextCont"/>
      </w:pPr>
      <w:r>
        <w:t xml:space="preserve">As you transition from working with the mere drawing of objects (in other words, </w:t>
      </w:r>
      <w:r w:rsidRPr="00145B43">
        <w:rPr>
          <w:rStyle w:val="CodeInline"/>
        </w:rPr>
        <w:t>Renderable</w:t>
      </w:r>
      <w:r>
        <w:t xml:space="preserve">) to programming with </w:t>
      </w:r>
      <w:ins w:id="9" w:author="Jeb Pavleas" w:date="2021-09-12T03:58:00Z">
        <w:r w:rsidR="005C083C">
          <w:t xml:space="preserve">the </w:t>
        </w:r>
      </w:ins>
      <w:r>
        <w:t xml:space="preserve">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An efficient but somewhat crude approximation to detect collision is to compute</w:t>
      </w:r>
      <w:ins w:id="10" w:author="Jeb Pavleas" w:date="2021-09-12T04:00:00Z">
        <w:r w:rsidR="005C083C">
          <w:t xml:space="preserve"> the</w:t>
        </w:r>
      </w:ins>
      <w:del w:id="11" w:author="Jeb Pavleas" w:date="2021-09-12T04:00:00Z">
        <w:r w:rsidDel="005C083C">
          <w:delText>,</w:delText>
        </w:r>
      </w:del>
      <w:r>
        <w:t xml:space="preserve"> bound</w:t>
      </w:r>
      <w:ins w:id="12" w:author="Jeb Pavleas" w:date="2021-09-12T04:00:00Z">
        <w:r w:rsidR="005C083C">
          <w:t>s</w:t>
        </w:r>
      </w:ins>
      <w:ins w:id="13" w:author="Jeb Pavleas" w:date="2021-09-12T04:01:00Z">
        <w:r w:rsidR="005C083C">
          <w:t xml:space="preserve"> of ab object</w:t>
        </w:r>
      </w:ins>
      <w:del w:id="14" w:author="Jeb Pavleas" w:date="2021-09-12T04:01:00Z">
        <w:r w:rsidDel="00981984">
          <w:delText>,</w:delText>
        </w:r>
      </w:del>
      <w:r>
        <w:t xml:space="preserve">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w:t>
      </w:r>
      <w:r w:rsidR="00B63889">
        <w:lastRenderedPageBreak/>
        <w:t xml:space="preserve">Bounding Boxes, or AABB. </w:t>
      </w:r>
      <w:r>
        <w:t xml:space="preserve">Because of the </w:t>
      </w:r>
      <w:proofErr w:type="gramStart"/>
      <w:r>
        <w:t>axes</w:t>
      </w:r>
      <w:proofErr w:type="gramEnd"/>
      <w:r>
        <w:t xml:space="preserve"> alignments, it is computationally efficient to detect when two </w:t>
      </w:r>
      <w:r w:rsidR="00B63889">
        <w:t>AABBs</w:t>
      </w:r>
      <w:r>
        <w:t xml:space="preserve"> overlap or when collision is about to occur. </w:t>
      </w:r>
      <w:del w:id="15" w:author="Jeb Pavleas" w:date="2021-09-12T04:02:00Z">
        <w:r w:rsidDel="00981984">
          <w:delText xml:space="preserve">Most </w:delText>
        </w:r>
      </w:del>
      <w:ins w:id="16" w:author="Jeb Pavleas" w:date="2021-09-12T04:02:00Z">
        <w:r w:rsidR="00981984">
          <w:t xml:space="preserve">Many </w:t>
        </w:r>
      </w:ins>
      <w:r>
        <w:t>2D game engines</w:t>
      </w:r>
      <w:ins w:id="17" w:author="Jeb Pavleas" w:date="2021-09-12T04:02:00Z">
        <w:r w:rsidR="00981984">
          <w:t xml:space="preserve"> can also</w:t>
        </w:r>
      </w:ins>
      <w:r>
        <w:t xml:space="preserve"> detect the actual collision between two textured objects by comparing the location of pixels from both objects and detecting the situation when at least one of the</w:t>
      </w:r>
      <w:r w:rsidR="00B63889">
        <w:t xml:space="preserve"> non-transparent</w:t>
      </w:r>
      <w:r>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4F287694"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r w:rsidRPr="0021794A">
        <w:rPr>
          <w:rStyle w:val="CodeInline"/>
        </w:rPr>
        <w:t>init</w:t>
      </w:r>
      <w:proofErr w:type="spell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r w:rsidR="007C0E71">
        <w:t>uncluttered</w:t>
      </w:r>
      <w:r>
        <w:t xml:space="preserve"> </w:t>
      </w:r>
      <w:proofErr w:type="spellStart"/>
      <w:r w:rsidRPr="000D5E2E">
        <w:rPr>
          <w:rStyle w:val="CodeInline"/>
        </w:rPr>
        <w:t>init</w:t>
      </w:r>
      <w:proofErr w:type="spell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lastRenderedPageBreak/>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proofErr w:type="spellStart"/>
      <w:r w:rsidRPr="005C2388">
        <w:rPr>
          <w:rStyle w:val="CodeInline"/>
        </w:rPr>
        <w:t>GameObject</w:t>
      </w:r>
      <w:proofErr w:type="spellEnd"/>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proofErr w:type="spellStart"/>
      <w:r w:rsidRPr="007C0E71">
        <w:rPr>
          <w:rStyle w:val="CodeInlin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7C0E71">
        <w:rPr>
          <w:rStyle w:val="CodeInline"/>
        </w:rPr>
        <w:t>MyGame</w:t>
      </w:r>
      <w:proofErr w:type="spellEnd"/>
      <w:r w:rsidRPr="00550743">
        <w:t xml:space="preserve"> level </w:t>
      </w:r>
      <w:r w:rsidRPr="007C0E71">
        <w:rPr>
          <w:rStyle w:val="CodeInline"/>
        </w:rPr>
        <w:t>update()</w:t>
      </w:r>
      <w:r w:rsidRPr="00550743">
        <w:t xml:space="preserve"> function.</w:t>
      </w:r>
    </w:p>
    <w:p w14:paraId="2CC89072" w14:textId="7F8B39BD" w:rsidR="0006754A" w:rsidRPr="00550743" w:rsidRDefault="0006754A" w:rsidP="00550743">
      <w:pPr>
        <w:pStyle w:val="Bullet"/>
      </w:pPr>
      <w:r>
        <w:t xml:space="preserve">To introduce the </w:t>
      </w:r>
      <w:proofErr w:type="spellStart"/>
      <w:r w:rsidR="00405250" w:rsidRPr="007C0E71">
        <w:rPr>
          <w:rStyle w:val="CodeInline"/>
        </w:rPr>
        <w:t>GameObjectSet</w:t>
      </w:r>
      <w:proofErr w:type="spellEnd"/>
      <w:r w:rsidR="00405250">
        <w:t xml:space="preserve"> class demonstrating </w:t>
      </w:r>
      <w:r>
        <w:t xml:space="preserve">support for a set of homogenous objects with </w:t>
      </w:r>
      <w:ins w:id="18" w:author="Kelvin Sung" w:date="2021-09-08T10:53:00Z">
        <w:r w:rsidR="00994C05">
          <w:t xml:space="preserve">an </w:t>
        </w:r>
      </w:ins>
      <w:r>
        <w:t>identical interface</w:t>
      </w:r>
      <w:del w:id="19" w:author="Kelvin Sung" w:date="2021-09-08T10:53:00Z">
        <w:r>
          <w:delText xml:space="preserve"> (methods).</w:delText>
        </w:r>
      </w:del>
      <w:ins w:id="20" w:author="Kelvin Sung" w:date="2021-09-08T10:53:00Z">
        <w:r>
          <w:t>.</w:t>
        </w:r>
      </w:ins>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lastRenderedPageBreak/>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 xml:space="preserve">Figure 6-2. The new sprite elements of the </w:t>
      </w:r>
      <w:r w:rsidRPr="00E0348C">
        <w:rPr>
          <w:rStyle w:val="CodeInline"/>
          <w:rPrChange w:id="21" w:author="Kelvin Sung" w:date="2021-09-08T10:53:00Z">
            <w:rPr/>
          </w:rPrChange>
        </w:rPr>
        <w:t>minion_sprite.png</w:t>
      </w:r>
      <w:r>
        <w:t xml:space="preserve">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r w:rsidR="00E40C44">
        <w:t xml:space="preserve"> Class</w:t>
      </w:r>
    </w:p>
    <w:p w14:paraId="7238C029" w14:textId="1B330B16"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w:t>
      </w:r>
      <w:ins w:id="22" w:author="Kelvin Sung" w:date="2021-09-08T10:53:00Z">
        <w:r w:rsidR="00220A32">
          <w:t xml:space="preserve">only </w:t>
        </w:r>
      </w:ins>
      <w:r>
        <w:t>demonstrates the potential of</w:t>
      </w:r>
      <w:del w:id="23" w:author="Kelvin Sung" w:date="2021-09-08T10:53:00Z">
        <w:r>
          <w:delText xml:space="preserve"> only</w:delText>
        </w:r>
      </w:del>
      <w:r>
        <w:t xml:space="preserve"> the </w:t>
      </w:r>
      <w:proofErr w:type="spellStart"/>
      <w:r w:rsidRPr="00347455">
        <w:rPr>
          <w:rStyle w:val="CodeInline"/>
        </w:rPr>
        <w:t>GameObject</w:t>
      </w:r>
      <w:proofErr w:type="spellEnd"/>
      <w:r>
        <w:t xml:space="preserve"> class with minimal behaviors defined. </w:t>
      </w:r>
    </w:p>
    <w:p w14:paraId="0630DAE9" w14:textId="103D158D" w:rsidR="00550743" w:rsidRDefault="00550743" w:rsidP="00E60016">
      <w:pPr>
        <w:pStyle w:val="NumList"/>
        <w:numPr>
          <w:ilvl w:val="0"/>
          <w:numId w:val="9"/>
        </w:numPr>
      </w:pPr>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del w:id="24" w:author="Kelvin Sung" w:date="2021-09-08T10:53:00Z">
        <w:r>
          <w:delText>-</w:delText>
        </w:r>
      </w:del>
      <w:ins w:id="25" w:author="Kelvin Sung" w:date="2021-09-08T10:53:00Z">
        <w:r w:rsidR="00427C9D">
          <w:t xml:space="preserve"> </w:t>
        </w:r>
      </w:ins>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lastRenderedPageBreak/>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r w:rsidRPr="00CA64D8">
        <w:rPr>
          <w:rStyle w:val="CodeInline"/>
        </w:rPr>
        <w:t>update()</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551E315D" w:rsidR="00550743" w:rsidRPr="006745F0" w:rsidRDefault="00550743" w:rsidP="00E60016">
      <w:pPr>
        <w:pStyle w:val="NumList"/>
        <w:numPr>
          <w:ilvl w:val="0"/>
          <w:numId w:val="10"/>
        </w:numPr>
      </w:pPr>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Define</w:t>
      </w:r>
      <w:ins w:id="26" w:author="Jeb Pavleas" w:date="2021-09-12T04:09:00Z">
        <w:r w:rsidR="00981984">
          <w:t xml:space="preserve"> the</w:t>
        </w:r>
      </w:ins>
      <w:r>
        <w:t xml:space="preserve"> </w:t>
      </w:r>
      <w:proofErr w:type="spellStart"/>
      <w:ins w:id="27" w:author="Kelvin Sung" w:date="2021-09-08T10:53:00Z">
        <w:r w:rsidR="002B13AA" w:rsidRPr="00E0348C">
          <w:rPr>
            <w:rStyle w:val="CodeInline"/>
          </w:rPr>
          <w:t>GameObjectSet</w:t>
        </w:r>
        <w:proofErr w:type="spellEnd"/>
        <w:r w:rsidR="002B13AA">
          <w:t xml:space="preserve"> class and </w:t>
        </w:r>
      </w:ins>
      <w:r>
        <w:t xml:space="preserve">the constructor to </w:t>
      </w:r>
      <w:del w:id="28" w:author="Kelvin Sung" w:date="2021-09-08T10:53:00Z">
        <w:r>
          <w:delText>create</w:delText>
        </w:r>
      </w:del>
      <w:ins w:id="29" w:author="Kelvin Sung" w:date="2021-09-08T10:53:00Z">
        <w:r w:rsidR="006E51F3">
          <w:t>initialize</w:t>
        </w:r>
      </w:ins>
      <w:r w:rsidR="006E51F3">
        <w:t xml:space="preserve"> </w:t>
      </w:r>
      <w:r>
        <w:t xml:space="preserve">an array for holding </w:t>
      </w:r>
      <w:proofErr w:type="spellStart"/>
      <w:r w:rsidRPr="00577B96">
        <w:rPr>
          <w:rStyle w:val="CodeInline"/>
        </w:rPr>
        <w:t>GameObject</w:t>
      </w:r>
      <w:proofErr w:type="spellEnd"/>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lastRenderedPageBreak/>
        <w:t>Export the classes to the Client</w:t>
      </w:r>
    </w:p>
    <w:p w14:paraId="7964C34B" w14:textId="64FEDE55"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w:t>
      </w:r>
      <w:r w:rsidR="00AC36BD">
        <w:t xml:space="preserve"> </w:t>
      </w:r>
      <w:ins w:id="30" w:author="Kelvin Sung" w:date="2021-09-08T10:53:00Z">
        <w:r w:rsidR="00AC36BD">
          <w:t>the</w:t>
        </w:r>
        <w:r>
          <w:t xml:space="preserve"> </w:t>
        </w:r>
      </w:ins>
      <w:proofErr w:type="spellStart"/>
      <w:r w:rsidR="006B1146">
        <w:rPr>
          <w:rStyle w:val="CodeInline"/>
        </w:rPr>
        <w:t>GameObject</w:t>
      </w:r>
      <w:proofErr w:type="spellEnd"/>
      <w:r w:rsidR="006B1146">
        <w:t xml:space="preserve"> and </w:t>
      </w:r>
      <w:proofErr w:type="spellStart"/>
      <w:r w:rsidR="006B1146" w:rsidRPr="005C2388">
        <w:rPr>
          <w:rStyle w:val="CodeInline"/>
        </w:rPr>
        <w:t>GameObjectSet</w:t>
      </w:r>
      <w:proofErr w:type="spellEnd"/>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4E7F2A6A"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r w:rsidR="00020FD0">
        <w:t xml:space="preserve">a </w:t>
      </w:r>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7DD6576A" w:rsidR="00550743" w:rsidRDefault="00550743" w:rsidP="00550743">
      <w:pPr>
        <w:pStyle w:val="BodyTextFirst"/>
      </w:pPr>
      <w:r>
        <w:t xml:space="preserve">The </w:t>
      </w:r>
      <w:proofErr w:type="spellStart"/>
      <w:r w:rsidRPr="00B203CE">
        <w:rPr>
          <w:rStyle w:val="CodeInline"/>
        </w:rPr>
        <w:t>DyePack</w:t>
      </w:r>
      <w:proofErr w:type="spellEnd"/>
      <w:r>
        <w:t xml:space="preserve"> </w:t>
      </w:r>
      <w:del w:id="31" w:author="Kelvin Sung" w:date="2021-09-08T10:53:00Z">
        <w:r>
          <w:delText>object</w:delText>
        </w:r>
      </w:del>
      <w:ins w:id="32" w:author="Kelvin Sung" w:date="2021-09-08T10:53:00Z">
        <w:r w:rsidR="006C6107">
          <w:t>class</w:t>
        </w:r>
      </w:ins>
      <w:r w:rsidR="006C6107">
        <w:t xml:space="preserve"> </w:t>
      </w:r>
      <w:r>
        <w:t xml:space="preserve">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0F573682" w:rsidR="00550743" w:rsidRPr="005538B2" w:rsidRDefault="00550743" w:rsidP="007C0E71">
      <w:pPr>
        <w:pStyle w:val="BodyTextCon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w:t>
      </w:r>
      <w:ins w:id="33" w:author="Kelvin Sung" w:date="2021-09-08T10:53:00Z">
        <w:r w:rsidR="006C6107">
          <w:t xml:space="preserve">of the </w:t>
        </w:r>
      </w:ins>
      <w:r w:rsidR="005617B0">
        <w:t xml:space="preserve">game engine functionality. </w:t>
      </w:r>
      <w:r>
        <w:t xml:space="preserve">Define </w:t>
      </w:r>
      <w:proofErr w:type="spellStart"/>
      <w:r w:rsidR="005617B0" w:rsidRPr="007C0E71">
        <w:rPr>
          <w:rStyle w:val="CodeInline"/>
        </w:rPr>
        <w:t>DyePack</w:t>
      </w:r>
      <w:proofErr w:type="spellEnd"/>
      <w:r w:rsidR="005617B0">
        <w:t xml:space="preserve"> </w:t>
      </w:r>
      <w:r>
        <w:t xml:space="preserve">as a subclass of </w:t>
      </w:r>
      <w:proofErr w:type="spellStart"/>
      <w:r w:rsidRPr="00421395">
        <w:rPr>
          <w:rStyle w:val="CodeInline"/>
        </w:rPr>
        <w:t>GameObject</w:t>
      </w:r>
      <w:proofErr w:type="spellEnd"/>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lastRenderedPageBreak/>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62557306" w:rsidR="00550743" w:rsidRDefault="00550743" w:rsidP="00B10D5A">
      <w:pPr>
        <w:pStyle w:val="BodyTextFirs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r w:rsidRPr="00D65B35">
        <w:rPr>
          <w:rStyle w:val="CodeInline"/>
        </w:rPr>
        <w:t>init</w:t>
      </w:r>
      <w:proofErr w:type="spell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t>Note</w:t>
      </w:r>
      <w:r>
        <w:t xml:space="preserve"> The need to import from the engine access file, </w:t>
      </w:r>
      <w:r w:rsidRPr="00BA2D4E">
        <w:rPr>
          <w:rStyle w:val="CodeInline"/>
        </w:rPr>
        <w:t>index.js</w:t>
      </w:r>
      <w:r>
        <w:t>, is true for almost all client source code file and will not be repeated.</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22E47266" w:rsidR="00550743" w:rsidRDefault="00550743" w:rsidP="00550743">
      <w:pPr>
        <w:pStyle w:val="BodyTextFirst"/>
      </w:pPr>
      <w:r>
        <w:t xml:space="preserve">The </w:t>
      </w:r>
      <w:r w:rsidRPr="00BB77F2">
        <w:rPr>
          <w:rStyle w:val="CodeInline"/>
        </w:rPr>
        <w:t>Hero</w:t>
      </w:r>
      <w:r>
        <w:t xml:space="preserve"> </w:t>
      </w:r>
      <w:del w:id="34" w:author="Kelvin Sung" w:date="2021-09-08T10:53:00Z">
        <w:r>
          <w:delText>object</w:delText>
        </w:r>
      </w:del>
      <w:ins w:id="35" w:author="Kelvin Sung" w:date="2021-09-08T10:53:00Z">
        <w:r w:rsidR="006C6107">
          <w:t>class</w:t>
        </w:r>
      </w:ins>
      <w:r w:rsidR="006C6107">
        <w:t xml:space="preserve"> </w:t>
      </w:r>
      <w:r>
        <w:t>supports direct user keyboard control. This object demonstrates hiding of game object control logic from the</w:t>
      </w:r>
      <w:r w:rsidR="008F0E89" w:rsidRPr="008F0E89">
        <w:rPr>
          <w:rStyle w:val="CodeInline"/>
        </w:rPr>
        <w:t xml:space="preserve"> </w:t>
      </w:r>
      <w:r w:rsidR="008F0E89" w:rsidRPr="001557DD">
        <w:rPr>
          <w:rStyle w:val="CodeInline"/>
        </w:rPr>
        <w:t>update()</w:t>
      </w:r>
      <w:r w:rsidR="008F0E89">
        <w:t xml:space="preserve"> function of</w:t>
      </w:r>
      <w:r>
        <w:t xml:space="preserve"> </w:t>
      </w:r>
      <w:proofErr w:type="spellStart"/>
      <w:r w:rsidRPr="00EB4FD4">
        <w:rPr>
          <w:rStyle w:val="CodeInline"/>
        </w:rPr>
        <w:t>MyGame</w:t>
      </w:r>
      <w:proofErr w:type="spellEnd"/>
      <w:r>
        <w:t>.</w:t>
      </w:r>
    </w:p>
    <w:p w14:paraId="475AFC7F" w14:textId="31057452"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r w:rsidR="003850DC">
        <w:t>. Make sure to export and share this class</w:t>
      </w:r>
      <w:del w:id="36" w:author="Kelvin Sung" w:date="2021-09-08T10:53:00Z">
        <w:r w:rsidR="003850DC">
          <w:delText xml:space="preserve"> with the rest of the source code</w:delText>
        </w:r>
        <w:r w:rsidR="003E3189">
          <w:delText xml:space="preserve"> files</w:delText>
        </w:r>
      </w:del>
      <w:r w:rsidR="003E3189">
        <w:t>.</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7C0E71">
      <w:pPr>
        <w:pStyle w:val="Code"/>
        <w:ind w:firstLine="180"/>
      </w:pPr>
      <w:r>
        <w:t>}</w:t>
      </w:r>
    </w:p>
    <w:p w14:paraId="23DB565F" w14:textId="77777777" w:rsidR="003850DC" w:rsidRDefault="003850DC" w:rsidP="007C0E71">
      <w:pPr>
        <w:pStyle w:val="Code"/>
        <w:ind w:firstLine="180"/>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t>export default Hero;</w:t>
      </w:r>
    </w:p>
    <w:p w14:paraId="67E0BF89" w14:textId="4C73B5AE" w:rsidR="00550743" w:rsidRDefault="00550743" w:rsidP="00E60016">
      <w:pPr>
        <w:pStyle w:val="NumList"/>
        <w:numPr>
          <w:ilvl w:val="0"/>
          <w:numId w:val="11"/>
        </w:numPr>
      </w:pPr>
      <w:r>
        <w:lastRenderedPageBreak/>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proofErr w:type="spellStart"/>
      <w:r w:rsidR="0008140C" w:rsidRPr="007C0E71">
        <w:rPr>
          <w:rStyle w:val="CodeInline"/>
        </w:rPr>
        <w:t>kDelta</w:t>
      </w:r>
      <w:proofErr w:type="spellEnd"/>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036E1B83" w:rsidR="009C51DB" w:rsidRDefault="0016784F" w:rsidP="0016784F">
      <w:pPr>
        <w:pStyle w:val="Code"/>
      </w:pPr>
      <w:r>
        <w:t xml:space="preserve">    </w:t>
      </w:r>
      <w:r w:rsidR="009C51DB">
        <w:t>}</w:t>
      </w:r>
    </w:p>
    <w:p w14:paraId="437DDA8A" w14:textId="00685D66" w:rsidR="0016784F" w:rsidRDefault="0016784F" w:rsidP="0016784F">
      <w:pPr>
        <w:pStyle w:val="Code"/>
        <w:rPr>
          <w:ins w:id="37" w:author="Kelvin Sung" w:date="2021-09-08T10:53:00Z"/>
        </w:rPr>
      </w:pPr>
      <w:ins w:id="38" w:author="Kelvin Sung" w:date="2021-09-08T10:53:00Z">
        <w:r>
          <w:t>}</w:t>
        </w:r>
      </w:ins>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394C2948" w:rsidR="00550743" w:rsidRDefault="00550743" w:rsidP="00550743">
      <w:pPr>
        <w:pStyle w:val="BodyTextFirst"/>
      </w:pPr>
      <w:r>
        <w:t xml:space="preserve">The </w:t>
      </w:r>
      <w:r>
        <w:rPr>
          <w:rStyle w:val="CodeInline"/>
        </w:rPr>
        <w:t>Minion</w:t>
      </w:r>
      <w:r>
        <w:t xml:space="preserve"> </w:t>
      </w:r>
      <w:del w:id="39" w:author="Kelvin Sung" w:date="2021-09-08T10:53:00Z">
        <w:r>
          <w:delText>object</w:delText>
        </w:r>
      </w:del>
      <w:ins w:id="40" w:author="Kelvin Sung" w:date="2021-09-08T10:53:00Z">
        <w:r w:rsidR="002C5AA1">
          <w:t>class</w:t>
        </w:r>
      </w:ins>
      <w:r w:rsidR="002C5AA1">
        <w:t xml:space="preserve"> </w:t>
      </w:r>
      <w:r>
        <w:t>demonstrates that simple autonomous behavior can also be hidden.</w:t>
      </w:r>
    </w:p>
    <w:p w14:paraId="67BE4B1B" w14:textId="6EAB903E"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39D8918A" w14:textId="77777777" w:rsidR="00CB4D09" w:rsidRDefault="00CB4D09" w:rsidP="00CB4D09">
      <w:pPr>
        <w:pStyle w:val="Code"/>
        <w:rPr>
          <w:del w:id="41" w:author="Kelvin Sung" w:date="2021-09-08T10:53:00Z"/>
        </w:rPr>
      </w:pPr>
      <w:r>
        <w:t xml:space="preserve">        this.mRenderComponent =</w:t>
      </w:r>
      <w:del w:id="42" w:author="Kelvin Sung" w:date="2021-09-08T10:53:00Z">
        <w:r>
          <w:delText xml:space="preserve"> </w:delText>
        </w:r>
      </w:del>
    </w:p>
    <w:p w14:paraId="729316B6" w14:textId="44542191" w:rsidR="00CB4D09" w:rsidRDefault="00CB4D09" w:rsidP="00CB4D09">
      <w:pPr>
        <w:pStyle w:val="Code"/>
      </w:pPr>
      <w:del w:id="43" w:author="Kelvin Sung" w:date="2021-09-08T10:53:00Z">
        <w:r>
          <w:delText xml:space="preserve">           </w:delText>
        </w:r>
      </w:del>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7C0E71">
      <w:pPr>
        <w:pStyle w:val="Code"/>
        <w:ind w:firstLine="180"/>
      </w:pPr>
    </w:p>
    <w:p w14:paraId="67F2D524" w14:textId="0EA628DB" w:rsidR="00CB4D09" w:rsidRDefault="00CB4D09" w:rsidP="00CB4D09">
      <w:pPr>
        <w:pStyle w:val="Code"/>
      </w:pPr>
      <w:r>
        <w:lastRenderedPageBreak/>
        <w:t>… implementation to follow …</w:t>
      </w:r>
    </w:p>
    <w:p w14:paraId="1E7CAE33" w14:textId="77777777" w:rsidR="00475F87" w:rsidRDefault="00475F87" w:rsidP="00CB4D09">
      <w:pPr>
        <w:pStyle w:val="Code"/>
      </w:pP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7B54C319" w14:textId="71DDA34F" w:rsidR="00550743" w:rsidRDefault="002C47C1" w:rsidP="00550743">
      <w:pPr>
        <w:pStyle w:val="Heading4"/>
      </w:pPr>
      <w:r>
        <w:t xml:space="preserve">The </w:t>
      </w:r>
      <w:proofErr w:type="spellStart"/>
      <w:r w:rsidR="00550743">
        <w:t>MyGame</w:t>
      </w:r>
      <w:proofErr w:type="spellEnd"/>
      <w:r w:rsidR="00550743">
        <w:t xml:space="preserve"> Scene</w:t>
      </w:r>
      <w:r w:rsidR="00550743">
        <w:fldChar w:fldCharType="begin"/>
      </w:r>
      <w:r w:rsidR="00550743">
        <w:instrText xml:space="preserve"> XE "</w:instrText>
      </w:r>
      <w:r w:rsidR="00550743" w:rsidRPr="00537262">
        <w:instrText>MyGame Scene</w:instrText>
      </w:r>
      <w:r w:rsidR="00550743">
        <w:instrText xml:space="preserve">" </w:instrText>
      </w:r>
      <w:r w:rsidR="00550743">
        <w:fldChar w:fldCharType="end"/>
      </w:r>
      <w:r w:rsidR="00550743">
        <w:fldChar w:fldCharType="begin"/>
      </w:r>
      <w:r w:rsidR="00550743">
        <w:instrText xml:space="preserve"> XE "</w:instrText>
      </w:r>
      <w:r w:rsidR="00550743" w:rsidRPr="00537262">
        <w:instrText>Game Objects Project:MyGame Scene</w:instrText>
      </w:r>
      <w:r w:rsidR="00550743">
        <w:instrText xml:space="preserve">" </w:instrText>
      </w:r>
      <w:r w:rsidR="00550743">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6A98879F" w:rsidR="003E7FBD" w:rsidRDefault="00CF04B1" w:rsidP="00E60016">
      <w:pPr>
        <w:pStyle w:val="NumList"/>
        <w:numPr>
          <w:ilvl w:val="0"/>
          <w:numId w:val="12"/>
        </w:numPr>
      </w:pPr>
      <w:r>
        <w:t xml:space="preserve">In </w:t>
      </w:r>
      <w:del w:id="44" w:author="Kelvin Sung" w:date="2021-09-08T10:53:00Z">
        <w:r>
          <w:delText>additional</w:delText>
        </w:r>
      </w:del>
      <w:ins w:id="45" w:author="Kelvin Sung" w:date="2021-09-08T10:53:00Z">
        <w:r>
          <w:t>addition</w:t>
        </w:r>
      </w:ins>
      <w:r>
        <w:t xml:space="preserve">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t>Note</w:t>
      </w:r>
      <w:r>
        <w:t xml:space="preserve"> As i</w:t>
      </w:r>
      <w:r w:rsidR="00F305C7">
        <w:t>s</w:t>
      </w:r>
      <w:r>
        <w:t xml:space="preserve"> the case for other import/export statements, unless there are other specific reasons, this reminder will not be shown again.</w:t>
      </w:r>
    </w:p>
    <w:p w14:paraId="53FCB567" w14:textId="7897D7B1" w:rsidR="00550743" w:rsidRPr="00294781" w:rsidRDefault="00550743" w:rsidP="00E60016">
      <w:pPr>
        <w:pStyle w:val="NumList"/>
        <w:numPr>
          <w:ilvl w:val="0"/>
          <w:numId w:val="12"/>
        </w:numPr>
      </w:pPr>
      <w:r>
        <w:t xml:space="preserve">The </w:t>
      </w:r>
      <w:r w:rsidRPr="00550743">
        <w:t>constructor</w:t>
      </w:r>
      <w:r>
        <w:t xml:space="preserve"> and the </w:t>
      </w:r>
      <w:r w:rsidRPr="00E85F86">
        <w:rPr>
          <w:rStyle w:val="CodeInline"/>
        </w:rPr>
        <w:t>load()</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w:t>
      </w:r>
      <w:del w:id="46" w:author="Kelvin Sung" w:date="2021-09-08T10:53:00Z">
        <w:r>
          <w:delText xml:space="preserve">Please refer to the </w:delText>
        </w:r>
        <w:r w:rsidR="00CB4D09">
          <w:rPr>
            <w:rStyle w:val="CodeInline"/>
          </w:rPr>
          <w:delText>m</w:delText>
        </w:r>
        <w:r w:rsidRPr="00E85F86">
          <w:rPr>
            <w:rStyle w:val="CodeInline"/>
          </w:rPr>
          <w:delText>y</w:delText>
        </w:r>
        <w:r w:rsidR="00CB4D09">
          <w:rPr>
            <w:rStyle w:val="CodeInline"/>
          </w:rPr>
          <w:delText>_g</w:delText>
        </w:r>
        <w:r w:rsidRPr="00E85F86">
          <w:rPr>
            <w:rStyle w:val="CodeInline"/>
          </w:rPr>
          <w:delText>ame.js</w:delText>
        </w:r>
        <w:r>
          <w:delText xml:space="preserve"> file for the actual implementations.</w:delText>
        </w:r>
      </w:del>
    </w:p>
    <w:p w14:paraId="20C80FF4" w14:textId="3198FC27" w:rsidR="00550743" w:rsidRPr="000D78C3" w:rsidRDefault="00550743" w:rsidP="00E60016">
      <w:pPr>
        <w:pStyle w:val="NumList"/>
        <w:numPr>
          <w:ilvl w:val="0"/>
          <w:numId w:val="12"/>
        </w:numPr>
      </w:pPr>
      <w:r>
        <w:t xml:space="preserve">Edit the </w:t>
      </w:r>
      <w:proofErr w:type="spellStart"/>
      <w:r w:rsidRPr="002C47C1">
        <w:rPr>
          <w:rStyle w:val="CodeInline"/>
        </w:rPr>
        <w:t>init</w:t>
      </w:r>
      <w:proofErr w:type="spellEnd"/>
      <w:r w:rsidRPr="002C47C1">
        <w:rPr>
          <w:rStyle w:val="CodeInline"/>
        </w:rPr>
        <w:t>()</w:t>
      </w:r>
      <w:r>
        <w:t xml:space="preserve"> function and add the following code:</w:t>
      </w:r>
    </w:p>
    <w:p w14:paraId="3618CDD2" w14:textId="7B6DFAAF" w:rsidR="00550743" w:rsidRPr="00294781" w:rsidRDefault="00CB4D09" w:rsidP="00550743">
      <w:pPr>
        <w:pStyle w:val="Code"/>
      </w:pPr>
      <w:r w:rsidRPr="00CB4D09">
        <w:lastRenderedPageBreak/>
        <w:t>init() {</w:t>
      </w:r>
    </w:p>
    <w:p w14:paraId="709CC462" w14:textId="6FC0E0DE" w:rsidR="00550743" w:rsidRDefault="00550743" w:rsidP="00550743">
      <w:pPr>
        <w:pStyle w:val="Code"/>
      </w:pPr>
      <w:r w:rsidRPr="00294781">
        <w:t xml:space="preserve">    </w:t>
      </w:r>
      <w:r>
        <w:t xml:space="preserve">… identical </w:t>
      </w:r>
      <w:r w:rsidR="00CB4D09">
        <w:t xml:space="preserve">to </w:t>
      </w:r>
      <w:r>
        <w:t xml:space="preserve">previous </w:t>
      </w:r>
      <w:r w:rsidR="00CB4D09">
        <w:t>code</w:t>
      </w:r>
      <w:r>
        <w:t xml:space="preserve"> … </w:t>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rsidR="00425E00" w:rsidRPr="007C0E71">
        <w:t>, an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7C0E71">
        <w:t xml:space="preserve"> class</w:t>
      </w:r>
      <w:r>
        <w:t xml:space="preserve">. Notice that the </w:t>
      </w:r>
      <w:proofErr w:type="spellStart"/>
      <w:r w:rsidRPr="007C0E71">
        <w:rPr>
          <w:rStyle w:val="CodeInline"/>
        </w:rPr>
        <w:t>init</w:t>
      </w:r>
      <w:proofErr w:type="spellEnd"/>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r w:rsidRPr="007C0E71">
        <w:rPr>
          <w:rStyle w:val="CodeInline"/>
        </w:rPr>
        <w:t>update</w:t>
      </w:r>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AF7A8AD" w:rsidR="00550743" w:rsidRDefault="00550743" w:rsidP="00A61116">
      <w:pPr>
        <w:pStyle w:val="BodyTextCont"/>
      </w:pPr>
      <w:r>
        <w:t>With the well-</w:t>
      </w:r>
      <w:r w:rsidRPr="00550743">
        <w:t>defined</w:t>
      </w:r>
      <w:r>
        <w:t xml:space="preserve"> behaviors for each object type abstracted, the clean </w:t>
      </w:r>
      <w:r w:rsidRPr="00491ED3">
        <w:rPr>
          <w:rStyle w:val="CodeInline"/>
        </w:rPr>
        <w:t>update()</w:t>
      </w:r>
      <w:r>
        <w:t xml:space="preserve"> function clearly shows that the game consists of three noninteracting objects.</w:t>
      </w:r>
    </w:p>
    <w:p w14:paraId="0A0EF2A8" w14:textId="6DCB3F8C" w:rsidR="00FA13DB" w:rsidRDefault="00FA13DB" w:rsidP="00E0348C">
      <w:pPr>
        <w:pStyle w:val="Heading3"/>
        <w:rPr>
          <w:ins w:id="47" w:author="Kelvin Sung" w:date="2021-09-08T10:53:00Z"/>
        </w:rPr>
      </w:pPr>
      <w:ins w:id="48" w:author="Kelvin Sung" w:date="2021-09-08T10:53:00Z">
        <w:r>
          <w:t>Observation</w:t>
        </w:r>
      </w:ins>
    </w:p>
    <w:p w14:paraId="6CB581E2" w14:textId="066D234C" w:rsidR="00550743" w:rsidRDefault="00550743">
      <w:pPr>
        <w:pStyle w:val="BodyTextFirst"/>
        <w:pPrChange w:id="49" w:author="Kelvin Sung" w:date="2021-09-08T10:53:00Z">
          <w:pPr>
            <w:pStyle w:val="BodyTextCont"/>
          </w:pPr>
        </w:pPrChange>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r w:rsidRPr="00DC0526">
        <w:rPr>
          <w:rStyle w:val="CodeInline"/>
        </w:rPr>
        <w:t>init</w:t>
      </w:r>
      <w:proofErr w:type="spellEnd"/>
      <w:r w:rsidRPr="00DC0526">
        <w:rPr>
          <w:rStyle w:val="CodeInline"/>
        </w:rPr>
        <w:t>()</w:t>
      </w:r>
      <w:r>
        <w:t xml:space="preserve"> and </w:t>
      </w:r>
      <w:r w:rsidRPr="002E0E04">
        <w:rPr>
          <w:rStyle w:val="CodeInline"/>
        </w:rPr>
        <w:t>update()</w:t>
      </w:r>
      <w:r>
        <w:t xml:space="preserve"> functions. The </w:t>
      </w:r>
      <w:proofErr w:type="spellStart"/>
      <w:r w:rsidRPr="00607233">
        <w:rPr>
          <w:rStyle w:val="CodeInline"/>
        </w:rPr>
        <w:t>init</w:t>
      </w:r>
      <w:proofErr w:type="spell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proofErr w:type="spellStart"/>
      <w:ins w:id="50" w:author="Jeb Pavleas" w:date="2021-09-12T04:33:00Z">
        <w:r w:rsidR="00DF0F3B" w:rsidRPr="001069EC">
          <w:rPr>
            <w:rStyle w:val="CodeInline"/>
          </w:rPr>
          <w:t>MyGame</w:t>
        </w:r>
        <w:proofErr w:type="spellEnd"/>
        <w:r w:rsidR="00DF0F3B">
          <w:rPr>
            <w:rStyle w:val="CodeInline"/>
          </w:rPr>
          <w:t xml:space="preserve"> </w:t>
        </w:r>
      </w:ins>
      <w:r w:rsidR="009946E7" w:rsidRPr="001069EC">
        <w:rPr>
          <w:rStyle w:val="CodeInline"/>
        </w:rPr>
        <w:t>update()</w:t>
      </w:r>
      <w:r w:rsidR="009946E7">
        <w:t xml:space="preserve"> function </w:t>
      </w:r>
      <w:del w:id="51" w:author="Jeb Pavleas" w:date="2021-09-12T04:33:00Z">
        <w:r w:rsidR="009946E7" w:rsidDel="00DF0F3B">
          <w:delText>of</w:delText>
        </w:r>
        <w:r w:rsidR="009946E7" w:rsidRPr="001069EC" w:rsidDel="00DF0F3B">
          <w:rPr>
            <w:rStyle w:val="CodeInline"/>
          </w:rPr>
          <w:delText xml:space="preserve"> </w:delText>
        </w:r>
        <w:r w:rsidRPr="001069EC" w:rsidDel="00DF0F3B">
          <w:rPr>
            <w:rStyle w:val="CodeInline"/>
          </w:rPr>
          <w:delText>MyGame</w:delText>
        </w:r>
        <w:r w:rsidDel="00DF0F3B">
          <w:rPr>
            <w:rStyle w:val="CodeInline"/>
          </w:rPr>
          <w:delText xml:space="preserve"> </w:delText>
        </w:r>
      </w:del>
      <w:r>
        <w:t xml:space="preserve">can focus on </w:t>
      </w:r>
      <w:ins w:id="52" w:author="Kelvin Sung" w:date="2021-09-08T10:53:00Z">
        <w:r w:rsidR="00B145F3">
          <w:t xml:space="preserve">the </w:t>
        </w:r>
      </w:ins>
      <w:del w:id="53" w:author="Jeb Pavleas" w:date="2021-09-12T04:33:00Z">
        <w:r w:rsidDel="00DF0F3B">
          <w:delText>object</w:delText>
        </w:r>
      </w:del>
      <w:del w:id="54" w:author="Kelvin Sung" w:date="2021-09-08T10:53:00Z">
        <w:r>
          <w:delText>-</w:delText>
        </w:r>
      </w:del>
      <w:ins w:id="55" w:author="Kelvin Sung" w:date="2021-09-08T10:53:00Z">
        <w:r w:rsidR="00B145F3">
          <w:t xml:space="preserve"> </w:t>
        </w:r>
      </w:ins>
      <w:r>
        <w:t>level</w:t>
      </w:r>
      <w:del w:id="56" w:author="Kelvin Sung" w:date="2021-09-08T10:53:00Z">
        <w:r>
          <w:delText xml:space="preserve"> controls</w:delText>
        </w:r>
      </w:del>
      <w:ins w:id="57" w:author="Jeb Pavleas" w:date="2021-09-12T04:34:00Z">
        <w:r w:rsidR="00DF0F3B">
          <w:t xml:space="preserve"> details</w:t>
        </w:r>
      </w:ins>
      <w:r>
        <w:t>. Note that the structure of this function clearly shows</w:t>
      </w:r>
      <w:ins w:id="58" w:author="Kelvin Sung" w:date="2021-09-08T10:53:00Z">
        <w:r>
          <w:t xml:space="preserve"> </w:t>
        </w:r>
        <w:r w:rsidR="006947A4">
          <w:t>that</w:t>
        </w:r>
      </w:ins>
      <w:r w:rsidR="006947A4">
        <w:t xml:space="preserve"> </w:t>
      </w:r>
      <w:r>
        <w:t>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lastRenderedPageBreak/>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proofErr w:type="spellStart"/>
      <w:r w:rsidR="003124E2" w:rsidRPr="00A50966">
        <w:rPr>
          <w:rStyle w:val="CodeInline"/>
        </w:rPr>
        <w:t>MyGame</w:t>
      </w:r>
      <w:proofErr w:type="spellEnd"/>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proofErr w:type="spellStart"/>
      <w:r w:rsidR="00755FDE" w:rsidRPr="00A50966">
        <w:rPr>
          <w:rStyle w:val="CodeInline"/>
        </w:rPr>
        <w:t>MyGame</w:t>
      </w:r>
      <w:proofErr w:type="spellEnd"/>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t xml:space="preserve">Creating </w:t>
      </w:r>
      <w:r w:rsidR="00550743">
        <w:t xml:space="preserve">a </w:t>
      </w:r>
      <w:r>
        <w:t xml:space="preserve">Chase </w:t>
      </w:r>
      <w:r w:rsidR="00777814">
        <w:t>Behavior</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22475617" w:rsidR="00B16FDD" w:rsidRPr="00AF6193" w:rsidRDefault="00B16FDD" w:rsidP="00A50966">
      <w:pPr>
        <w:pStyle w:val="NoteTipCaution"/>
      </w:pPr>
      <w:r w:rsidRPr="00A50966">
        <w:rPr>
          <w:rStyle w:val="Strong"/>
        </w:rPr>
        <w:t>Note</w:t>
      </w:r>
      <w:r>
        <w:t xml:space="preserve"> </w:t>
      </w:r>
      <w:r w:rsidR="00EA6C25">
        <w:t xml:space="preserve">For an introductory and comprehensive coverage of vectors you can refer to, </w:t>
      </w:r>
      <w:commentRangeStart w:id="59"/>
      <w:r w:rsidR="00EA6C25" w:rsidRPr="00EA6C25">
        <w:t>https://www.storyofmathematics.com/vectors</w:t>
      </w:r>
      <w:commentRangeEnd w:id="59"/>
      <w:r w:rsidR="004D7426">
        <w:rPr>
          <w:rStyle w:val="CommentReference"/>
          <w:rFonts w:asciiTheme="minorHAnsi" w:hAnsiTheme="minorHAnsi"/>
        </w:rPr>
        <w:commentReference w:id="59"/>
      </w:r>
      <w:r w:rsidR="00EA6C25">
        <w:t xml:space="preserve">. For more detailed coverage of vector applications in games you can </w:t>
      </w:r>
      <w:r>
        <w:t>refer to, “</w:t>
      </w:r>
      <w:r w:rsidRPr="00B16FDD">
        <w:t>Basic Math for Game Development with Unity 3D: A Beginner’s Guide to Mathematical Foundations.</w:t>
      </w:r>
      <w:r>
        <w:t>”</w:t>
      </w:r>
      <w:r w:rsidRPr="00B16FDD">
        <w:t xml:space="preserve"> </w:t>
      </w:r>
      <w:proofErr w:type="spellStart"/>
      <w:r w:rsidRPr="00B16FDD">
        <w:t>APress</w:t>
      </w:r>
      <w:proofErr w:type="spellEnd"/>
      <w:r w:rsidRPr="00B16FDD">
        <w:t>, 2019.</w:t>
      </w:r>
    </w:p>
    <w:p w14:paraId="43C8D5A4" w14:textId="070C4469" w:rsidR="00550743" w:rsidRPr="00AF6193" w:rsidRDefault="00550743" w:rsidP="00A50966">
      <w:pPr>
        <w:pStyle w:val="BodyTextFirs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w:t>
      </w:r>
      <w:r w:rsidRPr="00AF6193">
        <w:lastRenderedPageBreak/>
        <w:t xml:space="preserve">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1F13A3"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1F13A3"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1F13A3"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1CBE6652"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w:t>
      </w:r>
      <w:del w:id="60" w:author="Kelvin Sung" w:date="2021-09-08T10:53:00Z">
        <w:r w:rsidRPr="00AF6193">
          <w:delText>ascertain</w:delText>
        </w:r>
      </w:del>
      <w:ins w:id="61" w:author="Kelvin Sung" w:date="2021-09-08T10:53:00Z">
        <w:r w:rsidR="00B809B9">
          <w:t>determine</w:t>
        </w:r>
      </w:ins>
      <w:r w:rsidR="00B809B9" w:rsidRPr="00AF6193">
        <w:t xml:space="preserve"> </w:t>
      </w:r>
      <w:r w:rsidRPr="00AF6193">
        <w:t xml:space="preserve">its length (or size) and </w:t>
      </w:r>
      <w:del w:id="62" w:author="Kelvin Sung" w:date="2021-09-08T10:53:00Z">
        <w:r w:rsidRPr="00AF6193">
          <w:delText xml:space="preserve">its </w:delText>
        </w:r>
      </w:del>
      <w:r w:rsidRPr="00AF6193">
        <w:t xml:space="preserve">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lastRenderedPageBreak/>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6933D6F4"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del w:id="63" w:author="Kelvin Sung" w:date="2021-09-08T10:53:00Z">
        <w:r w:rsidRPr="00AF6193">
          <w:delText xml:space="preserve"> you can use the</w:delText>
        </w:r>
        <w:r>
          <w:delText xml:space="preserve"> following</w:delText>
        </w:r>
        <w:r w:rsidRPr="00AF6193">
          <w:delText xml:space="preserve"> equations to derive </w:delText>
        </w:r>
      </w:del>
      <m:oMath>
        <m:sSub>
          <m:sSubPr>
            <m:ctrlPr>
              <w:del w:id="64" w:author="Kelvin Sung" w:date="2021-09-08T10:53:00Z">
                <w:rPr>
                  <w:rFonts w:ascii="Cambria Math" w:hAnsi="Cambria Math"/>
                </w:rPr>
              </w:del>
            </m:ctrlPr>
          </m:sSubPr>
          <m:e>
            <m:r>
              <w:del w:id="65" w:author="Kelvin Sung" w:date="2021-09-08T10:53:00Z">
                <w:rPr>
                  <w:rFonts w:ascii="Cambria Math" w:hAnsi="Cambria Math"/>
                </w:rPr>
                <m:t>x</m:t>
              </w:del>
            </m:r>
          </m:e>
          <m:sub>
            <m:r>
              <w:del w:id="66" w:author="Kelvin Sung" w:date="2021-09-08T10:53:00Z">
                <w:rPr>
                  <w:rFonts w:ascii="Cambria Math" w:hAnsi="Cambria Math"/>
                </w:rPr>
                <m:t>r</m:t>
              </w:del>
            </m:r>
          </m:sub>
        </m:sSub>
      </m:oMath>
      <w:del w:id="67" w:author="Kelvin Sung" w:date="2021-09-08T10:53:00Z">
        <w:r w:rsidRPr="00AF6193">
          <w:delText xml:space="preserve"> and </w:delText>
        </w:r>
      </w:del>
      <m:oMath>
        <m:sSub>
          <m:sSubPr>
            <m:ctrlPr>
              <w:del w:id="68" w:author="Kelvin Sung" w:date="2021-09-08T10:53:00Z">
                <w:rPr>
                  <w:rFonts w:ascii="Cambria Math" w:hAnsi="Cambria Math"/>
                </w:rPr>
              </w:del>
            </m:ctrlPr>
          </m:sSubPr>
          <m:e>
            <m:r>
              <w:del w:id="69" w:author="Kelvin Sung" w:date="2021-09-08T10:53:00Z">
                <w:rPr>
                  <w:rFonts w:ascii="Cambria Math" w:hAnsi="Cambria Math"/>
                </w:rPr>
                <m:t>y</m:t>
              </w:del>
            </m:r>
          </m:e>
          <m:sub>
            <m:r>
              <w:del w:id="70" w:author="Kelvin Sung" w:date="2021-09-08T10:53:00Z">
                <w:rPr>
                  <w:rFonts w:ascii="Cambria Math" w:hAnsi="Cambria Math"/>
                </w:rPr>
                <m:t>r</m:t>
              </w:del>
            </m:r>
          </m:sub>
        </m:sSub>
      </m:oMath>
      <w:del w:id="71" w:author="Kelvin Sung" w:date="2021-09-08T10:53:00Z">
        <w:r w:rsidRPr="00AF6193">
          <w:delText>.</w:delText>
        </w:r>
      </w:del>
      <w:ins w:id="72" w:author="Kelvin Sung" w:date="2021-09-08T10:53:00Z">
        <w:r w:rsidR="007E426A">
          <w:t>, as illustrated in</w:t>
        </w:r>
      </w:ins>
      <w:r w:rsidR="007E426A">
        <w:t xml:space="preserve"> </w:t>
      </w:r>
      <w:r w:rsidR="007E426A" w:rsidRPr="00AF6193">
        <w:t xml:space="preserve">Figure </w:t>
      </w:r>
      <w:r w:rsidR="007E426A">
        <w:t>6-5</w:t>
      </w:r>
      <w:del w:id="73" w:author="Kelvin Sung" w:date="2021-09-08T10:53:00Z">
        <w:r>
          <w:fldChar w:fldCharType="begin"/>
        </w:r>
        <w:r>
          <w:delInstrText xml:space="preserve"> XE "</w:delInstrText>
        </w:r>
        <w:r w:rsidRPr="00537262">
          <w:delInstrText>Vectors:origin to position being rotated by angle theta</w:delInstrText>
        </w:r>
        <w:r>
          <w:delInstrText xml:space="preserve">" </w:delInstrText>
        </w:r>
        <w:r>
          <w:fldChar w:fldCharType="end"/>
        </w:r>
        <w:r w:rsidRPr="00AF6193">
          <w:delText xml:space="preserve"> shows the </w:delText>
        </w:r>
        <w:r w:rsidR="00630A71">
          <w:delText xml:space="preserve">application of a </w:delText>
        </w:r>
        <w:r w:rsidRPr="00AF6193">
          <w:delText>rota</w:delText>
        </w:r>
        <w:r>
          <w:delText>tion</w:delText>
        </w:r>
        <w:r w:rsidR="00630A71">
          <w:delText xml:space="preserve"> by </w:delText>
        </w:r>
      </w:del>
      <m:oMath>
        <m:r>
          <w:del w:id="74" w:author="Kelvin Sung" w:date="2021-09-08T10:53:00Z">
            <w:rPr>
              <w:rFonts w:ascii="Cambria Math" w:hAnsi="Cambria Math"/>
            </w:rPr>
            <m:t>θ</m:t>
          </w:del>
        </m:r>
      </m:oMath>
      <w:del w:id="75" w:author="Kelvin Sung" w:date="2021-09-08T10:53:00Z">
        <w:r>
          <w:delText xml:space="preserve"> </w:delText>
        </w:r>
        <w:r w:rsidR="00630A71">
          <w:delText xml:space="preserve">to </w:delText>
        </w:r>
        <w:r>
          <w:delText xml:space="preserve">a vector </w:delText>
        </w:r>
        <w:r w:rsidR="00630A71">
          <w:delText xml:space="preserve">that points from the origin to </w:delText>
        </w:r>
        <w:r w:rsidR="00644366">
          <w:delText xml:space="preserve">the </w:delText>
        </w:r>
        <w:r>
          <w:delText>position</w:delText>
        </w:r>
        <w:r w:rsidR="00644366">
          <w:delText xml:space="preserve"> </w:delText>
        </w:r>
      </w:del>
      <m:oMath>
        <m:r>
          <w:del w:id="76" w:author="Kelvin Sung" w:date="2021-09-08T10:53:00Z">
            <m:rPr>
              <m:sty m:val="p"/>
            </m:rPr>
            <w:rPr>
              <w:rFonts w:ascii="Cambria Math" w:hAnsi="Cambria Math"/>
            </w:rPr>
            <m:t>(</m:t>
          </w:del>
        </m:r>
        <m:sSub>
          <m:sSubPr>
            <m:ctrlPr>
              <w:del w:id="77" w:author="Kelvin Sung" w:date="2021-09-08T10:53:00Z">
                <w:rPr>
                  <w:rFonts w:ascii="Cambria Math" w:hAnsi="Cambria Math"/>
                </w:rPr>
              </w:del>
            </m:ctrlPr>
          </m:sSubPr>
          <m:e>
            <m:r>
              <w:del w:id="78" w:author="Kelvin Sung" w:date="2021-09-08T10:53:00Z">
                <w:rPr>
                  <w:rFonts w:ascii="Cambria Math" w:hAnsi="Cambria Math"/>
                </w:rPr>
                <m:t>x</m:t>
              </w:del>
            </m:r>
          </m:e>
          <m:sub>
            <m:r>
              <w:del w:id="79" w:author="Kelvin Sung" w:date="2021-09-08T10:53:00Z">
                <w:rPr>
                  <w:rFonts w:ascii="Cambria Math" w:hAnsi="Cambria Math"/>
                </w:rPr>
                <m:t>v</m:t>
              </w:del>
            </m:r>
          </m:sub>
        </m:sSub>
        <m:r>
          <w:del w:id="80" w:author="Kelvin Sung" w:date="2021-09-08T10:53:00Z">
            <w:rPr>
              <w:rFonts w:ascii="Cambria Math" w:hAnsi="Cambria Math"/>
            </w:rPr>
            <m:t xml:space="preserve">, </m:t>
          </w:del>
        </m:r>
        <m:sSub>
          <m:sSubPr>
            <m:ctrlPr>
              <w:del w:id="81" w:author="Kelvin Sung" w:date="2021-09-08T10:53:00Z">
                <w:rPr>
                  <w:rFonts w:ascii="Cambria Math" w:hAnsi="Cambria Math"/>
                </w:rPr>
              </w:del>
            </m:ctrlPr>
          </m:sSubPr>
          <m:e>
            <m:r>
              <w:del w:id="82" w:author="Kelvin Sung" w:date="2021-09-08T10:53:00Z">
                <w:rPr>
                  <w:rFonts w:ascii="Cambria Math" w:hAnsi="Cambria Math"/>
                </w:rPr>
                <m:t xml:space="preserve"> y</m:t>
              </w:del>
            </m:r>
          </m:e>
          <m:sub>
            <m:r>
              <w:del w:id="83" w:author="Kelvin Sung" w:date="2021-09-08T10:53:00Z">
                <w:rPr>
                  <w:rFonts w:ascii="Cambria Math" w:hAnsi="Cambria Math"/>
                </w:rPr>
                <m:t>v</m:t>
              </w:del>
            </m:r>
          </m:sub>
        </m:sSub>
        <m:r>
          <w:del w:id="84" w:author="Kelvin Sung" w:date="2021-09-08T10:53:00Z">
            <w:rPr>
              <w:rFonts w:ascii="Cambria Math" w:hAnsi="Cambria Math"/>
            </w:rPr>
            <m:t>)</m:t>
          </w:del>
        </m:r>
      </m:oMath>
      <w:del w:id="85" w:author="Kelvin Sung" w:date="2021-09-08T10:53:00Z">
        <w:r>
          <w:delText>.</w:delText>
        </w:r>
      </w:del>
      <w:ins w:id="86" w:author="Kelvin Sung" w:date="2021-09-08T10:53:00Z">
        <w:r w:rsidR="007E426A">
          <w:fldChar w:fldCharType="begin"/>
        </w:r>
        <w:r w:rsidR="007E426A">
          <w:instrText xml:space="preserve"> XE "</w:instrText>
        </w:r>
        <w:r w:rsidR="007E426A" w:rsidRPr="00537262">
          <w:instrText>Vectors:origin to position being rotated by angle theta</w:instrText>
        </w:r>
        <w:r w:rsidR="007E426A">
          <w:instrText xml:space="preserve">" </w:instrText>
        </w:r>
        <w:r w:rsidR="007E426A">
          <w:fldChar w:fldCharType="end"/>
        </w:r>
        <w:r w:rsidR="007E426A">
          <w:t>,</w:t>
        </w:r>
        <w:r w:rsidRPr="00AF6193">
          <w:t xml:space="preserve"> you can use the</w:t>
        </w:r>
        <w:r>
          <w:t xml:space="preserve"> following</w:t>
        </w:r>
        <w:r w:rsidRPr="00AF6193">
          <w:t xml:space="preserve"> equations to derive </w:t>
        </w:r>
      </w:ins>
      <m:oMath>
        <m:sSub>
          <m:sSubPr>
            <m:ctrlPr>
              <w:ins w:id="87" w:author="Kelvin Sung" w:date="2021-09-08T10:53:00Z">
                <w:rPr>
                  <w:rFonts w:ascii="Cambria Math" w:hAnsi="Cambria Math"/>
                </w:rPr>
              </w:ins>
            </m:ctrlPr>
          </m:sSubPr>
          <m:e>
            <m:r>
              <w:ins w:id="88" w:author="Kelvin Sung" w:date="2021-09-08T10:53:00Z">
                <w:rPr>
                  <w:rFonts w:ascii="Cambria Math" w:hAnsi="Cambria Math"/>
                </w:rPr>
                <m:t>x</m:t>
              </w:ins>
            </m:r>
          </m:e>
          <m:sub>
            <m:r>
              <w:ins w:id="89" w:author="Kelvin Sung" w:date="2021-09-08T10:53:00Z">
                <w:rPr>
                  <w:rFonts w:ascii="Cambria Math" w:hAnsi="Cambria Math"/>
                </w:rPr>
                <m:t>r</m:t>
              </w:ins>
            </m:r>
          </m:sub>
        </m:sSub>
      </m:oMath>
      <w:ins w:id="90" w:author="Kelvin Sung" w:date="2021-09-08T10:53:00Z">
        <w:r w:rsidRPr="00AF6193">
          <w:t xml:space="preserve"> and </w:t>
        </w:r>
      </w:ins>
      <m:oMath>
        <m:sSub>
          <m:sSubPr>
            <m:ctrlPr>
              <w:ins w:id="91" w:author="Kelvin Sung" w:date="2021-09-08T10:53:00Z">
                <w:rPr>
                  <w:rFonts w:ascii="Cambria Math" w:hAnsi="Cambria Math"/>
                </w:rPr>
              </w:ins>
            </m:ctrlPr>
          </m:sSubPr>
          <m:e>
            <m:r>
              <w:ins w:id="92" w:author="Kelvin Sung" w:date="2021-09-08T10:53:00Z">
                <w:rPr>
                  <w:rFonts w:ascii="Cambria Math" w:hAnsi="Cambria Math"/>
                </w:rPr>
                <m:t>y</m:t>
              </w:ins>
            </m:r>
          </m:e>
          <m:sub>
            <m:r>
              <w:ins w:id="93" w:author="Kelvin Sung" w:date="2021-09-08T10:53:00Z">
                <w:rPr>
                  <w:rFonts w:ascii="Cambria Math" w:hAnsi="Cambria Math"/>
                </w:rPr>
                <m:t>r</m:t>
              </w:ins>
            </m:r>
          </m:sub>
        </m:sSub>
      </m:oMath>
      <w:ins w:id="94" w:author="Kelvin Sung" w:date="2021-09-08T10:53:00Z">
        <w:r>
          <w:t>.</w:t>
        </w:r>
      </w:ins>
    </w:p>
    <w:p w14:paraId="63A0A4CB" w14:textId="77777777" w:rsidR="00550743" w:rsidRPr="00AF6193" w:rsidRDefault="001F13A3"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1F13A3"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proofErr w:type="spellStart"/>
      <w:r w:rsidR="00550743" w:rsidRPr="00600210">
        <w:rPr>
          <w:rStyle w:val="CodeInline"/>
        </w:rPr>
        <w:t>Math.sin</w:t>
      </w:r>
      <w:proofErr w:type="spell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5ED5566F" w:rsidR="00550743" w:rsidRPr="00AF6193" w:rsidRDefault="00E32936" w:rsidP="00A61116">
      <w:pPr>
        <w:pStyle w:val="BodyTextCont"/>
      </w:pPr>
      <w:r>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w:t>
      </w:r>
      <w:del w:id="95" w:author="Kelvin Sung" w:date="2021-09-08T10:53:00Z">
        <w:r w:rsidR="00550743" w:rsidRPr="00AF6193">
          <w:delText>. Because their direction</w:delText>
        </w:r>
      </w:del>
      <w:r w:rsidR="00F630E5">
        <w:t xml:space="preserve"> and </w:t>
      </w:r>
      <w:del w:id="96" w:author="Kelvin Sung" w:date="2021-09-08T10:53:00Z">
        <w:r w:rsidR="00550743" w:rsidRPr="00AF6193">
          <w:delText>magnitude are the same, these vectors</w:delText>
        </w:r>
      </w:del>
      <w:ins w:id="97" w:author="Kelvin Sung" w:date="2021-09-08T10:53:00Z">
        <w:r w:rsidR="00F630E5">
          <w:t>thus</w:t>
        </w:r>
      </w:ins>
      <w:r w:rsidR="00F630E5">
        <w:t xml:space="preserve"> </w:t>
      </w:r>
      <w:r w:rsidR="00550743" w:rsidRPr="00AF6193">
        <w:t xml:space="preserve">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lastRenderedPageBreak/>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1F13A3"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1F13A3"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155B59BE" w:rsidR="00550743" w:rsidRPr="00BB7BCB" w:rsidRDefault="00DF0F3B" w:rsidP="00A61116">
      <w:pPr>
        <w:pStyle w:val="BodyTextCont"/>
      </w:pPr>
      <w:ins w:id="98" w:author="Jeb Pavleas" w:date="2021-09-12T04:42:00Z">
        <w:r>
          <w:t>T</w:t>
        </w:r>
      </w:ins>
      <w:del w:id="99" w:author="Jeb Pavleas" w:date="2021-09-12T04:42:00Z">
        <w:r w:rsidR="00550743" w:rsidDel="00DF0F3B">
          <w:delText>t</w:delText>
        </w:r>
      </w:del>
      <w:r w:rsidR="00550743" w:rsidRPr="00BB7BCB">
        <w:t xml:space="preserve">hen the following is true: </w:t>
      </w:r>
    </w:p>
    <w:p w14:paraId="7BAB98DC" w14:textId="77777777" w:rsidR="00550743" w:rsidRPr="00BB7BCB" w:rsidRDefault="001F13A3"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1F13A3"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commentRangeStart w:id="100"/>
      <w:r w:rsidR="00550743" w:rsidRPr="00BB7BCB">
        <w:rPr>
          <w:rStyle w:val="CodeInline"/>
        </w:rPr>
        <w:t>www.mathsisfun.com/algebra/vectors-dot-product.html</w:t>
      </w:r>
      <w:r w:rsidR="00550743" w:rsidRPr="00BB7BCB">
        <w:t>.</w:t>
      </w:r>
      <w:commentRangeEnd w:id="100"/>
      <w:r w:rsidR="00DF0F3B">
        <w:rPr>
          <w:rStyle w:val="CommentReference"/>
          <w:rFonts w:asciiTheme="minorHAnsi" w:hAnsiTheme="minorHAnsi"/>
        </w:rPr>
        <w:commentReference w:id="100"/>
      </w:r>
    </w:p>
    <w:p w14:paraId="48D35383" w14:textId="77777777" w:rsidR="00550743" w:rsidRPr="00BB7BCB" w:rsidRDefault="00550743" w:rsidP="00550743">
      <w:pPr>
        <w:pStyle w:val="Heading3"/>
      </w:pPr>
      <w:r w:rsidRPr="00BB7BCB">
        <w:lastRenderedPageBreak/>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42691705"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 of the </w:t>
      </w:r>
      <w:r w:rsidRPr="00BB7BCB">
        <w:t xml:space="preserve">cross product </w:t>
      </w:r>
      <w:r w:rsidR="00BC434F">
        <w:t xml:space="preserve">is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ins w:id="101" w:author="Jeb Pavleas" w:date="2021-09-12T09:02:00Z">
        <w:r w:rsidR="008948C8">
          <w:t>x</w:t>
        </w:r>
      </w:ins>
      <w:ins w:id="102" w:author="Jeb Pavleas" w:date="2021-09-12T09:03:00Z">
        <w:r w:rsidR="008948C8">
          <w:t>/y</w:t>
        </w:r>
      </w:ins>
      <w:del w:id="103" w:author="Jeb Pavleas" w:date="2021-09-12T09:02:00Z">
        <w:r w:rsidRPr="00BB7BCB" w:rsidDel="008948C8">
          <w:delText>XY</w:delText>
        </w:r>
      </w:del>
      <w:r w:rsidRPr="00BB7BCB">
        <w:t xml:space="preserve"> </w:t>
      </w:r>
      <w:r>
        <w:t>plane results</w:t>
      </w:r>
      <w:r w:rsidRPr="00BB7BCB">
        <w:t xml:space="preserve"> in a vector that lies in the third dimension, or </w:t>
      </w:r>
      <w:r>
        <w:t xml:space="preserve">along </w:t>
      </w:r>
      <w:r w:rsidRPr="00BB7BCB">
        <w:t xml:space="preserve">the </w:t>
      </w:r>
      <w:r>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1F13A3"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1F13A3"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1F13A3"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63F9830E"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w:t>
      </w:r>
      <w:del w:id="104" w:author="Jeb Pavleas" w:date="2021-09-12T09:03:00Z">
        <w:r w:rsidR="00550743" w:rsidRPr="00BB7BCB" w:rsidDel="008948C8">
          <w:delText xml:space="preserve">XY </w:delText>
        </w:r>
      </w:del>
      <w:ins w:id="105" w:author="Jeb Pavleas" w:date="2021-09-12T09:03:00Z">
        <w:r w:rsidR="008948C8">
          <w:t>x/y</w:t>
        </w:r>
        <w:r w:rsidR="008948C8" w:rsidRPr="00BB7BCB">
          <w:t xml:space="preserve"> </w:t>
        </w:r>
      </w:ins>
      <w:r w:rsidR="00550743">
        <w:t xml:space="preserve">plane </w:t>
      </w:r>
      <w:r w:rsidR="00550743" w:rsidRPr="00BB7BCB">
        <w:t xml:space="preserve">results in a vector in the </w:t>
      </w:r>
      <w:ins w:id="106" w:author="Jeb Pavleas" w:date="2021-09-12T09:03:00Z">
        <w:r w:rsidR="008948C8">
          <w:t>z-</w:t>
        </w:r>
      </w:ins>
      <w:del w:id="107" w:author="Jeb Pavleas" w:date="2021-09-12T09:03:00Z">
        <w:r w:rsidR="00550743" w:rsidRPr="00BB7BCB" w:rsidDel="008948C8">
          <w:delText xml:space="preserve">Z </w:delText>
        </w:r>
      </w:del>
      <w:r w:rsidR="00550743" w:rsidRPr="00BB7BCB">
        <w:t xml:space="preserve">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commentRangeStart w:id="108"/>
      <w:r w:rsidR="00550743" w:rsidRPr="00BB7BCB">
        <w:rPr>
          <w:rStyle w:val="CodeInline"/>
        </w:rPr>
        <w:t>www.mathsisfun.com/algebra/vectors-cross-product.html</w:t>
      </w:r>
      <w:r w:rsidR="00550743" w:rsidRPr="00BB7BCB">
        <w:t>.</w:t>
      </w:r>
      <w:commentRangeEnd w:id="108"/>
      <w:r w:rsidR="004D7426">
        <w:rPr>
          <w:rStyle w:val="CommentReference"/>
          <w:rFonts w:asciiTheme="minorHAnsi" w:hAnsiTheme="minorHAnsi"/>
        </w:rPr>
        <w:commentReference w:id="108"/>
      </w:r>
    </w:p>
    <w:p w14:paraId="0891CA32" w14:textId="77777777" w:rsidR="00550743" w:rsidRDefault="00550743" w:rsidP="00550743">
      <w:pPr>
        <w:pStyle w:val="Heading2"/>
      </w:pPr>
      <w:r>
        <w:lastRenderedPageBreak/>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3961CE3F" w14:textId="77777777" w:rsidR="006723AB" w:rsidRDefault="006723AB" w:rsidP="00550743">
      <w:pPr>
        <w:pStyle w:val="BodyTextFirst"/>
        <w:rPr>
          <w:del w:id="109" w:author="Kelvin Sung" w:date="2021-09-08T10:53:00Z"/>
        </w:rPr>
      </w:pPr>
    </w:p>
    <w:p w14:paraId="78320C44" w14:textId="77777777" w:rsidR="006723AB" w:rsidRDefault="006723AB" w:rsidP="006723AB">
      <w:pPr>
        <w:pStyle w:val="BodyTextFirst"/>
        <w:rPr>
          <w:del w:id="110" w:author="Kelvin Sung" w:date="2021-09-08T10:53:00Z"/>
        </w:rPr>
      </w:pPr>
    </w:p>
    <w:p w14:paraId="6310892D" w14:textId="77777777" w:rsidR="006723AB" w:rsidRDefault="006723AB" w:rsidP="006723AB">
      <w:pPr>
        <w:pStyle w:val="Figure"/>
      </w:pPr>
      <w:r>
        <w:rPr>
          <w:noProof/>
        </w:rPr>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10356826" w:rsidR="006723AB" w:rsidRPr="006723AB" w:rsidRDefault="006723AB" w:rsidP="006723AB">
      <w:pPr>
        <w:pStyle w:val="Bullet"/>
      </w:pPr>
      <w:r w:rsidRPr="006723AB">
        <w:rPr>
          <w:rStyle w:val="Strong"/>
          <w:b w:val="0"/>
          <w:bCs w:val="0"/>
        </w:rPr>
        <w:lastRenderedPageBreak/>
        <w:t>Left/</w:t>
      </w:r>
      <w:ins w:id="111" w:author="Jeb Pavleas" w:date="2021-09-12T09:00:00Z">
        <w:r w:rsidR="008948C8">
          <w:rPr>
            <w:rStyle w:val="Strong"/>
            <w:b w:val="0"/>
            <w:bCs w:val="0"/>
          </w:rPr>
          <w:t>r</w:t>
        </w:r>
      </w:ins>
      <w:commentRangeStart w:id="112"/>
      <w:del w:id="113" w:author="Jeb Pavleas" w:date="2021-09-12T09:00:00Z">
        <w:r w:rsidRPr="006723AB" w:rsidDel="008948C8">
          <w:rPr>
            <w:rStyle w:val="Strong"/>
            <w:b w:val="0"/>
            <w:bCs w:val="0"/>
          </w:rPr>
          <w:delText>R</w:delText>
        </w:r>
      </w:del>
      <w:r w:rsidRPr="006723AB">
        <w:rPr>
          <w:rStyle w:val="Strong"/>
          <w:b w:val="0"/>
          <w:bCs w:val="0"/>
        </w:rPr>
        <w:t>ight</w:t>
      </w:r>
      <w:r w:rsidR="001269A8">
        <w:rPr>
          <w:rStyle w:val="Strong"/>
          <w:b w:val="0"/>
          <w:bCs w:val="0"/>
        </w:rPr>
        <w:t>-</w:t>
      </w:r>
      <w:del w:id="114" w:author="Jeb Pavleas" w:date="2021-09-12T09:00:00Z">
        <w:r w:rsidRPr="006723AB" w:rsidDel="008948C8">
          <w:rPr>
            <w:rStyle w:val="Strong"/>
            <w:b w:val="0"/>
            <w:bCs w:val="0"/>
          </w:rPr>
          <w:delText>Arrow</w:delText>
        </w:r>
      </w:del>
      <w:commentRangeEnd w:id="112"/>
      <w:ins w:id="115" w:author="Jeb Pavleas" w:date="2021-09-12T09:00:00Z">
        <w:r w:rsidR="008948C8">
          <w:rPr>
            <w:rStyle w:val="Strong"/>
            <w:b w:val="0"/>
            <w:bCs w:val="0"/>
          </w:rPr>
          <w:t>a</w:t>
        </w:r>
        <w:r w:rsidR="008948C8" w:rsidRPr="006723AB">
          <w:rPr>
            <w:rStyle w:val="Strong"/>
            <w:b w:val="0"/>
            <w:bCs w:val="0"/>
          </w:rPr>
          <w:t>rrow</w:t>
        </w:r>
      </w:ins>
      <w:r w:rsidR="008948C8">
        <w:rPr>
          <w:rStyle w:val="CommentReference"/>
          <w:rFonts w:asciiTheme="minorHAnsi" w:hAnsiTheme="minorHAnsi"/>
        </w:rPr>
        <w:commentReference w:id="112"/>
      </w:r>
      <w:r w:rsidRPr="006723AB">
        <w:rPr>
          <w:rStyle w:val="Strong"/>
          <w:b w:val="0"/>
          <w:bCs w:val="0"/>
        </w:rPr>
        <w:t xml:space="preserve"> keys:</w:t>
      </w:r>
      <w:r w:rsidRPr="006723AB">
        <w:t xml:space="preserve"> Change the front direction of the </w:t>
      </w:r>
      <w:r w:rsidRPr="003D0694">
        <w:rPr>
          <w:rStyle w:val="CodeInline"/>
        </w:rPr>
        <w:t>Brain</w:t>
      </w:r>
      <w:r w:rsidRPr="006723AB">
        <w:t xml:space="preserve"> object when it is under user control</w:t>
      </w:r>
    </w:p>
    <w:p w14:paraId="6A6204A3" w14:textId="7E4370AF" w:rsidR="006723AB" w:rsidRPr="006723AB" w:rsidRDefault="006723AB" w:rsidP="006723AB">
      <w:pPr>
        <w:pStyle w:val="Bullet"/>
      </w:pPr>
      <w:r w:rsidRPr="006723AB">
        <w:rPr>
          <w:rStyle w:val="Strong"/>
          <w:b w:val="0"/>
          <w:bCs w:val="0"/>
        </w:rPr>
        <w:t>Up/</w:t>
      </w:r>
      <w:del w:id="116" w:author="Jeb Pavleas" w:date="2021-09-12T09:00:00Z">
        <w:r w:rsidRPr="006723AB" w:rsidDel="008948C8">
          <w:rPr>
            <w:rStyle w:val="Strong"/>
            <w:b w:val="0"/>
            <w:bCs w:val="0"/>
          </w:rPr>
          <w:delText>Down</w:delText>
        </w:r>
      </w:del>
      <w:ins w:id="117" w:author="Jeb Pavleas" w:date="2021-09-12T09:00:00Z">
        <w:r w:rsidR="008948C8">
          <w:rPr>
            <w:rStyle w:val="Strong"/>
            <w:b w:val="0"/>
            <w:bCs w:val="0"/>
          </w:rPr>
          <w:t>d</w:t>
        </w:r>
        <w:r w:rsidR="008948C8" w:rsidRPr="006723AB">
          <w:rPr>
            <w:rStyle w:val="Strong"/>
            <w:b w:val="0"/>
            <w:bCs w:val="0"/>
          </w:rPr>
          <w:t>own</w:t>
        </w:r>
      </w:ins>
      <w:r w:rsidR="00EB1D8E">
        <w:rPr>
          <w:rStyle w:val="Strong"/>
          <w:b w:val="0"/>
          <w:bCs w:val="0"/>
        </w:rPr>
        <w:t>-</w:t>
      </w:r>
      <w:del w:id="118" w:author="Jeb Pavleas" w:date="2021-09-12T09:00:00Z">
        <w:r w:rsidRPr="006723AB" w:rsidDel="008948C8">
          <w:rPr>
            <w:rStyle w:val="Strong"/>
            <w:b w:val="0"/>
            <w:bCs w:val="0"/>
          </w:rPr>
          <w:delText xml:space="preserve">Arrow </w:delText>
        </w:r>
      </w:del>
      <w:ins w:id="119" w:author="Jeb Pavleas" w:date="2021-09-12T09:00:00Z">
        <w:r w:rsidR="008948C8">
          <w:rPr>
            <w:rStyle w:val="Strong"/>
            <w:b w:val="0"/>
            <w:bCs w:val="0"/>
          </w:rPr>
          <w:t>a</w:t>
        </w:r>
        <w:r w:rsidR="008948C8" w:rsidRPr="006723AB">
          <w:rPr>
            <w:rStyle w:val="Strong"/>
            <w:b w:val="0"/>
            <w:bCs w:val="0"/>
          </w:rPr>
          <w:t xml:space="preserve">rrow </w:t>
        </w:r>
      </w:ins>
      <w:r w:rsidRPr="006723AB">
        <w:rPr>
          <w:rStyle w:val="Strong"/>
          <w:b w:val="0"/>
          <w:bCs w:val="0"/>
        </w:rPr>
        <w:t>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 xml:space="preserve">Vector Rotation to the </w:t>
      </w:r>
      <w:proofErr w:type="spellStart"/>
      <w:r w:rsidRPr="00036B91">
        <w:t>gl</w:t>
      </w:r>
      <w:proofErr w:type="spellEnd"/>
      <w:r w:rsidRPr="00036B91">
        <w:t>-matrix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77777777" w:rsidR="002613E4" w:rsidRDefault="002613E4" w:rsidP="002613E4">
      <w:pPr>
        <w:pStyle w:val="BodyTextFirst"/>
      </w:pPr>
      <w:r>
        <w:t xml:space="preserve">The </w:t>
      </w:r>
      <w:proofErr w:type="spellStart"/>
      <w:r w:rsidRPr="003D0694">
        <w:rPr>
          <w:rStyle w:val="CodeInline"/>
        </w:rPr>
        <w:t>gl</w:t>
      </w:r>
      <w:proofErr w:type="spellEnd"/>
      <w:r w:rsidRPr="003D0694">
        <w:rPr>
          <w:rStyle w:val="CodeInline"/>
        </w:rPr>
        <w:t>-matrix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commentRangeStart w:id="120"/>
      <w:commentRangeStart w:id="121"/>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commentRangeEnd w:id="120"/>
    <w:p w14:paraId="682709EA" w14:textId="330D948D" w:rsidR="002613E4" w:rsidRDefault="00D40FFF" w:rsidP="003D0694">
      <w:pPr>
        <w:pStyle w:val="Code"/>
      </w:pPr>
      <w:r>
        <w:rPr>
          <w:rStyle w:val="CommentReference"/>
          <w:rFonts w:asciiTheme="minorHAnsi" w:hAnsiTheme="minorHAnsi"/>
          <w:noProof w:val="0"/>
        </w:rPr>
        <w:commentReference w:id="120"/>
      </w:r>
      <w:commentRangeEnd w:id="121"/>
      <w:r w:rsidR="002B08DD">
        <w:rPr>
          <w:rStyle w:val="CommentReference"/>
          <w:rFonts w:asciiTheme="minorHAnsi" w:hAnsiTheme="minorHAnsi"/>
          <w:noProof w:val="0"/>
        </w:rPr>
        <w:commentReference w:id="121"/>
      </w:r>
      <w:r w:rsidR="002613E4">
        <w:t>};</w:t>
      </w:r>
    </w:p>
    <w:p w14:paraId="4F5BE2FA" w14:textId="05A887C1" w:rsidR="002613E4" w:rsidRPr="00A61116" w:rsidRDefault="002613E4" w:rsidP="003D0694">
      <w:pPr>
        <w:pStyle w:val="NoteTipCaution"/>
      </w:pPr>
      <w:r w:rsidRPr="003D0694">
        <w:rPr>
          <w:rStyle w:val="Strong"/>
        </w:rPr>
        <w:t>Note</w:t>
      </w:r>
      <w:r>
        <w:tab/>
        <w:t xml:space="preserve">This modification to the </w:t>
      </w:r>
      <w:proofErr w:type="spellStart"/>
      <w:r w:rsidRPr="003D0694">
        <w:rPr>
          <w:rStyle w:val="CodeInline"/>
        </w:rPr>
        <w:t>gl</w:t>
      </w:r>
      <w:proofErr w:type="spellEnd"/>
      <w:r w:rsidRPr="003D0694">
        <w:rPr>
          <w:rStyle w:val="CodeInline"/>
        </w:rPr>
        <w:t>-matrix</w:t>
      </w:r>
      <w:r>
        <w:t xml:space="preserve"> library must be present in all</w:t>
      </w:r>
      <w:del w:id="122" w:author="Kelvin Sung" w:date="2021-09-08T10:53:00Z">
        <w:r>
          <w:delText xml:space="preserve"> the</w:delText>
        </w:r>
      </w:del>
      <w:r>
        <w:t xml:space="preserve"> projects from this point forward.</w:t>
      </w:r>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lastRenderedPageBreak/>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17670D41" w:rsidR="007E0049" w:rsidRDefault="007E0049" w:rsidP="007E0049">
      <w:pPr>
        <w:pStyle w:val="Code"/>
      </w:pPr>
      <w:r>
        <w:t xml:space="preserve">    // Step A: determine if reach</w:t>
      </w:r>
      <w:r w:rsidR="00EA6C25">
        <w:t>ed</w:t>
      </w:r>
      <w:r>
        <w:t xml:space="preserve">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lastRenderedPageBreak/>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proofErr w:type="spellStart"/>
      <w:r w:rsidRPr="00947AC3">
        <w:rPr>
          <w:rStyle w:val="CodeInline"/>
        </w:rPr>
        <w:t>rotateObjPointTo</w:t>
      </w:r>
      <w:proofErr w:type="spell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2D6C9AB5" w:rsidR="006723AB" w:rsidRDefault="006723AB" w:rsidP="00E60016">
      <w:pPr>
        <w:pStyle w:val="NumSubList"/>
        <w:numPr>
          <w:ilvl w:val="0"/>
          <w:numId w:val="15"/>
        </w:numPr>
        <w:ind w:left="1440"/>
      </w:pPr>
      <w:r>
        <w:t>Step B</w:t>
      </w:r>
      <w:ins w:id="123" w:author="Kelvin Sung" w:date="2021-09-08T10:53:00Z">
        <w:r w:rsidR="00A0013E">
          <w:t>, as illustrated in Figure 6-10,</w:t>
        </w:r>
      </w:ins>
      <w:r>
        <w:t xml:space="preserve">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proofErr w:type="spellStart"/>
      <w:r w:rsidRPr="00B0322C">
        <w:rPr>
          <w:rStyle w:val="CodeInline"/>
        </w:rPr>
        <w:t>fdir</w:t>
      </w:r>
      <w:proofErr w:type="spellEnd"/>
      <w:r>
        <w:t>) and the direction toward</w:t>
      </w:r>
      <w:r w:rsidR="004A7E65">
        <w:t>s</w:t>
      </w:r>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w:t>
      </w:r>
      <w:del w:id="124" w:author="Kelvin Sung" w:date="2021-09-08T10:53:00Z">
        <w:r>
          <w:delText>This computation is illustrated in Figure 6-10.</w:delText>
        </w:r>
      </w:del>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3A77CFF2" w:rsidR="006723AB" w:rsidRDefault="006723AB" w:rsidP="00E60016">
      <w:pPr>
        <w:pStyle w:val="NumSubList"/>
        <w:numPr>
          <w:ilvl w:val="0"/>
          <w:numId w:val="15"/>
        </w:numPr>
        <w:ind w:left="1440"/>
      </w:pPr>
      <w:r>
        <w:lastRenderedPageBreak/>
        <w:t xml:space="preserve">Step D </w:t>
      </w:r>
      <w:del w:id="125" w:author="Kelvin Sung" w:date="2021-09-08T10:53:00Z">
        <w:r>
          <w:delText>computes</w:delText>
        </w:r>
      </w:del>
      <w:ins w:id="126" w:author="Kelvin Sung" w:date="2021-09-08T10:53:00Z">
        <w:r w:rsidR="000607E3">
          <w:t>uses</w:t>
        </w:r>
      </w:ins>
      <w:r w:rsidR="000607E3">
        <w:t xml:space="preserve"> </w:t>
      </w:r>
      <w:r>
        <w:t>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0DE1911D" w14:textId="47DC95F0" w:rsidR="007048AE"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what is being drawn, and </w:t>
      </w:r>
      <w:proofErr w:type="spellStart"/>
      <w:r w:rsidR="008E2A85" w:rsidRPr="003D0694">
        <w:rPr>
          <w:rStyle w:val="CodeInline"/>
        </w:rPr>
        <w:t>mCurrentFrontDir</w:t>
      </w:r>
      <w:proofErr w:type="spellEnd"/>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proofErr w:type="spellStart"/>
      <w:r w:rsidR="00203E30" w:rsidRPr="0025676A">
        <w:rPr>
          <w:rStyle w:val="CodeInline"/>
        </w:rPr>
        <w:t>mCurrentFrontDir</w:t>
      </w:r>
      <w:proofErr w:type="spellEnd"/>
      <w:r w:rsidR="00203E30">
        <w:t xml:space="preserve"> is modified by the </w:t>
      </w:r>
      <w:proofErr w:type="spellStart"/>
      <w:r w:rsidR="00203E30" w:rsidRPr="0025676A">
        <w:rPr>
          <w:rStyle w:val="CodeInline"/>
        </w:rPr>
        <w:t>rotateObjPointTo</w:t>
      </w:r>
      <w:proofErr w:type="spell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0361F99B"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w:t>
      </w:r>
      <w:del w:id="127" w:author="Jeb Pavleas" w:date="2021-09-12T04:52:00Z">
        <w:r w:rsidDel="004D7426">
          <w:delText xml:space="preserve">for </w:delText>
        </w:r>
      </w:del>
      <w:ins w:id="128" w:author="Jeb Pavleas" w:date="2021-09-12T04:53:00Z">
        <w:r w:rsidR="009567AB">
          <w:t xml:space="preserve">in order </w:t>
        </w:r>
      </w:ins>
      <w:ins w:id="129" w:author="Jeb Pavleas" w:date="2021-09-12T04:52:00Z">
        <w:r w:rsidR="004D7426">
          <w:t xml:space="preserve">to </w:t>
        </w:r>
      </w:ins>
      <w:del w:id="130" w:author="Kelvin Sung" w:date="2021-09-08T10:53:00Z">
        <w:r>
          <w:delText>testing</w:delText>
        </w:r>
      </w:del>
      <w:ins w:id="131" w:author="Kelvin Sung" w:date="2021-09-08T10:53:00Z">
        <w:r w:rsidR="00F94DD3">
          <w:t>demonstrat</w:t>
        </w:r>
      </w:ins>
      <w:ins w:id="132" w:author="Jeb Pavleas" w:date="2021-09-12T04:52:00Z">
        <w:r w:rsidR="004D7426">
          <w:t>e</w:t>
        </w:r>
      </w:ins>
      <w:ins w:id="133" w:author="Kelvin Sung" w:date="2021-09-08T10:53:00Z">
        <w:del w:id="134" w:author="Jeb Pavleas" w:date="2021-09-12T04:52:00Z">
          <w:r w:rsidR="00F94DD3" w:rsidDel="004D7426">
            <w:delText>ing</w:delText>
          </w:r>
        </w:del>
      </w:ins>
      <w:r w:rsidR="00F94DD3">
        <w:t xml:space="preserve"> </w:t>
      </w:r>
      <w:r>
        <w:t xml:space="preserve">traveling along a predefined front direction and </w:t>
      </w:r>
      <w:ins w:id="135" w:author="Kelvin Sung" w:date="2021-09-08T10:53:00Z">
        <w:r w:rsidR="00DA1C36">
          <w:t xml:space="preserve">to </w:t>
        </w:r>
      </w:ins>
      <w:r>
        <w:t xml:space="preserve">direct the </w:t>
      </w:r>
      <w:r w:rsidRPr="00C170DE">
        <w:rPr>
          <w:rStyle w:val="CodeInline"/>
        </w:rPr>
        <w:t>Brain</w:t>
      </w:r>
      <w:r>
        <w:t xml:space="preserve"> object to chase after the </w:t>
      </w:r>
      <w:r w:rsidRPr="00C170DE">
        <w:rPr>
          <w:rStyle w:val="CodeInline"/>
        </w:rPr>
        <w:t>Hero</w:t>
      </w:r>
      <w:r w:rsidRPr="00C170DE">
        <w:t xml:space="preserve"> </w:t>
      </w:r>
      <w:r>
        <w:t xml:space="preserve">object </w:t>
      </w:r>
      <w:ins w:id="136" w:author="Jeb Pavleas" w:date="2021-09-12T04:54:00Z">
        <w:r w:rsidR="009567AB">
          <w:t xml:space="preserve">in order </w:t>
        </w:r>
      </w:ins>
      <w:r>
        <w:t xml:space="preserve">to </w:t>
      </w:r>
      <w:del w:id="137" w:author="Kelvin Sung" w:date="2021-09-08T10:53:00Z">
        <w:r>
          <w:delText>test</w:delText>
        </w:r>
      </w:del>
      <w:ins w:id="138" w:author="Kelvin Sung" w:date="2021-09-08T10:53:00Z">
        <w:r w:rsidR="00460FE3">
          <w:t>demonstrate</w:t>
        </w:r>
      </w:ins>
      <w:r w:rsidR="00460FE3">
        <w:t xml:space="preserve"> </w:t>
      </w:r>
      <w:r>
        <w:t>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6BE4919"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w:t>
      </w:r>
      <w:ins w:id="139" w:author="Jeb Pavleas" w:date="2021-09-12T09:01:00Z">
        <w:r w:rsidR="008948C8">
          <w:t>l</w:t>
        </w:r>
      </w:ins>
      <w:del w:id="140" w:author="Jeb Pavleas" w:date="2021-09-12T09:01:00Z">
        <w:r w:rsidDel="008948C8">
          <w:delText>L</w:delText>
        </w:r>
      </w:del>
      <w:r>
        <w:t>eft/</w:t>
      </w:r>
      <w:ins w:id="141" w:author="Jeb Pavleas" w:date="2021-09-12T09:01:00Z">
        <w:r w:rsidR="008948C8">
          <w:t>r</w:t>
        </w:r>
      </w:ins>
      <w:del w:id="142" w:author="Jeb Pavleas" w:date="2021-09-12T09:01:00Z">
        <w:r w:rsidDel="008948C8">
          <w:delText>R</w:delText>
        </w:r>
      </w:del>
      <w:r>
        <w:t>ight</w:t>
      </w:r>
      <w:r w:rsidR="003846F7">
        <w:t>-</w:t>
      </w:r>
      <w:ins w:id="143" w:author="Jeb Pavleas" w:date="2021-09-12T09:01:00Z">
        <w:r w:rsidR="008948C8">
          <w:t>a</w:t>
        </w:r>
      </w:ins>
      <w:del w:id="144" w:author="Jeb Pavleas" w:date="2021-09-12T09:01:00Z">
        <w:r w:rsidDel="008948C8">
          <w:delText>A</w:delText>
        </w:r>
      </w:del>
      <w:r>
        <w:t>rrow keys for steering:</w:t>
      </w:r>
    </w:p>
    <w:p w14:paraId="3DF569EA" w14:textId="0D2F5EA3" w:rsidR="006723AB" w:rsidRPr="001C7AE5" w:rsidRDefault="006723AB" w:rsidP="003D0694">
      <w:pPr>
        <w:pStyle w:val="NumList"/>
        <w:numPr>
          <w:ilvl w:val="0"/>
          <w:numId w:val="29"/>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w:t>
      </w:r>
      <w:del w:id="145" w:author="Kelvin Sung" w:date="2021-09-08T10:53:00Z">
        <w:r>
          <w:delText>this</w:delText>
        </w:r>
      </w:del>
      <w:ins w:id="146" w:author="Kelvin Sung" w:date="2021-09-08T10:53:00Z">
        <w:r w:rsidR="0033094C" w:rsidRPr="00E0348C">
          <w:rPr>
            <w:rStyle w:val="CodeInline"/>
          </w:rPr>
          <w:t>Brain</w:t>
        </w:r>
      </w:ins>
      <w:r w:rsidR="0033094C">
        <w:t xml:space="preserve"> </w:t>
      </w:r>
      <w:r>
        <w:t xml:space="preserve">as a subclass of </w:t>
      </w:r>
      <w:proofErr w:type="spellStart"/>
      <w:r w:rsidRPr="005E0388">
        <w:rPr>
          <w:rStyle w:val="CodeInline"/>
        </w:rPr>
        <w:t>GameObject</w:t>
      </w:r>
      <w:proofErr w:type="spellEnd"/>
      <w:r>
        <w:t xml:space="preserve"> and implement the constructor to initialize the appearance and initial </w:t>
      </w:r>
      <w:ins w:id="147" w:author="Kelvin Sung" w:date="2021-09-08T10:53:00Z">
        <w:r w:rsidR="003E0531">
          <w:t xml:space="preserve">its </w:t>
        </w:r>
      </w:ins>
      <w:r>
        <w:t xml:space="preserve">behavior </w:t>
      </w:r>
      <w:del w:id="148" w:author="Kelvin Sung" w:date="2021-09-08T10:53:00Z">
        <w:r>
          <w:delText>of the object</w:delText>
        </w:r>
      </w:del>
      <w:ins w:id="149" w:author="Kelvin Sung" w:date="2021-09-08T10:53:00Z">
        <w:r w:rsidR="003E0531">
          <w:t>parameter</w:t>
        </w:r>
      </w:ins>
      <w:r>
        <w: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lastRenderedPageBreak/>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9067F5B" w14:textId="085B64ED" w:rsidR="00A90518" w:rsidRDefault="00A90518" w:rsidP="00A90518">
      <w:pPr>
        <w:pStyle w:val="Code"/>
      </w:pPr>
      <w:r>
        <w:t>… implementation to follow …</w:t>
      </w:r>
      <w:r w:rsidR="006E1C28">
        <w:br/>
      </w:r>
    </w:p>
    <w:p w14:paraId="64561A88" w14:textId="52F3FC6B" w:rsidR="006E1C28" w:rsidRPr="000D3070" w:rsidRDefault="006E1C28" w:rsidP="00A90518">
      <w:pPr>
        <w:pStyle w:val="Code"/>
      </w:pPr>
      <w:r w:rsidRPr="006E1C28">
        <w:t>export default Brain;</w:t>
      </w:r>
    </w:p>
    <w:p w14:paraId="668B6566" w14:textId="2F95B190" w:rsidR="006723AB" w:rsidRPr="001C7AE5" w:rsidRDefault="006723AB" w:rsidP="003D0694">
      <w:pPr>
        <w:pStyle w:val="NumList"/>
        <w:numPr>
          <w:ilvl w:val="0"/>
          <w:numId w:val="17"/>
        </w:numPr>
      </w:pPr>
      <w:r>
        <w:t xml:space="preserve">Override the </w:t>
      </w:r>
      <w:proofErr w:type="gramStart"/>
      <w:r w:rsidRPr="001F0191">
        <w:rPr>
          <w:rStyle w:val="CodeInline"/>
        </w:rPr>
        <w:t>update(</w:t>
      </w:r>
      <w:proofErr w:type="gramEnd"/>
      <w:r w:rsidRPr="001F0191">
        <w:rPr>
          <w:rStyle w:val="CodeInline"/>
        </w:rPr>
        <w:t>)</w:t>
      </w:r>
      <w:r>
        <w:t xml:space="preserve"> function to support </w:t>
      </w:r>
      <w:ins w:id="150" w:author="Jeb Pavleas" w:date="2021-09-12T04:55:00Z">
        <w:r w:rsidR="009567AB">
          <w:t xml:space="preserve">the </w:t>
        </w:r>
      </w:ins>
      <w:r>
        <w:t xml:space="preserve">user steering and </w:t>
      </w:r>
      <w:r w:rsidRPr="006723AB">
        <w:t>controlling</w:t>
      </w:r>
      <w:r>
        <w:t xml:space="preserve"> the speed. Notice that the default </w:t>
      </w:r>
      <w:r w:rsidRPr="00300DA1">
        <w:rPr>
          <w:rStyle w:val="CodeInline"/>
        </w:rPr>
        <w:t>update()</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6D4E403F"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r w:rsidRPr="00251454">
        <w:rPr>
          <w:rStyle w:val="CodeInline"/>
        </w:rPr>
        <w:t>update()</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r w:rsidRPr="00F37A04">
        <w:rPr>
          <w:rStyle w:val="CodeInline"/>
        </w:rPr>
        <w:t>update()</w:t>
      </w:r>
      <w:r>
        <w:t xml:space="preserve"> function are shown. </w:t>
      </w:r>
      <w:del w:id="151" w:author="Kelvin Sung" w:date="2021-09-08T10:53:00Z">
        <w:r>
          <w:delText xml:space="preserve">Please refer to the source code in the </w:delText>
        </w:r>
        <w:r w:rsidR="00314270">
          <w:rPr>
            <w:rStyle w:val="CodeInline"/>
          </w:rPr>
          <w:delText>m</w:delText>
        </w:r>
        <w:r w:rsidRPr="0008331A">
          <w:rPr>
            <w:rStyle w:val="CodeInline"/>
          </w:rPr>
          <w:delText>y</w:delText>
        </w:r>
        <w:r w:rsidR="00314270">
          <w:rPr>
            <w:rStyle w:val="CodeInline"/>
          </w:rPr>
          <w:delText>_g</w:delText>
        </w:r>
        <w:r w:rsidRPr="0008331A">
          <w:rPr>
            <w:rStyle w:val="CodeInline"/>
          </w:rPr>
          <w:delText>ame.js</w:delText>
        </w:r>
        <w:r>
          <w:delText xml:space="preserve"> file for the rest of the implementation details.</w:delText>
        </w:r>
      </w:del>
    </w:p>
    <w:p w14:paraId="22B04F67" w14:textId="3257B85C" w:rsidR="009F13A6" w:rsidDel="009567AB" w:rsidRDefault="009F13A6" w:rsidP="009F13A6">
      <w:pPr>
        <w:pStyle w:val="Code"/>
        <w:rPr>
          <w:del w:id="152" w:author="Jeb Pavleas" w:date="2021-09-12T04:56:00Z"/>
        </w:rPr>
      </w:pPr>
      <w:r>
        <w:t>update() {</w:t>
      </w:r>
    </w:p>
    <w:p w14:paraId="6E039118" w14:textId="77777777" w:rsidR="009F13A6" w:rsidRDefault="009F13A6" w:rsidP="009F13A6">
      <w:pPr>
        <w:pStyle w:val="Code"/>
        <w:rPr>
          <w:del w:id="153" w:author="Kelvin Sung" w:date="2021-09-08T10:53:00Z"/>
        </w:rPr>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lastRenderedPageBreak/>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4795FED8" w:rsidR="009F13A6" w:rsidRDefault="009F13A6" w:rsidP="009F13A6">
      <w:pPr>
        <w:pStyle w:val="Code"/>
      </w:pPr>
      <w:r>
        <w:t xml:space="preserve">            rate = 0.02;    // gradua</w:t>
      </w:r>
      <w:ins w:id="154" w:author="Kelvin Sung" w:date="2021-09-08T11:08:00Z">
        <w:r w:rsidR="00A95CA2">
          <w:t>l</w:t>
        </w:r>
      </w:ins>
      <w:del w:id="155" w:author="Kelvin Sung" w:date="2021-09-08T11:08:00Z">
        <w:r w:rsidDel="00A95CA2">
          <w:delText>te</w:delText>
        </w:r>
      </w:del>
      <w:r>
        <w:t xml:space="preserve"> rate</w:t>
      </w:r>
    </w:p>
    <w:p w14:paraId="14B9548F" w14:textId="44A17413" w:rsidR="009F13A6" w:rsidRDefault="009F13A6" w:rsidP="009F13A6">
      <w:pPr>
        <w:pStyle w:val="Code"/>
      </w:pPr>
      <w:r>
        <w:t xml:space="preserve">            // </w:t>
      </w:r>
      <w:commentRangeStart w:id="156"/>
      <w:commentRangeStart w:id="157"/>
      <w:del w:id="158" w:author="Kelvin Sung" w:date="2021-09-08T11:08:00Z">
        <w:r w:rsidDel="00A95CA2">
          <w:delText xml:space="preserve">When </w:delText>
        </w:r>
      </w:del>
      <w:ins w:id="159" w:author="Kelvin Sung" w:date="2021-09-08T11:08:00Z">
        <w:r w:rsidR="00A95CA2">
          <w:t xml:space="preserve">After </w:t>
        </w:r>
      </w:ins>
      <w:r>
        <w:t>"K" is typed</w:t>
      </w:r>
      <w:commentRangeEnd w:id="156"/>
      <w:r w:rsidR="00420669">
        <w:rPr>
          <w:rStyle w:val="CommentReference"/>
          <w:rFonts w:asciiTheme="minorHAnsi" w:hAnsiTheme="minorHAnsi"/>
          <w:noProof w:val="0"/>
        </w:rPr>
        <w:commentReference w:id="156"/>
      </w:r>
      <w:commentRangeEnd w:id="157"/>
      <w:ins w:id="160" w:author="Kelvin Sung" w:date="2021-09-08T11:08:00Z">
        <w:r w:rsidR="00A95CA2">
          <w:t xml:space="preserve"> (in gradual mode)</w:t>
        </w:r>
      </w:ins>
      <w:r w:rsidR="00A95CA2">
        <w:rPr>
          <w:rStyle w:val="CommentReference"/>
          <w:rFonts w:asciiTheme="minorHAnsi" w:hAnsiTheme="minorHAnsi"/>
          <w:noProof w:val="0"/>
        </w:rPr>
        <w:commentReference w:id="157"/>
      </w:r>
      <w:r>
        <w:t>,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523E55C0" w14:textId="3AB0B1A1" w:rsidR="009F13A6" w:rsidRDefault="009F13A6" w:rsidP="009F13A6">
      <w:pPr>
        <w:pStyle w:val="Code"/>
      </w:pPr>
      <w:r>
        <w:t xml:space="preserve">            engine.GameObject.prototype.update.call(this.mBrain);</w:t>
      </w:r>
    </w:p>
    <w:p w14:paraId="6847C256" w14:textId="77777777" w:rsidR="009F13A6" w:rsidRDefault="009F13A6" w:rsidP="009F13A6">
      <w:pPr>
        <w:pStyle w:val="Code"/>
        <w:rPr>
          <w:del w:id="161" w:author="Kelvin Sung" w:date="2021-09-08T10:53:00Z"/>
        </w:rPr>
      </w:pPr>
      <w:del w:id="162" w:author="Kelvin Sung" w:date="2021-09-08T10:53:00Z">
        <w:r>
          <w:delText xml:space="preserve">  </w:delText>
        </w:r>
      </w:del>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279B301A" w:rsidR="009F13A6" w:rsidRDefault="009F13A6" w:rsidP="009F13A6">
      <w:pPr>
        <w:pStyle w:val="Code"/>
      </w:pPr>
      <w:r>
        <w:t xml:space="preserve">   </w:t>
      </w:r>
      <w:r w:rsidR="008303F8">
        <w:t xml:space="preserve"> </w:t>
      </w:r>
      <w:r>
        <w:t>this.mMsg.setText(msg + this.mMode);</w:t>
      </w:r>
    </w:p>
    <w:p w14:paraId="430C9B01" w14:textId="272A44BB" w:rsidR="009F13A6" w:rsidRDefault="009F13A6" w:rsidP="009F13A6">
      <w:pPr>
        <w:pStyle w:val="Code"/>
      </w:pPr>
      <w:r>
        <w:t>}</w:t>
      </w:r>
    </w:p>
    <w:p w14:paraId="37088CA6" w14:textId="6F2608BF" w:rsidR="006723AB" w:rsidRDefault="006723AB" w:rsidP="001554F2">
      <w:pPr>
        <w:pStyle w:val="BodyTextFirst"/>
      </w:pPr>
      <w:r>
        <w:t xml:space="preserve">In </w:t>
      </w:r>
      <w:r w:rsidRPr="006723AB">
        <w:t>the</w:t>
      </w:r>
      <w:r>
        <w:t xml:space="preserve"> </w:t>
      </w:r>
      <w:r w:rsidRPr="00B92069">
        <w:rPr>
          <w:rStyle w:val="CodeInline"/>
        </w:rPr>
        <w:t>update()</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r w:rsidRPr="00637A6F">
        <w:rPr>
          <w:rStyle w:val="CodeInline"/>
        </w:rPr>
        <w:t>rotateObjPointTo</w:t>
      </w:r>
      <w:proofErr w:type="spell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ins w:id="163" w:author="Jeb Pavleas" w:date="2021-09-12T04:56:00Z">
        <w:r w:rsidR="009567AB">
          <w:t>’s</w:t>
        </w:r>
      </w:ins>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07911B48" w:rsidR="001554F2" w:rsidRDefault="001554F2" w:rsidP="003D0694">
      <w:pPr>
        <w:pStyle w:val="BodyTextCont"/>
      </w:pPr>
      <w:r>
        <w:t xml:space="preserve">Note that in the cases of </w:t>
      </w:r>
      <w:r w:rsidRPr="006022C0">
        <w:rPr>
          <w:rStyle w:val="CodeInline"/>
        </w:rPr>
        <w:t>J</w:t>
      </w:r>
      <w:r>
        <w:t xml:space="preserve"> and </w:t>
      </w:r>
      <w:r w:rsidRPr="006022C0">
        <w:rPr>
          <w:rStyle w:val="CodeInline"/>
        </w:rPr>
        <w:t>K</w:t>
      </w:r>
      <w:ins w:id="164" w:author="Kelvin Sung" w:date="2021-09-08T10:53:00Z">
        <w:r w:rsidR="009E29F2">
          <w:t xml:space="preserve"> modes</w:t>
        </w:r>
      </w:ins>
      <w:r w:rsidR="009E29F2">
        <w:t>,</w:t>
      </w:r>
      <w:r>
        <w:t xml:space="preserve"> </w:t>
      </w:r>
      <w:r w:rsidR="00464C31">
        <w:t xml:space="preserve">in order to bypass the user control logic </w:t>
      </w:r>
      <w:r>
        <w:t xml:space="preserve">after the </w:t>
      </w:r>
      <w:proofErr w:type="spellStart"/>
      <w:r w:rsidRPr="006022C0">
        <w:rPr>
          <w:rStyle w:val="CodeInline"/>
        </w:rPr>
        <w:t>rotateObjPointTo</w:t>
      </w:r>
      <w:proofErr w:type="spellEnd"/>
      <w:r w:rsidRPr="006022C0">
        <w:rPr>
          <w:rStyle w:val="CodeInline"/>
        </w:rPr>
        <w:t>()</w:t>
      </w:r>
      <w:r>
        <w:t xml:space="preserve">, </w:t>
      </w:r>
      <w:r w:rsidR="00A71112">
        <w:t xml:space="preserve">the </w:t>
      </w:r>
      <w:r w:rsidRPr="003D0694">
        <w:rPr>
          <w:rStyle w:val="CodeInline"/>
        </w:rPr>
        <w:t>update()</w:t>
      </w:r>
      <w:r w:rsidR="00A71112">
        <w:t xml:space="preserve"> function</w:t>
      </w:r>
      <w:ins w:id="165" w:author="Kelvin Sung" w:date="2021-09-08T10:53:00Z">
        <w:r w:rsidR="00A71112">
          <w:t xml:space="preserve"> </w:t>
        </w:r>
        <w:r w:rsidR="00DE133F">
          <w:t>b</w:t>
        </w:r>
        <w:r w:rsidR="00AD0B66">
          <w:t>e</w:t>
        </w:r>
        <w:r w:rsidR="00DE133F">
          <w:t>ing</w:t>
        </w:r>
      </w:ins>
      <w:r w:rsidR="00DE133F">
        <w:t xml:space="preserve"> </w:t>
      </w:r>
      <w:r w:rsidR="00A71112">
        <w:t xml:space="preserve">called is the one </w:t>
      </w:r>
      <w:r w:rsidR="00464C31">
        <w:t xml:space="preserve">defined by </w:t>
      </w:r>
      <w:r w:rsidR="00A71112">
        <w:t xml:space="preserve">the </w:t>
      </w:r>
      <w:proofErr w:type="spellStart"/>
      <w:r w:rsidR="00A71112" w:rsidRPr="003D0694">
        <w:rPr>
          <w:rStyle w:val="CodeInline"/>
        </w:rPr>
        <w:t>GameObject</w:t>
      </w:r>
      <w:proofErr w:type="spellEnd"/>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t>Note</w:t>
      </w:r>
      <w:r>
        <w:t xml:space="preserve"> </w:t>
      </w:r>
      <w:r w:rsidR="00464C31">
        <w:t xml:space="preserve">The </w:t>
      </w:r>
      <w:r w:rsidR="00013195">
        <w:t xml:space="preserve">JavaScript </w:t>
      </w:r>
      <w:r w:rsidR="00464C31">
        <w:t>syntax</w:t>
      </w:r>
      <w:r w:rsidR="00013195">
        <w:t xml:space="preserve">, </w:t>
      </w:r>
      <w:proofErr w:type="spellStart"/>
      <w:proofErr w:type="gramStart"/>
      <w:r w:rsidR="00CB5219" w:rsidRPr="006022C0">
        <w:rPr>
          <w:rStyle w:val="CodeInline"/>
        </w:rPr>
        <w:t>ClassName.prototype.</w:t>
      </w:r>
      <w:r w:rsidR="00CB5219">
        <w:rPr>
          <w:rStyle w:val="CodeInline"/>
        </w:rPr>
        <w:t>FunctionName</w:t>
      </w:r>
      <w:r w:rsidR="00CB5219" w:rsidRPr="006022C0">
        <w:rPr>
          <w:rStyle w:val="CodeInline"/>
        </w:rPr>
        <w:t>.call</w:t>
      </w:r>
      <w:proofErr w:type="spellEnd"/>
      <w:proofErr w:type="gram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r w:rsidR="00CB5219">
        <w:t xml:space="preserve">, calls </w:t>
      </w:r>
      <w:proofErr w:type="spellStart"/>
      <w:r w:rsidR="00CB5219" w:rsidRPr="006022C0">
        <w:rPr>
          <w:rStyle w:val="CodeInline"/>
        </w:rPr>
        <w:t>FunctionName</w:t>
      </w:r>
      <w:proofErr w:type="spellEnd"/>
      <w:r w:rsidR="00CB5219">
        <w:t xml:space="preserve"> defined by </w:t>
      </w:r>
      <w:proofErr w:type="spellStart"/>
      <w:r w:rsidR="00CB5219" w:rsidRPr="006022C0">
        <w:rPr>
          <w:rStyle w:val="CodeInline"/>
        </w:rPr>
        <w:t>ClassName</w:t>
      </w:r>
      <w:proofErr w:type="spellEnd"/>
      <w:r w:rsidR="00CB5219">
        <w:t xml:space="preserve">, where </w:t>
      </w:r>
      <w:proofErr w:type="spellStart"/>
      <w:r w:rsidR="00013195" w:rsidRPr="003D0694">
        <w:rPr>
          <w:rStyle w:val="CodeInline"/>
        </w:rPr>
        <w:t>anObj</w:t>
      </w:r>
      <w:proofErr w:type="spellEnd"/>
      <w:r w:rsidR="00013195">
        <w:t xml:space="preserve"> is</w:t>
      </w:r>
      <w:r w:rsidR="00BB40DB">
        <w:t xml:space="preserve"> </w:t>
      </w:r>
      <w:r w:rsidR="00CB5219">
        <w:t xml:space="preserve">a subclass of </w:t>
      </w:r>
      <w:proofErr w:type="spellStart"/>
      <w:r w:rsidR="00013195" w:rsidRPr="003D0694">
        <w:rPr>
          <w:rStyle w:val="CodeInline"/>
        </w:rPr>
        <w:t>ClassName</w:t>
      </w:r>
      <w:proofErr w:type="spellEnd"/>
      <w:r w:rsidR="00CB5219">
        <w:t>.</w:t>
      </w:r>
      <w:r w:rsidR="00013195">
        <w:t xml:space="preserve"> </w:t>
      </w:r>
    </w:p>
    <w:p w14:paraId="5CC21E41" w14:textId="77777777" w:rsidR="00FA13DB" w:rsidRDefault="00FA13DB" w:rsidP="00FA13DB">
      <w:pPr>
        <w:pStyle w:val="Heading3"/>
        <w:rPr>
          <w:ins w:id="166" w:author="Kelvin Sung" w:date="2021-09-08T10:53:00Z"/>
        </w:rPr>
      </w:pPr>
      <w:ins w:id="167" w:author="Kelvin Sung" w:date="2021-09-08T10:53:00Z">
        <w:r>
          <w:t>Observation</w:t>
        </w:r>
      </w:ins>
    </w:p>
    <w:p w14:paraId="5E088A27" w14:textId="13C4C817" w:rsidR="006723AB" w:rsidRPr="000D3070" w:rsidRDefault="006723AB">
      <w:pPr>
        <w:pStyle w:val="BodyTextFirst"/>
        <w:pPrChange w:id="168" w:author="Kelvin Sung" w:date="2021-09-08T10:53:00Z">
          <w:pPr>
            <w:pStyle w:val="BodyTextCont"/>
          </w:pPr>
        </w:pPrChange>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w:t>
      </w:r>
      <w:r>
        <w:lastRenderedPageBreak/>
        <w:t xml:space="preserve">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62308273" w:rsidR="006723AB" w:rsidRDefault="006723AB" w:rsidP="006723AB">
      <w:pPr>
        <w:pStyle w:val="BodyTextFirst"/>
      </w:pPr>
      <w:r>
        <w:t xml:space="preserve">In the previous project, the </w:t>
      </w:r>
      <w:r>
        <w:rPr>
          <w:rStyle w:val="CodeInline"/>
        </w:rPr>
        <w:t>Brain</w:t>
      </w:r>
      <w:r>
        <w:t xml:space="preserve"> object would never stop traveling. Notice that under the </w:t>
      </w:r>
      <w:r w:rsidRPr="003335E0">
        <w:rPr>
          <w:rStyle w:val="CodeInline"/>
        </w:rPr>
        <w:t>J</w:t>
      </w:r>
      <w:r>
        <w:t xml:space="preserve"> and </w:t>
      </w:r>
      <w:r w:rsidRPr="003335E0">
        <w:rPr>
          <w:rStyle w:val="CodeInline"/>
        </w:rPr>
        <w:t>K</w:t>
      </w:r>
      <w:r>
        <w:t xml:space="preserve">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w:t>
      </w:r>
      <w:ins w:id="169" w:author="Kelvin Sung" w:date="2021-09-08T10:53:00Z">
        <w:r w:rsidR="00F772EB">
          <w:t xml:space="preserve">as a result </w:t>
        </w:r>
      </w:ins>
      <w:r w:rsidR="009F13A6">
        <w:t xml:space="preserve">it never stops </w:t>
      </w:r>
      <w:r>
        <w:t>moving</w:t>
      </w:r>
      <w:del w:id="170" w:author="Kelvin Sung" w:date="2021-09-08T10:53:00Z">
        <w:r w:rsidR="009F13A6">
          <w:delText xml:space="preserve"> as a result</w:delText>
        </w:r>
      </w:del>
      <w:r>
        <w:t xml:space="preserve">. This section describes </w:t>
      </w:r>
      <w:del w:id="171" w:author="Kelvin Sung" w:date="2021-09-08T10:53:00Z">
        <w:r>
          <w:delText>axes</w:delText>
        </w:r>
      </w:del>
      <w:ins w:id="172" w:author="Kelvin Sung" w:date="2021-09-08T10:53:00Z">
        <w:r>
          <w:t>ax</w:t>
        </w:r>
        <w:r w:rsidR="00F772EB">
          <w:t>i</w:t>
        </w:r>
        <w:r>
          <w:t>s</w:t>
        </w:r>
      </w:ins>
      <w:r>
        <w:t>-aligned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53A4A208"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x/y-</w:t>
      </w:r>
      <w:del w:id="173" w:author="Kelvin Sung" w:date="2021-09-08T10:53:00Z">
        <w:r>
          <w:delText>axes</w:delText>
        </w:r>
      </w:del>
      <w:ins w:id="174" w:author="Kelvin Sung" w:date="2021-09-08T10:53:00Z">
        <w:r>
          <w:t>ax</w:t>
        </w:r>
        <w:r w:rsidR="00F772EB">
          <w:t>i</w:t>
        </w:r>
        <w:r>
          <w:t>s</w:t>
        </w:r>
      </w:ins>
      <w:r>
        <w:t xml:space="preserve"> aligned rectangular box that bounds a given object. The term </w:t>
      </w:r>
      <w:r w:rsidRPr="008D7C2C">
        <w:rPr>
          <w:i/>
        </w:rPr>
        <w:t>x/y-</w:t>
      </w:r>
      <w:del w:id="175" w:author="Kelvin Sung" w:date="2021-09-08T10:53:00Z">
        <w:r w:rsidRPr="008D7C2C">
          <w:rPr>
            <w:i/>
          </w:rPr>
          <w:delText>axes</w:delText>
        </w:r>
      </w:del>
      <w:ins w:id="176" w:author="Kelvin Sung" w:date="2021-09-08T10:53:00Z">
        <w:r w:rsidRPr="008D7C2C">
          <w:rPr>
            <w:i/>
          </w:rPr>
          <w:t>ax</w:t>
        </w:r>
        <w:r w:rsidR="00F772EB">
          <w:rPr>
            <w:i/>
          </w:rPr>
          <w:t>i</w:t>
        </w:r>
        <w:r w:rsidRPr="008D7C2C">
          <w:rPr>
            <w:i/>
          </w:rPr>
          <w:t>s</w:t>
        </w:r>
      </w:ins>
      <w:r w:rsidRPr="008D7C2C">
        <w:rPr>
          <w:i/>
        </w:rPr>
        <w:t xml:space="preserve">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lastRenderedPageBreak/>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C0CCD60"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3698864A" w:rsidR="006723AB" w:rsidRPr="006723AB" w:rsidRDefault="006723AB" w:rsidP="006723AB">
      <w:pPr>
        <w:pStyle w:val="Bullet"/>
      </w:pPr>
      <w:r w:rsidRPr="006723AB">
        <w:rPr>
          <w:rStyle w:val="Strong"/>
          <w:b w:val="0"/>
          <w:bCs w:val="0"/>
        </w:rPr>
        <w:t>Left/</w:t>
      </w:r>
      <w:del w:id="177" w:author="Jeb Pavleas" w:date="2021-09-12T09:01:00Z">
        <w:r w:rsidRPr="006723AB" w:rsidDel="008948C8">
          <w:rPr>
            <w:rStyle w:val="Strong"/>
            <w:b w:val="0"/>
            <w:bCs w:val="0"/>
          </w:rPr>
          <w:delText>Right</w:delText>
        </w:r>
      </w:del>
      <w:ins w:id="178" w:author="Jeb Pavleas" w:date="2021-09-12T09:01:00Z">
        <w:r w:rsidR="008948C8">
          <w:rPr>
            <w:rStyle w:val="Strong"/>
            <w:b w:val="0"/>
            <w:bCs w:val="0"/>
          </w:rPr>
          <w:t>r</w:t>
        </w:r>
        <w:r w:rsidR="008948C8" w:rsidRPr="006723AB">
          <w:rPr>
            <w:rStyle w:val="Strong"/>
            <w:b w:val="0"/>
            <w:bCs w:val="0"/>
          </w:rPr>
          <w:t>ight</w:t>
        </w:r>
      </w:ins>
      <w:r w:rsidR="009F13A6">
        <w:rPr>
          <w:rStyle w:val="Strong"/>
          <w:b w:val="0"/>
          <w:bCs w:val="0"/>
        </w:rPr>
        <w:t>-</w:t>
      </w:r>
      <w:del w:id="179" w:author="Jeb Pavleas" w:date="2021-09-12T09:01:00Z">
        <w:r w:rsidRPr="006723AB" w:rsidDel="008948C8">
          <w:rPr>
            <w:rStyle w:val="Strong"/>
            <w:b w:val="0"/>
            <w:bCs w:val="0"/>
          </w:rPr>
          <w:delText xml:space="preserve">Arrow </w:delText>
        </w:r>
      </w:del>
      <w:ins w:id="180" w:author="Jeb Pavleas" w:date="2021-09-12T09:01:00Z">
        <w:r w:rsidR="008948C8">
          <w:rPr>
            <w:rStyle w:val="Strong"/>
            <w:b w:val="0"/>
            <w:bCs w:val="0"/>
          </w:rPr>
          <w:t>a</w:t>
        </w:r>
        <w:r w:rsidR="008948C8" w:rsidRPr="006723AB">
          <w:rPr>
            <w:rStyle w:val="Strong"/>
            <w:b w:val="0"/>
            <w:bCs w:val="0"/>
          </w:rPr>
          <w:t xml:space="preserve">rrow </w:t>
        </w:r>
      </w:ins>
      <w:r w:rsidRPr="006723AB">
        <w:rPr>
          <w:rStyle w:val="Strong"/>
          <w:b w:val="0"/>
          <w:bCs w:val="0"/>
        </w:rPr>
        <w:t>keys:</w:t>
      </w:r>
      <w:r w:rsidRPr="006723AB">
        <w:t xml:space="preserve"> Change the front direction of the </w:t>
      </w:r>
      <w:r w:rsidRPr="003D0694">
        <w:rPr>
          <w:rStyle w:val="CodeInline"/>
        </w:rPr>
        <w:t>Brain</w:t>
      </w:r>
      <w:r w:rsidRPr="006723AB">
        <w:t xml:space="preserve"> object when it is under user control</w:t>
      </w:r>
    </w:p>
    <w:p w14:paraId="717226D1" w14:textId="0A637B9D" w:rsidR="006723AB" w:rsidRPr="006723AB" w:rsidRDefault="006723AB" w:rsidP="006723AB">
      <w:pPr>
        <w:pStyle w:val="Bullet"/>
      </w:pPr>
      <w:r w:rsidRPr="006723AB">
        <w:rPr>
          <w:rStyle w:val="Strong"/>
          <w:b w:val="0"/>
          <w:bCs w:val="0"/>
        </w:rPr>
        <w:t>Up/</w:t>
      </w:r>
      <w:del w:id="181" w:author="Jeb Pavleas" w:date="2021-09-12T09:01:00Z">
        <w:r w:rsidRPr="006723AB" w:rsidDel="008948C8">
          <w:rPr>
            <w:rStyle w:val="Strong"/>
            <w:b w:val="0"/>
            <w:bCs w:val="0"/>
          </w:rPr>
          <w:delText>Down</w:delText>
        </w:r>
      </w:del>
      <w:ins w:id="182" w:author="Jeb Pavleas" w:date="2021-09-12T09:01:00Z">
        <w:r w:rsidR="008948C8">
          <w:rPr>
            <w:rStyle w:val="Strong"/>
            <w:b w:val="0"/>
            <w:bCs w:val="0"/>
          </w:rPr>
          <w:t>d</w:t>
        </w:r>
        <w:r w:rsidR="008948C8" w:rsidRPr="006723AB">
          <w:rPr>
            <w:rStyle w:val="Strong"/>
            <w:b w:val="0"/>
            <w:bCs w:val="0"/>
          </w:rPr>
          <w:t>own</w:t>
        </w:r>
        <w:r w:rsidR="008948C8">
          <w:rPr>
            <w:rStyle w:val="Strong"/>
            <w:b w:val="0"/>
            <w:bCs w:val="0"/>
          </w:rPr>
          <w:t>-</w:t>
        </w:r>
      </w:ins>
      <w:del w:id="183" w:author="Jeb Pavleas" w:date="2021-09-12T09:01:00Z">
        <w:r w:rsidRPr="006723AB" w:rsidDel="008948C8">
          <w:rPr>
            <w:rStyle w:val="Strong"/>
            <w:b w:val="0"/>
            <w:bCs w:val="0"/>
          </w:rPr>
          <w:delText xml:space="preserve"> Arrow </w:delText>
        </w:r>
      </w:del>
      <w:ins w:id="184" w:author="Jeb Pavleas" w:date="2021-09-12T09:01:00Z">
        <w:r w:rsidR="008948C8">
          <w:rPr>
            <w:rStyle w:val="Strong"/>
            <w:b w:val="0"/>
            <w:bCs w:val="0"/>
          </w:rPr>
          <w:t>a</w:t>
        </w:r>
        <w:r w:rsidR="008948C8" w:rsidRPr="006723AB">
          <w:rPr>
            <w:rStyle w:val="Strong"/>
            <w:b w:val="0"/>
            <w:bCs w:val="0"/>
          </w:rPr>
          <w:t xml:space="preserve">rrow </w:t>
        </w:r>
      </w:ins>
      <w:r w:rsidRPr="006723AB">
        <w:rPr>
          <w:rStyle w:val="Strong"/>
          <w:b w:val="0"/>
          <w:bCs w:val="0"/>
        </w:rPr>
        <w:t>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lastRenderedPageBreak/>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3D0694">
        <w:rPr>
          <w:rStyle w:val="CodeInlin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35CC5105" w:rsidR="006723AB" w:rsidRPr="006723AB" w:rsidRDefault="006723AB" w:rsidP="006723AB">
      <w:pPr>
        <w:pStyle w:val="Bullet"/>
      </w:pPr>
      <w:r w:rsidRPr="006723AB">
        <w:t>To program with object collisions</w:t>
      </w:r>
      <w:ins w:id="185" w:author="Kelvin Sung" w:date="2021-09-08T10:53:00Z">
        <w:r w:rsidR="003D0F43">
          <w:t>,</w:t>
        </w:r>
      </w:ins>
      <w:r w:rsidRPr="006723AB">
        <w:t xml:space="preserve">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260EAF52" w:rsidR="006723AB" w:rsidRDefault="006723AB" w:rsidP="006723AB">
      <w:pPr>
        <w:pStyle w:val="BodyTextFirst"/>
      </w:pPr>
      <w:r>
        <w:t xml:space="preserve">Define a </w:t>
      </w:r>
      <w:proofErr w:type="spellStart"/>
      <w:r w:rsidRPr="00413B73">
        <w:rPr>
          <w:rStyle w:val="CodeInline"/>
        </w:rPr>
        <w:t>BoundingBox</w:t>
      </w:r>
      <w:proofErr w:type="spellEnd"/>
      <w:r>
        <w:t xml:space="preserve"> </w:t>
      </w:r>
      <w:r w:rsidR="00D3456A">
        <w:t xml:space="preserve">class </w:t>
      </w:r>
      <w:r>
        <w:t>to represent the bounds of a rectangular area.</w:t>
      </w:r>
    </w:p>
    <w:p w14:paraId="22A0CB1A" w14:textId="6DE90085" w:rsidR="00876E52" w:rsidRPr="001E339C" w:rsidRDefault="00876E52" w:rsidP="003D0694">
      <w:pPr>
        <w:pStyle w:val="NumList"/>
        <w:numPr>
          <w:ilvl w:val="0"/>
          <w:numId w:val="31"/>
        </w:numPr>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 xml:space="preserve">the </w:t>
      </w:r>
      <w:del w:id="186" w:author="Kelvin Sung" w:date="2021-09-08T10:53:00Z">
        <w:r>
          <w:delText>collision</w:delText>
        </w:r>
      </w:del>
      <w:ins w:id="187" w:author="Kelvin Sung" w:date="2021-09-08T10:53:00Z">
        <w:r>
          <w:t>colli</w:t>
        </w:r>
        <w:r w:rsidR="00ED57CC">
          <w:t>ding</w:t>
        </w:r>
      </w:ins>
      <w:r>
        <w:t xml:space="preserve">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262C0661" w:rsidR="00876E52" w:rsidRDefault="00876E52" w:rsidP="00876E52">
      <w:pPr>
        <w:pStyle w:val="BodyTextCont"/>
      </w:pPr>
      <w:r>
        <w:t>Notice that each enumerated value</w:t>
      </w:r>
      <w:r w:rsidRPr="00723FA9">
        <w:t xml:space="preserve"> </w:t>
      </w:r>
      <w:del w:id="188" w:author="Kelvin Sung" w:date="2021-09-08T10:53:00Z">
        <w:r>
          <w:delText xml:space="preserve">is different and </w:delText>
        </w:r>
      </w:del>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w:t>
      </w:r>
      <w:ins w:id="189" w:author="Kelvin Sung" w:date="2021-09-08T10:53:00Z">
        <w:r w:rsidR="004F0E7D">
          <w:rPr>
            <w:rStyle w:val="CodeInline"/>
          </w:rPr>
          <w:t>1</w:t>
        </w:r>
        <w:r w:rsidR="004F0E7D" w:rsidRPr="007E5E20">
          <w:rPr>
            <w:rStyle w:val="CodeInline"/>
          </w:rPr>
          <w:t xml:space="preserve"> </w:t>
        </w:r>
        <w:r w:rsidRPr="007E5E20">
          <w:rPr>
            <w:rStyle w:val="CodeInline"/>
          </w:rPr>
          <w:t xml:space="preserve">| </w:t>
        </w:r>
      </w:ins>
      <w:r w:rsidR="004F0E7D">
        <w:rPr>
          <w:rStyle w:val="CodeInline"/>
        </w:rPr>
        <w:t>4</w:t>
      </w:r>
      <w:del w:id="190" w:author="Kelvin Sung" w:date="2021-09-08T10:53:00Z">
        <w:r w:rsidRPr="007E5E20">
          <w:rPr>
            <w:rStyle w:val="CodeInline"/>
          </w:rPr>
          <w:delText xml:space="preserve"> | 1</w:delText>
        </w:r>
      </w:del>
      <w:r w:rsidRPr="007E5E20">
        <w:rPr>
          <w:rStyle w:val="CodeInline"/>
        </w:rPr>
        <w:t xml:space="preserve"> = 5</w:t>
      </w:r>
      <w:r>
        <w:t>.</w:t>
      </w:r>
    </w:p>
    <w:p w14:paraId="4E55F620" w14:textId="79FCCF02" w:rsidR="006723AB" w:rsidRPr="001E339C" w:rsidRDefault="00397B24" w:rsidP="003D0694">
      <w:pPr>
        <w:pStyle w:val="NumList"/>
      </w:pPr>
      <w:r>
        <w:t>Now, d</w:t>
      </w:r>
      <w:r w:rsidR="006723AB">
        <w:t xml:space="preserve">efine </w:t>
      </w:r>
      <w:r>
        <w:t>the</w:t>
      </w:r>
      <w:ins w:id="191" w:author="Kelvin Sung" w:date="2021-09-08T10:53:00Z">
        <w:r>
          <w:t xml:space="preserve"> </w:t>
        </w:r>
        <w:proofErr w:type="spellStart"/>
        <w:r w:rsidR="004F0E7D" w:rsidRPr="00E0348C">
          <w:rPr>
            <w:rStyle w:val="CodeInline"/>
          </w:rPr>
          <w:t>BoundingBox</w:t>
        </w:r>
      </w:ins>
      <w:proofErr w:type="spellEnd"/>
      <w:r w:rsidR="004F0E7D">
        <w:t xml:space="preserve"> </w:t>
      </w:r>
      <w:r>
        <w:t xml:space="preserve">class and the </w:t>
      </w:r>
      <w:r w:rsidR="006723AB">
        <w:t>constructor with instance variables to represent a bound, as illustrated in Figure 6-11.</w:t>
      </w:r>
      <w:r w:rsidR="00FC1C80">
        <w:t xml:space="preserve"> Notice that the </w:t>
      </w:r>
      <w:proofErr w:type="spellStart"/>
      <w:r w:rsidR="00FC1C80" w:rsidRPr="003D0694">
        <w:rPr>
          <w:rStyle w:val="CodeInline"/>
        </w:rPr>
        <w:t>eBoundCollideStatus</w:t>
      </w:r>
      <w:proofErr w:type="spellEnd"/>
      <w:r w:rsidR="00FC1C80">
        <w:t xml:space="preserve"> must also be exported such that the rest of the engine, including the client, can also have access.</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6B171321" w14:textId="28359F74" w:rsidR="007B512E" w:rsidRDefault="007B512E" w:rsidP="003D0694">
      <w:pPr>
        <w:pStyle w:val="Code"/>
      </w:pPr>
      <w:r>
        <w:t xml:space="preserve">        this.setBounds(centerPos, w, h);</w:t>
      </w:r>
      <w:r w:rsidR="003D0694">
        <w:t xml:space="preserve">    </w:t>
      </w:r>
      <w:r>
        <w:t>}</w:t>
      </w:r>
    </w:p>
    <w:p w14:paraId="1500E4B0" w14:textId="77777777" w:rsidR="00F82188" w:rsidRDefault="00F82188" w:rsidP="003D0694">
      <w:pPr>
        <w:pStyle w:val="Code"/>
        <w:ind w:firstLine="180"/>
      </w:pPr>
    </w:p>
    <w:p w14:paraId="6FB79257" w14:textId="0F56D9C8" w:rsidR="007B512E" w:rsidRDefault="007B512E" w:rsidP="007B512E">
      <w:pPr>
        <w:pStyle w:val="Code"/>
      </w:pPr>
      <w:r>
        <w:t>… implementation to follow …</w:t>
      </w:r>
    </w:p>
    <w:p w14:paraId="11ED92AB" w14:textId="77777777" w:rsidR="00FC1C80" w:rsidRDefault="00FC1C80" w:rsidP="007B512E">
      <w:pPr>
        <w:pStyle w:val="Code"/>
      </w:pPr>
    </w:p>
    <w:p w14:paraId="0BA6B272" w14:textId="0BE5F0E3" w:rsidR="00F82188" w:rsidRDefault="00FC1C80" w:rsidP="007B512E">
      <w:pPr>
        <w:pStyle w:val="Code"/>
      </w:pPr>
      <w:r w:rsidRPr="00FC1C80">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t>The</w:t>
      </w:r>
      <w:r>
        <w:t xml:space="preserve"> </w:t>
      </w:r>
      <w:proofErr w:type="spellStart"/>
      <w:r w:rsidRPr="00407738">
        <w:rPr>
          <w:rStyle w:val="CodeInline"/>
        </w:rPr>
        <w:t>setBounds</w:t>
      </w:r>
      <w:proofErr w:type="spell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lastRenderedPageBreak/>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lastRenderedPageBreak/>
        <w:t xml:space="preserve">Notice the subtle </w:t>
      </w:r>
      <w:r w:rsidRPr="00BD194A">
        <w:t>yet</w:t>
      </w:r>
      <w:r>
        <w:t xml:space="preserve"> important difference between the </w:t>
      </w:r>
      <w:proofErr w:type="spellStart"/>
      <w:r w:rsidRPr="00B4137E">
        <w:rPr>
          <w:rStyle w:val="CodeInline"/>
        </w:rPr>
        <w:t>intersectsBound</w:t>
      </w:r>
      <w:proofErr w:type="spell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t xml:space="preserve">Lastly, remember to update the engine access file, </w:t>
      </w:r>
      <w:r w:rsidRPr="003335E0">
        <w:rPr>
          <w:rStyle w:val="CodeInline"/>
        </w:rPr>
        <w:t>index.js</w:t>
      </w:r>
      <w:r>
        <w:t xml:space="preserve">,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2D21D970"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proofErr w:type="spellStart"/>
      <w:r w:rsidRPr="005B147A">
        <w:rPr>
          <w:rStyle w:val="CodeInline"/>
        </w:rPr>
        <w:t>GameObject</w:t>
      </w:r>
      <w:proofErr w:type="spellEnd"/>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proofErr w:type="spellStart"/>
      <w:r w:rsidR="006723AB" w:rsidRPr="007E7FFC">
        <w:rPr>
          <w:rStyle w:val="CodeInline"/>
        </w:rPr>
        <w:t>GameObject</w:t>
      </w:r>
      <w:proofErr w:type="spellEnd"/>
      <w:r w:rsidR="006723AB">
        <w:t xml:space="preserve"> class </w:t>
      </w:r>
      <w:r w:rsidR="00C16255">
        <w:t xml:space="preserve">implement the </w:t>
      </w:r>
      <w:proofErr w:type="spellStart"/>
      <w:r w:rsidR="00C16255" w:rsidRPr="005B147A">
        <w:rPr>
          <w:rStyle w:val="CodeInline"/>
        </w:rPr>
        <w:t>getBBox</w:t>
      </w:r>
      <w:proofErr w:type="spellEnd"/>
      <w:r w:rsidR="00C16255" w:rsidRPr="005B147A">
        <w:rPr>
          <w:rStyle w:val="CodeInline"/>
        </w:rPr>
        <w:t>()</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212A67E6" w:rsidR="00C16255" w:rsidRDefault="00C16255" w:rsidP="00C16255">
      <w:pPr>
        <w:pStyle w:val="Code"/>
        <w:rPr>
          <w:ins w:id="192" w:author="Jeb Pavleas" w:date="2021-09-12T05:02:00Z"/>
        </w:rPr>
      </w:pPr>
      <w:r>
        <w:t xml:space="preserve">    </w:t>
      </w:r>
      <w:r w:rsidRPr="00154F11">
        <w:t>… identical to previous code</w:t>
      </w:r>
      <w:r>
        <w:t xml:space="preserve"> …</w:t>
      </w:r>
    </w:p>
    <w:p w14:paraId="72E0943B" w14:textId="2CA385AF" w:rsidR="009567AB" w:rsidRDefault="009567AB" w:rsidP="00C16255">
      <w:pPr>
        <w:pStyle w:val="Code"/>
      </w:pPr>
      <w:commentRangeStart w:id="193"/>
      <w:ins w:id="194" w:author="Jeb Pavleas" w:date="2021-09-12T05:02:00Z">
        <w:r>
          <w:t>}</w:t>
        </w:r>
        <w:commentRangeEnd w:id="193"/>
        <w:r>
          <w:rPr>
            <w:rStyle w:val="CommentReference"/>
            <w:rFonts w:asciiTheme="minorHAnsi" w:hAnsiTheme="minorHAnsi"/>
            <w:noProof w:val="0"/>
          </w:rPr>
          <w:commentReference w:id="193"/>
        </w:r>
      </w:ins>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t>class Camera {</w:t>
      </w:r>
    </w:p>
    <w:p w14:paraId="2C65AB22" w14:textId="4192055F" w:rsidR="00FE1332" w:rsidRPr="005B147A" w:rsidRDefault="000953F3" w:rsidP="007B250B">
      <w:pPr>
        <w:pStyle w:val="Code"/>
        <w:rPr>
          <w:rStyle w:val="CodeBold"/>
          <w:rFonts w:ascii="TheSansMonoConNormal" w:hAnsi="TheSansMonoConNormal"/>
        </w:rPr>
      </w:pPr>
      <w:ins w:id="195" w:author="Kelvin Sung" w:date="2021-09-08T10:53:00Z">
        <w:r>
          <w:t xml:space="preserve">    </w:t>
        </w:r>
      </w:ins>
      <w:r w:rsidR="00FE1332">
        <w:t>… identical to previous code …</w:t>
      </w:r>
    </w:p>
    <w:p w14:paraId="4016788E" w14:textId="505CB934" w:rsidR="007B512E" w:rsidRPr="005B147A" w:rsidRDefault="00FE1332" w:rsidP="007B512E">
      <w:pPr>
        <w:pStyle w:val="Code"/>
        <w:rPr>
          <w:rStyle w:val="CodeBold"/>
        </w:rPr>
      </w:pPr>
      <w:r w:rsidRPr="005B147A">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lastRenderedPageBreak/>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127CD949" w:rsidR="007B512E" w:rsidRDefault="000953F3">
      <w:pPr>
        <w:pStyle w:val="Code"/>
        <w:rPr>
          <w:rStyle w:val="CodeBold"/>
        </w:rPr>
        <w:pPrChange w:id="196" w:author="Kelvin Sung" w:date="2021-09-08T10:53:00Z">
          <w:pPr>
            <w:pStyle w:val="Code"/>
            <w:ind w:firstLine="180"/>
          </w:pPr>
        </w:pPrChange>
      </w:pPr>
      <w:ins w:id="197" w:author="Kelvin Sung" w:date="2021-09-08T10:53:00Z">
        <w:r w:rsidRPr="00E0348C">
          <w:t xml:space="preserve">    </w:t>
        </w:r>
      </w:ins>
      <w:r w:rsidR="007B512E"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r w:rsidRPr="005B4405">
        <w:rPr>
          <w:rStyle w:val="CodeInline"/>
        </w:rPr>
        <w:t>update()</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r w:rsidRPr="002378DD">
        <w:rPr>
          <w:rStyle w:val="CodeInline"/>
        </w:rPr>
        <w:t>update()</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lastRenderedPageBreak/>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01FD7AD4"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3335E0">
        <w:rPr>
          <w:rStyle w:val="CodeInline"/>
        </w:rPr>
        <w:t>J</w:t>
      </w:r>
      <w:r>
        <w:t xml:space="preserve"> and </w:t>
      </w:r>
      <w:r w:rsidRPr="003335E0">
        <w:rPr>
          <w:rStyle w:val="CodeInline"/>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r w:rsidR="006723AB" w:rsidRPr="000A2B88">
        <w:rPr>
          <w:rStyle w:val="CodeInline"/>
        </w:rPr>
        <w:t>update()</w:t>
      </w:r>
      <w:r w:rsidR="006723AB">
        <w:t xml:space="preserve"> to cause the chasing behavior. In this way, the </w:t>
      </w:r>
      <w:r w:rsidR="006723AB">
        <w:rPr>
          <w:rStyle w:val="CodeInline"/>
        </w:rPr>
        <w:t>Brain</w:t>
      </w:r>
      <w:r w:rsidR="006723AB">
        <w:t xml:space="preserve"> object will stop moving as soon as it touches the </w:t>
      </w:r>
      <w:del w:id="198" w:author="Kelvin Sung" w:date="2021-09-08T10:53:00Z">
        <w:r w:rsidR="006723AB">
          <w:delText>bounds</w:delText>
        </w:r>
      </w:del>
      <w:ins w:id="199" w:author="Kelvin Sung" w:date="2021-09-08T10:53:00Z">
        <w:r w:rsidR="006723AB">
          <w:t>bound</w:t>
        </w:r>
      </w:ins>
      <w:r w:rsidR="006723AB">
        <w:t xml:space="preserve">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3510AC45" w14:textId="77777777" w:rsidR="00FA13DB" w:rsidRDefault="00FA13DB" w:rsidP="00FA13DB">
      <w:pPr>
        <w:pStyle w:val="Heading3"/>
        <w:rPr>
          <w:ins w:id="200" w:author="Kelvin Sung" w:date="2021-09-08T10:53:00Z"/>
        </w:rPr>
      </w:pPr>
      <w:ins w:id="201" w:author="Kelvin Sung" w:date="2021-09-08T10:53:00Z">
        <w:r>
          <w:t>Observation</w:t>
        </w:r>
      </w:ins>
    </w:p>
    <w:p w14:paraId="2ACC3204" w14:textId="6050DD30" w:rsidR="006723AB" w:rsidRDefault="006723AB">
      <w:pPr>
        <w:pStyle w:val="BodyTextFirst"/>
        <w:pPrChange w:id="202" w:author="Kelvin Sung" w:date="2021-09-08T10:53:00Z">
          <w:pPr>
            <w:pStyle w:val="BodyTextCont"/>
          </w:pPr>
        </w:pPrChange>
      </w:pPr>
      <w:r>
        <w:t xml:space="preserve">You can now run the project and observe the </w:t>
      </w:r>
      <w:r>
        <w:rPr>
          <w:rStyle w:val="CodeInline"/>
        </w:rPr>
        <w:t>Brain</w:t>
      </w:r>
      <w:r>
        <w:t xml:space="preserve"> object</w:t>
      </w:r>
      <w:ins w:id="203" w:author="Kelvin Sung" w:date="2021-09-08T11:10:00Z">
        <w:r w:rsidR="00657C3A">
          <w:t>, when in autonomous mode</w:t>
        </w:r>
      </w:ins>
      <w:ins w:id="204" w:author="Kelvin Sung" w:date="2021-09-08T11:11:00Z">
        <w:r w:rsidR="006B2802">
          <w:t>(J or K keys)</w:t>
        </w:r>
      </w:ins>
      <w:ins w:id="205" w:author="Kelvin Sung" w:date="2021-09-08T11:10:00Z">
        <w:r w:rsidR="00657C3A">
          <w:t>,</w:t>
        </w:r>
      </w:ins>
      <w:r>
        <w:t xml:space="preserve">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 xml:space="preserve">Hero </w:t>
      </w:r>
      <w:del w:id="206" w:author="Kelvin Sung" w:date="2021-09-08T10:53:00Z">
        <w:r w:rsidRPr="00BD22E2">
          <w:rPr>
            <w:rStyle w:val="CodeInline"/>
          </w:rPr>
          <w:delText>Bound</w:delText>
        </w:r>
      </w:del>
      <w:ins w:id="207" w:author="Kelvin Sung" w:date="2021-09-08T10:53:00Z">
        <w:r w:rsidR="00201C1A">
          <w:rPr>
            <w:rStyle w:val="CodeInline"/>
          </w:rPr>
          <w:t>b</w:t>
        </w:r>
        <w:r w:rsidRPr="00BD22E2">
          <w:rPr>
            <w:rStyle w:val="CodeInline"/>
          </w:rPr>
          <w:t>ound</w:t>
        </w:r>
      </w:ins>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w:t>
      </w:r>
      <w:del w:id="208" w:author="Kelvin Sung" w:date="2021-09-08T10:53:00Z">
        <w:r w:rsidRPr="00FD5E28">
          <w:rPr>
            <w:rStyle w:val="CodeInline"/>
          </w:rPr>
          <w:delText>Bound</w:delText>
        </w:r>
      </w:del>
      <w:ins w:id="209" w:author="Kelvin Sung" w:date="2021-09-08T10:53:00Z">
        <w:r w:rsidR="00201C1A">
          <w:rPr>
            <w:rStyle w:val="CodeInline"/>
          </w:rPr>
          <w:t>b</w:t>
        </w:r>
        <w:r w:rsidRPr="00FD5E28">
          <w:rPr>
            <w:rStyle w:val="CodeInline"/>
          </w:rPr>
          <w:t>ound</w:t>
        </w:r>
      </w:ins>
      <w:r w:rsidRPr="00FD5E28">
        <w:rPr>
          <w:rStyle w:val="CodeInline"/>
        </w:rPr>
        <w:t xml:space="preserve">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 xml:space="preserve">Hero </w:t>
      </w:r>
      <w:del w:id="210" w:author="Kelvin Sung" w:date="2021-09-08T10:53:00Z">
        <w:r w:rsidRPr="005A175F">
          <w:rPr>
            <w:rStyle w:val="CodeInline"/>
          </w:rPr>
          <w:delText>Bound</w:delText>
        </w:r>
      </w:del>
      <w:ins w:id="211" w:author="Kelvin Sung" w:date="2021-09-08T10:53:00Z">
        <w:r w:rsidR="00201C1A">
          <w:rPr>
            <w:rStyle w:val="CodeInline"/>
          </w:rPr>
          <w:t>b</w:t>
        </w:r>
        <w:r w:rsidRPr="005A175F">
          <w:rPr>
            <w:rStyle w:val="CodeInline"/>
          </w:rPr>
          <w:t>ound</w:t>
        </w:r>
      </w:ins>
      <w:r>
        <w:rPr>
          <w:rStyle w:val="CodeInline"/>
        </w:rPr>
        <w:t xml:space="preserve"> </w:t>
      </w:r>
      <w:commentRangeStart w:id="212"/>
      <w:commentRangeStart w:id="213"/>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 xml:space="preserve">Hero </w:t>
      </w:r>
      <w:del w:id="214" w:author="Kelvin Sung" w:date="2021-09-08T10:53:00Z">
        <w:r w:rsidRPr="005A175F">
          <w:rPr>
            <w:rStyle w:val="CodeInline"/>
          </w:rPr>
          <w:delText>Bound</w:delText>
        </w:r>
      </w:del>
      <w:ins w:id="215" w:author="Kelvin Sung" w:date="2021-09-08T10:53:00Z">
        <w:r w:rsidR="00E93245">
          <w:rPr>
            <w:rStyle w:val="CodeInline"/>
          </w:rPr>
          <w:t>b</w:t>
        </w:r>
        <w:r w:rsidRPr="005A175F">
          <w:rPr>
            <w:rStyle w:val="CodeInline"/>
          </w:rPr>
          <w:t>ound</w:t>
        </w:r>
      </w:ins>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commentRangeEnd w:id="212"/>
      <w:r w:rsidR="00D339AD">
        <w:rPr>
          <w:rStyle w:val="CommentReference"/>
          <w:rFonts w:asciiTheme="minorHAnsi" w:hAnsiTheme="minorHAnsi"/>
        </w:rPr>
        <w:commentReference w:id="212"/>
      </w:r>
      <w:commentRangeEnd w:id="213"/>
      <w:r w:rsidR="00596DBB">
        <w:rPr>
          <w:rStyle w:val="CommentReference"/>
          <w:rFonts w:asciiTheme="minorHAnsi" w:hAnsiTheme="minorHAnsi"/>
        </w:rPr>
        <w:commentReference w:id="213"/>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lastRenderedPageBreak/>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50619D62"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w:t>
      </w:r>
      <w:r w:rsidR="003335E0">
        <w:t>ed objects</w:t>
      </w:r>
      <w:r w:rsidRPr="00EF5FF8">
        <w:t>.</w:t>
      </w:r>
    </w:p>
    <w:p w14:paraId="39417351" w14:textId="77777777" w:rsidR="006723AB" w:rsidRDefault="006723AB" w:rsidP="005B147A">
      <w:pPr>
        <w:pStyle w:val="NumList"/>
        <w:numPr>
          <w:ilvl w:val="0"/>
          <w:numId w:val="17"/>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6D34DE18" w:rsidR="006723AB" w:rsidRPr="005E2272" w:rsidRDefault="006723AB" w:rsidP="00BD194A">
      <w:pPr>
        <w:pStyle w:val="BodyTextCont"/>
      </w:pPr>
      <w:r w:rsidRPr="005E2272">
        <w:t>In this project, yo</w:t>
      </w:r>
      <w:r>
        <w:t xml:space="preserve">u will </w:t>
      </w:r>
      <w:del w:id="216" w:author="Kelvin Sung" w:date="2021-09-08T10:53:00Z">
        <w:r>
          <w:delText>see how to achieve</w:delText>
        </w:r>
      </w:del>
      <w:ins w:id="217" w:author="Kelvin Sung" w:date="2021-09-08T10:53:00Z">
        <w:r w:rsidR="00703405">
          <w:t>implement</w:t>
        </w:r>
      </w:ins>
      <w:r w:rsidR="00703405">
        <w:t xml:space="preserve"> </w:t>
      </w:r>
      <w:r>
        <w:t>per-pixel-</w:t>
      </w:r>
      <w:r w:rsidRPr="005E2272">
        <w:t>accurate</w:t>
      </w:r>
      <w:r w:rsidRPr="00A537DE">
        <w:t xml:space="preserve"> </w:t>
      </w:r>
      <w:r w:rsidRPr="005E2272">
        <w:t>collision</w:t>
      </w:r>
      <w:r>
        <w:t xml:space="preserve"> detection, pixel-accurate collision</w:t>
      </w:r>
      <w:ins w:id="218" w:author="Jeb Pavleas" w:date="2021-09-12T05:07:00Z">
        <w:r w:rsidR="00034A50">
          <w:t xml:space="preserve"> detection</w:t>
        </w:r>
      </w:ins>
      <w:r>
        <w:t>, or per-pixel collision</w:t>
      </w:r>
      <w:ins w:id="219" w:author="Jeb Pavleas" w:date="2021-09-12T05:07:00Z">
        <w:r w:rsidR="00034A50">
          <w:t xml:space="preserve"> detection</w:t>
        </w:r>
      </w:ins>
      <w:r>
        <w:t>,</w:t>
      </w:r>
      <w:r w:rsidRPr="005E2272">
        <w:t xml:space="preserve"> </w:t>
      </w:r>
      <w:del w:id="220" w:author="Kelvin Sung" w:date="2021-09-08T10:53:00Z">
        <w:r>
          <w:delText>which identifies</w:delText>
        </w:r>
      </w:del>
      <w:ins w:id="221" w:author="Kelvin Sung" w:date="2021-09-08T10:53:00Z">
        <w:r w:rsidR="00926E4D">
          <w:t>to detect the</w:t>
        </w:r>
      </w:ins>
      <w:r w:rsidR="00926E4D">
        <w:t xml:space="preserve"> </w:t>
      </w:r>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w:t>
      </w:r>
      <w:r w:rsidRPr="003335E0">
        <w:rPr>
          <w:rStyle w:val="Emphasis"/>
        </w:rPr>
        <w:t>not</w:t>
      </w:r>
      <w:r w:rsidRPr="005E2272">
        <w:t xml:space="preserve">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w:t>
      </w:r>
      <w:del w:id="222" w:author="Kelvin Sung" w:date="2021-09-08T10:53:00Z">
        <w:r>
          <w:delText xml:space="preserve"> from the previous example</w:delText>
        </w:r>
      </w:del>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3ED9042F"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w:t>
      </w:r>
      <w:ins w:id="223" w:author="Kelvin Sung" w:date="2021-09-08T10:53:00Z">
        <w:r>
          <w:t xml:space="preserve"> </w:t>
        </w:r>
        <w:r w:rsidR="00795816">
          <w:t>running</w:t>
        </w:r>
      </w:ins>
      <w:r w:rsidR="00795816">
        <w:t xml:space="preserve"> </w:t>
      </w:r>
      <w:r>
        <w:t>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lastRenderedPageBreak/>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To demonstrate how to detect nontransparent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5340F487" w:rsidR="003121FB" w:rsidRDefault="003121FB" w:rsidP="005B147A">
      <w:pPr>
        <w:pStyle w:val="NoteTipCaution"/>
      </w:pPr>
      <w:r w:rsidRPr="005B147A">
        <w:rPr>
          <w:rStyle w:val="Strong"/>
        </w:rPr>
        <w:t>Note</w:t>
      </w:r>
      <w:r>
        <w:t xml:space="preserve"> </w:t>
      </w:r>
      <w:r w:rsidR="005B147A">
        <w:t xml:space="preserve">A </w:t>
      </w:r>
      <w:r>
        <w:t>“transparent” pixel is one you can see through complete</w:t>
      </w:r>
      <w:r w:rsidR="00D55E14">
        <w:t>ly</w:t>
      </w:r>
      <w:r w:rsidR="005B147A">
        <w:t xml:space="preserve">, and in the case of this engine has </w:t>
      </w:r>
      <w:r>
        <w:t>a</w:t>
      </w:r>
      <w:r w:rsidR="00D55E14">
        <w:t>n</w:t>
      </w:r>
      <w:r>
        <w:t xml:space="preserve"> alpha value of </w:t>
      </w:r>
      <w:r w:rsidR="00F22A26">
        <w:t>0</w:t>
      </w:r>
      <w:r w:rsidR="00D55E14">
        <w:t xml:space="preserve">. </w:t>
      </w:r>
      <w:r w:rsidR="0004426B">
        <w:t>A “nontransparent” pixel has a greater than 0 alpha value</w:t>
      </w:r>
      <w:r w:rsidR="005B147A">
        <w:t xml:space="preserve"> or </w:t>
      </w:r>
      <w:r w:rsidR="00784269">
        <w:t xml:space="preserve">the pixel does not </w:t>
      </w:r>
      <w:r w:rsidR="005B147A">
        <w:t xml:space="preserve">completely block what is behind </w:t>
      </w:r>
      <w:r w:rsidR="00784269">
        <w:t>it</w:t>
      </w:r>
      <w:r w:rsidR="004C7BDF">
        <w:t xml:space="preserve">; it </w:t>
      </w:r>
      <w:r w:rsidR="004C7BDF">
        <w:lastRenderedPageBreak/>
        <w:t>may or may not occlude</w:t>
      </w:r>
      <w:r w:rsidR="0004426B">
        <w:t xml:space="preserve">. An “opaque” pixel </w:t>
      </w:r>
      <w:r w:rsidR="00C06570">
        <w:t>occludes</w:t>
      </w:r>
      <w:r w:rsidR="004C7BDF">
        <w:t xml:space="preserve"> what is behind it</w:t>
      </w:r>
      <w:r w:rsidR="00C06570">
        <w:t xml:space="preserve">,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r w:rsidR="004C7BDF">
        <w:t xml:space="preserve"> based on the parameters defined </w:t>
      </w:r>
      <w:r w:rsidR="00551BAD">
        <w:t>by the project</w:t>
      </w:r>
      <w:r w:rsidR="004A7AB5">
        <w:t>.</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lastRenderedPageBreak/>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22839189" w:rsidR="006723AB" w:rsidRPr="004242B5" w:rsidRDefault="006723AB" w:rsidP="006723AB">
      <w:pPr>
        <w:pStyle w:val="Code"/>
      </w:pPr>
      <w:r w:rsidRPr="004242B5">
        <w:t xml:space="preserve">If the </w:t>
      </w:r>
      <w:r>
        <w:t xml:space="preserve">bounds of </w:t>
      </w:r>
      <w:r w:rsidR="009B1DEC">
        <w:t xml:space="preserve">the </w:t>
      </w:r>
      <w:del w:id="224" w:author="Kelvin Sung" w:date="2021-09-08T10:53:00Z">
        <w:r>
          <w:delText xml:space="preserve">object </w:delText>
        </w:r>
        <w:r w:rsidRPr="004242B5">
          <w:delText>of Image-A and Image-B</w:delText>
        </w:r>
      </w:del>
      <w:ins w:id="225" w:author="Kelvin Sung" w:date="2021-09-08T10:53:00Z">
        <w:r w:rsidR="00174639">
          <w:t>two</w:t>
        </w:r>
      </w:ins>
      <w:r w:rsidR="00174639">
        <w:t xml:space="preserve"> </w:t>
      </w:r>
      <w:r w:rsidRPr="004242B5">
        <w:t>collide</w:t>
      </w:r>
      <w:r>
        <w:t xml:space="preserve"> then</w:t>
      </w:r>
    </w:p>
    <w:p w14:paraId="0170B54F" w14:textId="1F6278EC" w:rsidR="006723AB" w:rsidRDefault="00703725">
      <w:pPr>
        <w:pStyle w:val="Code"/>
      </w:pPr>
      <w:ins w:id="226" w:author="Kelvin Sung" w:date="2021-09-08T11:32:00Z">
        <w:r>
          <w:t xml:space="preserve">    </w:t>
        </w:r>
      </w:ins>
      <w:del w:id="227" w:author="Kelvin Sung" w:date="2021-09-08T10:53:00Z">
        <w:r w:rsidR="006723AB">
          <w:delText xml:space="preserve">    </w:delText>
        </w:r>
      </w:del>
      <w:r w:rsidR="006723AB">
        <w:t>F</w:t>
      </w:r>
      <w:r w:rsidR="006723AB" w:rsidRPr="004242B5">
        <w:t>or each Pixel-A in Image-A</w:t>
      </w:r>
    </w:p>
    <w:p w14:paraId="01F8C7F5" w14:textId="58CE0395" w:rsidR="00F430AC" w:rsidRPr="004E01B3" w:rsidRDefault="00703725">
      <w:pPr>
        <w:pStyle w:val="Code"/>
        <w:rPr>
          <w:ins w:id="228" w:author="Kelvin Sung" w:date="2021-09-08T10:53:00Z"/>
        </w:rPr>
        <w:pPrChange w:id="229" w:author="Kelvin Sung" w:date="2021-09-08T11:32:00Z">
          <w:pPr>
            <w:pStyle w:val="Code"/>
            <w:ind w:firstLine="435"/>
          </w:pPr>
        </w:pPrChange>
      </w:pPr>
      <w:ins w:id="230" w:author="Kelvin Sung" w:date="2021-09-08T11:32:00Z">
        <w:r>
          <w:t xml:space="preserve">        </w:t>
        </w:r>
      </w:ins>
      <w:ins w:id="231" w:author="Kelvin Sung" w:date="2021-09-08T10:53:00Z">
        <w:r w:rsidR="00F430AC">
          <w:t>If Pixel-A is not completely transparent</w:t>
        </w:r>
      </w:ins>
    </w:p>
    <w:p w14:paraId="5BE856F0" w14:textId="15CAD02B" w:rsidR="006723AB" w:rsidRPr="000C10DE" w:rsidRDefault="00F430AC" w:rsidP="006723AB">
      <w:pPr>
        <w:pStyle w:val="Code"/>
        <w:rPr>
          <w:lang w:val="it-IT"/>
        </w:rPr>
      </w:pPr>
      <w:ins w:id="232" w:author="Kelvin Sung" w:date="2021-09-08T10:53:00Z">
        <w:r>
          <w:rPr>
            <w:rStyle w:val="CodeInline"/>
          </w:rPr>
          <w:t xml:space="preserve">    </w:t>
        </w:r>
      </w:ins>
      <w:r w:rsidR="006723AB">
        <w:rPr>
          <w:rStyle w:val="CodeInline"/>
        </w:rPr>
        <w:t xml:space="preserve">        </w:t>
      </w:r>
      <w:r w:rsidR="006723AB" w:rsidRPr="000C10DE">
        <w:rPr>
          <w:rStyle w:val="CodeInline"/>
          <w:lang w:val="it-IT"/>
        </w:rPr>
        <w:t>pixelCameraSpace</w:t>
      </w:r>
      <w:r w:rsidR="006723AB" w:rsidRPr="000C10DE">
        <w:rPr>
          <w:lang w:val="it-IT"/>
        </w:rPr>
        <w:t xml:space="preserve"> = Pixel-A position in camera space</w:t>
      </w:r>
    </w:p>
    <w:p w14:paraId="7B5C1AB7" w14:textId="6755648D" w:rsidR="006723AB" w:rsidRPr="004E01B3" w:rsidRDefault="006723AB" w:rsidP="006723AB">
      <w:pPr>
        <w:pStyle w:val="Code"/>
      </w:pPr>
      <w:ins w:id="233" w:author="Kelvin Sung" w:date="2021-09-08T10:53:00Z">
        <w:r w:rsidRPr="000C10DE">
          <w:rPr>
            <w:lang w:val="it-IT"/>
          </w:rPr>
          <w:t xml:space="preserve">    </w:t>
        </w:r>
      </w:ins>
      <w:r w:rsidR="00F430AC">
        <w:rPr>
          <w:lang w:val="it-IT"/>
        </w:rPr>
        <w:t xml:space="preserve">    </w:t>
      </w: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321903C3" w:rsidR="006723AB" w:rsidRPr="004E01B3" w:rsidRDefault="006723AB" w:rsidP="006723AB">
      <w:pPr>
        <w:pStyle w:val="Code"/>
      </w:pPr>
      <w:ins w:id="234" w:author="Kelvin Sung" w:date="2021-09-08T10:53:00Z">
        <w:r>
          <w:t xml:space="preserve">    </w:t>
        </w:r>
      </w:ins>
      <w:r>
        <w:t xml:space="preserve">    </w:t>
      </w:r>
      <w:r w:rsidR="00F430AC">
        <w:t xml:space="preserve">    </w:t>
      </w:r>
      <w:r w:rsidRPr="004242B5">
        <w:t>Read Pixel-B from Image-B</w:t>
      </w:r>
    </w:p>
    <w:p w14:paraId="360DD79A" w14:textId="1BC040E3" w:rsidR="006723AB" w:rsidRPr="004E01B3" w:rsidRDefault="006723AB" w:rsidP="006723AB">
      <w:pPr>
        <w:pStyle w:val="Code"/>
      </w:pPr>
      <w:r>
        <w:t xml:space="preserve">            </w:t>
      </w:r>
      <w:r w:rsidRPr="004242B5">
        <w:t>If</w:t>
      </w:r>
      <w:del w:id="235" w:author="Kelvin Sung" w:date="2021-09-08T10:53:00Z">
        <w:r w:rsidRPr="004242B5">
          <w:delText xml:space="preserve"> Pixel-A and</w:delText>
        </w:r>
      </w:del>
      <w:r w:rsidRPr="004242B5">
        <w:t xml:space="preserve"> Pixel-B </w:t>
      </w:r>
      <w:del w:id="236" w:author="Kelvin Sung" w:date="2021-09-08T10:53:00Z">
        <w:r w:rsidRPr="004242B5">
          <w:delText>are</w:delText>
        </w:r>
      </w:del>
      <w:ins w:id="237" w:author="Kelvin Sung" w:date="2021-09-08T10:53:00Z">
        <w:r w:rsidR="00F430AC">
          <w:t>is</w:t>
        </w:r>
      </w:ins>
      <w:r w:rsidR="00F430AC">
        <w:t xml:space="preserve"> </w:t>
      </w:r>
      <w:r w:rsidRPr="004242B5">
        <w:t>not</w:t>
      </w:r>
      <w:del w:id="238" w:author="Kelvin Sung" w:date="2021-09-08T10:53:00Z">
        <w:r w:rsidRPr="004242B5">
          <w:delText xml:space="preserve"> </w:delText>
        </w:r>
        <w:r w:rsidRPr="004E01B3">
          <w:delText>both</w:delText>
        </w:r>
      </w:del>
      <w:r w:rsidRPr="004242B5">
        <w:t xml:space="preserve"> </w:t>
      </w:r>
      <w:r w:rsidRPr="004E01B3">
        <w:t>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E8FBDE9" w14:textId="3B7064C5" w:rsidR="00BB35BD" w:rsidRDefault="006723AB" w:rsidP="00BB35BD">
      <w:pPr>
        <w:pStyle w:val="BodyTextCont"/>
        <w:ind w:firstLine="0"/>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del w:id="239" w:author="Kelvin Sung" w:date="2021-09-08T10:53:00Z">
        <w:r w:rsidRPr="004242B5">
          <w:delText>checked</w:delText>
        </w:r>
      </w:del>
      <w:ins w:id="240" w:author="Kelvin Sung" w:date="2021-09-08T10:53:00Z">
        <w:r w:rsidR="00E0182F">
          <w:t>processed</w:t>
        </w:r>
      </w:ins>
      <w:r>
        <w:t>,</w:t>
      </w:r>
      <w:r w:rsidRPr="004242B5">
        <w:t xml:space="preserve"> </w:t>
      </w:r>
      <w:del w:id="241" w:author="Jeb Pavleas" w:date="2021-09-12T05:11:00Z">
        <w:r w:rsidRPr="004242B5" w:rsidDel="00034A50">
          <w:delText xml:space="preserve">so </w:delText>
        </w:r>
      </w:del>
      <w:ins w:id="242" w:author="Kelvin Sung" w:date="2021-09-08T10:53:00Z">
        <w:del w:id="243" w:author="Jeb Pavleas" w:date="2021-09-12T05:11:00Z">
          <w:r w:rsidR="00E0182F" w:rsidDel="00034A50">
            <w:delText>that</w:delText>
          </w:r>
        </w:del>
      </w:ins>
      <w:ins w:id="244" w:author="Jeb Pavleas" w:date="2021-09-12T05:11:00Z">
        <w:r w:rsidR="00034A50">
          <w:t>thus</w:t>
        </w:r>
      </w:ins>
      <w:ins w:id="245" w:author="Kelvin Sung" w:date="2021-09-08T10:53:00Z">
        <w:r w:rsidR="00E0182F">
          <w:t xml:space="preserve"> </w:t>
        </w:r>
      </w:ins>
      <w:r w:rsidRPr="004242B5">
        <w:t xml:space="preserve">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w:t>
      </w:r>
      <w:del w:id="246" w:author="Kelvin Sung" w:date="2021-09-08T10:53:00Z">
        <w:r w:rsidRPr="004242B5">
          <w:delText xml:space="preserve"> equal to</w:delText>
        </w:r>
      </w:del>
      <w:r w:rsidRPr="004242B5">
        <w:t xml:space="preserve"> the number of pixel</w:t>
      </w:r>
      <w:r>
        <w:t>s</w:t>
      </w:r>
      <w:r w:rsidRPr="004242B5">
        <w:t xml:space="preserve"> </w:t>
      </w:r>
      <w:r>
        <w:t xml:space="preserve">in </w:t>
      </w:r>
      <w:r w:rsidRPr="004242B5">
        <w:t>Image-A</w:t>
      </w:r>
      <w:r>
        <w:t>,</w:t>
      </w:r>
      <w:r w:rsidRPr="004242B5">
        <w:t xml:space="preserve"> or Image-A’s resolution. </w:t>
      </w:r>
      <w:commentRangeStart w:id="247"/>
      <w:ins w:id="248" w:author="Kelvin Sung" w:date="2021-09-08T11:26:00Z">
        <w:r w:rsidR="00C6641C">
          <w:t xml:space="preserve">It is important to note that </w:t>
        </w:r>
      </w:ins>
      <w:ins w:id="249" w:author="Kelvin Sung" w:date="2021-09-08T11:27:00Z">
        <w:r w:rsidR="004B4785">
          <w:t xml:space="preserve">in the worst case, </w:t>
        </w:r>
      </w:ins>
      <m:oMath>
        <m:r>
          <w:ins w:id="250" w:author="Kelvin Sung" w:date="2021-09-08T11:27:00Z">
            <m:rPr>
              <m:sty m:val="p"/>
            </m:rPr>
            <w:rPr>
              <w:rFonts w:ascii="Cambria Math" w:hAnsi="Cambria Math"/>
            </w:rPr>
            <m:t>O(N)</m:t>
          </w:ins>
        </m:r>
      </m:oMath>
      <w:ins w:id="251" w:author="Kelvin Sung" w:date="2021-09-08T11:27:00Z">
        <w:r w:rsidR="004B4785">
          <w:t xml:space="preserve"> number of pixels of Image-B</w:t>
        </w:r>
      </w:ins>
      <w:ins w:id="252" w:author="Kelvin Sung" w:date="2021-09-08T11:28:00Z">
        <w:r w:rsidR="004B4785">
          <w:t xml:space="preserve"> will be examined</w:t>
        </w:r>
      </w:ins>
      <w:ins w:id="253" w:author="Kelvin Sung" w:date="2021-09-08T11:29:00Z">
        <w:r w:rsidR="004B4785">
          <w:t xml:space="preserve"> and that this </w:t>
        </w:r>
      </w:ins>
      <m:oMath>
        <m:r>
          <w:ins w:id="254" w:author="Kelvin Sung" w:date="2021-09-08T11:29:00Z">
            <m:rPr>
              <m:sty m:val="p"/>
            </m:rPr>
            <w:rPr>
              <w:rFonts w:ascii="Cambria Math" w:hAnsi="Cambria Math"/>
            </w:rPr>
            <m:t>O(N)</m:t>
          </w:ins>
        </m:r>
      </m:oMath>
      <w:ins w:id="255" w:author="Kelvin Sung" w:date="2021-09-08T11:29:00Z">
        <w:r w:rsidR="004B4785">
          <w:t xml:space="preserve"> runtime is </w:t>
        </w:r>
      </w:ins>
      <w:ins w:id="256" w:author="Kelvin Sung" w:date="2021-09-08T11:30:00Z">
        <w:r w:rsidR="004B4785">
          <w:t xml:space="preserve">actually </w:t>
        </w:r>
      </w:ins>
      <w:ins w:id="257" w:author="Kelvin Sung" w:date="2021-09-08T11:29:00Z">
        <w:r w:rsidR="004B4785">
          <w:t xml:space="preserve">independent </w:t>
        </w:r>
      </w:ins>
      <w:ins w:id="258" w:author="Kelvin Sung" w:date="2021-09-08T11:30:00Z">
        <w:r w:rsidR="004B4785">
          <w:t xml:space="preserve">from </w:t>
        </w:r>
      </w:ins>
      <w:ins w:id="259" w:author="Kelvin Sung" w:date="2021-09-08T11:29:00Z">
        <w:r w:rsidR="004B4785">
          <w:t>the resolution of Image-B.</w:t>
        </w:r>
      </w:ins>
      <w:ins w:id="260" w:author="Kelvin Sung" w:date="2021-09-08T11:27:00Z">
        <w:r w:rsidR="004B4785">
          <w:t xml:space="preserve"> </w:t>
        </w:r>
      </w:ins>
      <w:commentRangeEnd w:id="247"/>
      <w:r w:rsidR="00804BE1">
        <w:rPr>
          <w:rStyle w:val="CommentReference"/>
          <w:rFonts w:asciiTheme="minorHAnsi" w:hAnsiTheme="minorHAnsi"/>
        </w:rPr>
        <w:commentReference w:id="247"/>
      </w:r>
      <w:ins w:id="261" w:author="Kelvin Sung" w:date="2021-09-08T11:30:00Z">
        <w:r w:rsidR="004B4785">
          <w:t>For this reason</w:t>
        </w:r>
      </w:ins>
      <w:ins w:id="262" w:author="Kelvin Sung" w:date="2021-09-08T11:31:00Z">
        <w:r w:rsidR="004B4785">
          <w:t>, t</w:t>
        </w:r>
      </w:ins>
      <w:commentRangeStart w:id="263"/>
      <w:commentRangeStart w:id="264"/>
      <w:commentRangeStart w:id="265"/>
      <w:del w:id="266" w:author="Kelvin Sung" w:date="2021-09-08T11:30:00Z">
        <w:r w:rsidRPr="004242B5" w:rsidDel="004B4785">
          <w:delText>T</w:delText>
        </w:r>
      </w:del>
      <w:r w:rsidRPr="004242B5">
        <w:t>o mitigate this performance hit</w:t>
      </w:r>
      <w:del w:id="267" w:author="Kelvin Sung" w:date="2021-09-08T11:34:00Z">
        <w:r w:rsidDel="00514029">
          <w:delText>,</w:delText>
        </w:r>
      </w:del>
      <w:r w:rsidRPr="004242B5">
        <w:t xml:space="preserve"> </w:t>
      </w:r>
      <w:r>
        <w:t xml:space="preserve">you should use </w:t>
      </w:r>
      <w:r w:rsidRPr="004242B5">
        <w:t xml:space="preserve">the smaller of the two images </w:t>
      </w:r>
      <w:commentRangeEnd w:id="263"/>
      <w:r w:rsidR="000E33AE">
        <w:rPr>
          <w:rStyle w:val="CommentReference"/>
          <w:rFonts w:asciiTheme="minorHAnsi" w:hAnsiTheme="minorHAnsi"/>
        </w:rPr>
        <w:commentReference w:id="263"/>
      </w:r>
      <w:commentRangeEnd w:id="264"/>
      <w:r w:rsidR="00771AF6">
        <w:rPr>
          <w:rStyle w:val="CommentReference"/>
          <w:rFonts w:asciiTheme="minorHAnsi" w:hAnsiTheme="minorHAnsi"/>
        </w:rPr>
        <w:commentReference w:id="264"/>
      </w:r>
      <w:commentRangeEnd w:id="265"/>
      <w:r w:rsidR="00547BB5">
        <w:rPr>
          <w:rStyle w:val="CommentReference"/>
          <w:rFonts w:asciiTheme="minorHAnsi" w:hAnsiTheme="minorHAnsi"/>
        </w:rPr>
        <w:commentReference w:id="265"/>
      </w:r>
      <w:r w:rsidRPr="004242B5">
        <w:t xml:space="preserve">(the </w:t>
      </w:r>
      <w:r w:rsidR="00B914C5">
        <w:rPr>
          <w:rStyle w:val="CodeInline"/>
        </w:rPr>
        <w:t>P</w:t>
      </w:r>
      <w:r w:rsidR="00B914C5" w:rsidRPr="006A789C">
        <w:rPr>
          <w:rStyle w:val="CodeInline"/>
        </w:rPr>
        <w:t>ortal</w:t>
      </w:r>
      <w:r w:rsidR="00B914C5">
        <w:t xml:space="preserve"> </w:t>
      </w:r>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del w:id="268" w:author="Kelvin Sung" w:date="2021-09-08T10:53:00Z">
        <w:r>
          <w:delText>onscreen</w:delText>
        </w:r>
        <w:r w:rsidRPr="004242B5">
          <w:delText xml:space="preserve"> </w:delText>
        </w:r>
      </w:del>
      <w:r w:rsidRPr="004242B5">
        <w:t>can quickly bog down performance.</w:t>
      </w:r>
      <w:r>
        <w:t xml:space="preserve"> You are now ready to examine the implementation of per-pixel accurate collision.</w:t>
      </w:r>
    </w:p>
    <w:p w14:paraId="421ECF8D" w14:textId="78515C8F" w:rsidR="006723AB" w:rsidRDefault="006723AB" w:rsidP="006723AB">
      <w:pPr>
        <w:pStyle w:val="Heading3"/>
      </w:pPr>
      <w:r w:rsidRPr="00276FB5">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5A564881"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t>
      </w:r>
      <w:del w:id="269" w:author="Kelvin Sung" w:date="2021-09-08T10:53:00Z">
        <w:r>
          <w:delText>WebGL context</w:delText>
        </w:r>
      </w:del>
      <w:ins w:id="270" w:author="Kelvin Sung" w:date="2021-09-08T10:53:00Z">
        <w:r w:rsidR="005B28A0">
          <w:t>GPU memory</w:t>
        </w:r>
      </w:ins>
      <w:r>
        <w:t xml:space="preserve">,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 xml:space="preserve">are not accessible by the game engine </w:t>
      </w:r>
      <w:del w:id="271" w:author="Kelvin Sung" w:date="2021-09-08T10:53:00Z">
        <w:r w:rsidR="00DE3ED6">
          <w:delText>that</w:delText>
        </w:r>
      </w:del>
      <w:ins w:id="272" w:author="Kelvin Sung" w:date="2021-09-08T10:53:00Z">
        <w:r w:rsidR="00ED237C">
          <w:t>which</w:t>
        </w:r>
      </w:ins>
      <w:r w:rsidR="00ED237C">
        <w:t xml:space="preserve"> </w:t>
      </w:r>
      <w:r w:rsidR="00DE3ED6">
        <w:t xml:space="preserve">is </w:t>
      </w:r>
      <w:del w:id="273" w:author="Kelvin Sung" w:date="2021-09-08T10:53:00Z">
        <w:r w:rsidR="00DE3ED6">
          <w:delText>run</w:delText>
        </w:r>
      </w:del>
      <w:ins w:id="274" w:author="Kelvin Sung" w:date="2021-09-08T10:53:00Z">
        <w:r w:rsidR="00DE3ED6">
          <w:t>run</w:t>
        </w:r>
        <w:r w:rsidR="00ED237C">
          <w:t>ning</w:t>
        </w:r>
      </w:ins>
      <w:r w:rsidR="00DE3ED6">
        <w:t xml:space="preserve"> on the CPU</w:t>
      </w:r>
      <w:r>
        <w:t xml:space="preserve">. To support per-pixel collision detection, the color information must be retrieved from the </w:t>
      </w:r>
      <w:del w:id="275" w:author="Kelvin Sung" w:date="2021-09-08T10:53:00Z">
        <w:r>
          <w:delText>WebGL context</w:delText>
        </w:r>
        <w:r w:rsidR="006B76E4">
          <w:delText xml:space="preserve"> on the </w:delText>
        </w:r>
      </w:del>
      <w:r w:rsidR="006B76E4">
        <w:t>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lastRenderedPageBreak/>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3B285F52" w:rsidR="006723AB" w:rsidRPr="00276FB5" w:rsidRDefault="006723AB" w:rsidP="00DE3ED6">
      <w:pPr>
        <w:pStyle w:val="NumList"/>
        <w:numPr>
          <w:ilvl w:val="0"/>
          <w:numId w:val="17"/>
        </w:numPr>
      </w:pPr>
      <w:r w:rsidRPr="00BD194A">
        <w:t>Define</w:t>
      </w:r>
      <w:r>
        <w:t xml:space="preserve"> </w:t>
      </w:r>
      <w:ins w:id="276" w:author="Kelvin Sung" w:date="2021-09-08T10:53:00Z">
        <w:r w:rsidR="00804F03">
          <w:t xml:space="preserve">and export </w:t>
        </w:r>
      </w:ins>
      <w:r>
        <w:t xml:space="preserve">a function to retrieve the color array from the </w:t>
      </w:r>
      <w:del w:id="277" w:author="Kelvin Sung" w:date="2021-09-08T10:53:00Z">
        <w:r>
          <w:delText xml:space="preserve">WebGL context and </w:delText>
        </w:r>
        <w:r w:rsidRPr="00276FB5">
          <w:delText xml:space="preserve">remember to </w:delText>
        </w:r>
        <w:r w:rsidR="000E6775">
          <w:delText xml:space="preserve">export </w:delText>
        </w:r>
        <w:r w:rsidR="00EA6B3D">
          <w:delText>it</w:delText>
        </w:r>
      </w:del>
      <w:ins w:id="278" w:author="Kelvin Sung" w:date="2021-09-08T10:53:00Z">
        <w:r w:rsidR="002152AD">
          <w:t>GPU memory</w:t>
        </w:r>
        <w:r w:rsidR="00804F03" w:rsidDel="002152AD">
          <w:t xml:space="preserve"> </w:t>
        </w:r>
      </w:ins>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r w:rsidR="000E6775">
        <w:t xml:space="preserve">    </w:t>
      </w:r>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38E47949" w:rsidR="00D0043A" w:rsidRDefault="000E6775" w:rsidP="00D0043A">
      <w:pPr>
        <w:pStyle w:val="Code"/>
      </w:pPr>
      <w:r>
        <w:t xml:space="preserve">                 </w:t>
      </w:r>
      <w:r w:rsidR="00D0043A">
        <w:t>gl.FRAMEBUFFER_COMPLETE) {</w:t>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16DD9A31" w:rsidR="006723AB" w:rsidRPr="00276FB5" w:rsidRDefault="006723AB" w:rsidP="00BD194A">
      <w:pPr>
        <w:pStyle w:val="BodyTextCont"/>
      </w:pPr>
      <w:r>
        <w:lastRenderedPageBreak/>
        <w:t xml:space="preserve">The </w:t>
      </w:r>
      <w:proofErr w:type="spellStart"/>
      <w:r w:rsidR="004D7101" w:rsidRPr="00DE3ED6">
        <w:rPr>
          <w:rStyle w:val="CodeInline"/>
        </w:rPr>
        <w:t>getColorArray</w:t>
      </w:r>
      <w:proofErr w:type="spellEnd"/>
      <w:r w:rsidR="004D7101" w:rsidRPr="00DE3ED6">
        <w:rPr>
          <w:rStyle w:val="CodeInline"/>
        </w:rPr>
        <w:t>()</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w:t>
      </w:r>
      <w:del w:id="279" w:author="Kelvin Sung" w:date="2021-09-08T10:53:00Z">
        <w:r>
          <w:delText>associated</w:delText>
        </w:r>
      </w:del>
      <w:ins w:id="280" w:author="Kelvin Sung" w:date="2021-09-08T10:53:00Z">
        <w:r w:rsidR="00804F03">
          <w:t xml:space="preserve">CPU memory </w:t>
        </w:r>
        <w:r w:rsidR="00AC7E93">
          <w:t>reference</w:t>
        </w:r>
        <w:r w:rsidR="00F003B3">
          <w:t>d</w:t>
        </w:r>
        <w:r w:rsidR="00804F03">
          <w:t xml:space="preserve"> by</w:t>
        </w:r>
      </w:ins>
      <w:r w:rsidR="00804F03">
        <w:t xml:space="preserve">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 xml:space="preserve">Modify </w:t>
      </w:r>
      <w:proofErr w:type="spellStart"/>
      <w:r>
        <w:t>TextureRenderable</w:t>
      </w:r>
      <w:proofErr w:type="spellEnd"/>
      <w:r>
        <w:t xml:space="preserve"> to Support</w:t>
      </w:r>
      <w:r w:rsidR="00465B03">
        <w:t xml:space="preserve"> </w:t>
      </w:r>
      <w:r w:rsidR="006723AB">
        <w:t>Per-Pixel Collision</w:t>
      </w:r>
    </w:p>
    <w:p w14:paraId="0ACF20A2" w14:textId="7C0844C5" w:rsidR="00F4482C" w:rsidRDefault="00F4482C" w:rsidP="00F4482C">
      <w:pPr>
        <w:pStyle w:val="BodyTextFirst"/>
      </w:pPr>
      <w:r>
        <w:t xml:space="preserve">The </w:t>
      </w:r>
      <w:proofErr w:type="spellStart"/>
      <w:r w:rsidRPr="00700B26">
        <w:rPr>
          <w:rStyle w:val="CodeInline"/>
        </w:rPr>
        <w:t>TextureRenderable</w:t>
      </w:r>
      <w:proofErr w:type="spellEnd"/>
      <w:r w:rsidR="00EA6B3D">
        <w:t xml:space="preserve"> </w:t>
      </w:r>
      <w:r>
        <w:t>is the most appropriate</w:t>
      </w:r>
      <w:r w:rsidR="00EA6B3D">
        <w:t xml:space="preserve"> </w:t>
      </w:r>
      <w:r w:rsidR="007C0E71">
        <w:t>class</w:t>
      </w:r>
      <w:r>
        <w:t xml:space="preserve"> for implementing the per-pixel collision functionality. This is because </w:t>
      </w:r>
      <w:proofErr w:type="spellStart"/>
      <w:r w:rsidRPr="00854E67">
        <w:rPr>
          <w:rStyle w:val="CodeInline"/>
        </w:rPr>
        <w:t>TextureRenderable</w:t>
      </w:r>
      <w:proofErr w:type="spellEnd"/>
      <w:r>
        <w:t xml:space="preserve"> is the base class for all classes that render textures. Implementation in this base class means all subclasses can inherit the functionality with minimal additional changes.</w:t>
      </w:r>
    </w:p>
    <w:p w14:paraId="54652A51" w14:textId="6357946F" w:rsidR="000A6DC9" w:rsidRDefault="00B365F9" w:rsidP="00DE3ED6">
      <w:pPr>
        <w:pStyle w:val="BodyTextCont"/>
      </w:pPr>
      <w:r w:rsidRPr="00BB35BD">
        <w:t xml:space="preserve">As the functionality </w:t>
      </w:r>
      <w:r w:rsidR="00DE3ED6">
        <w:t xml:space="preserve">of the </w:t>
      </w:r>
      <w:proofErr w:type="spellStart"/>
      <w:r w:rsidR="00DE3ED6" w:rsidRPr="00DE3ED6">
        <w:rPr>
          <w:rStyle w:val="CodeInline"/>
        </w:rPr>
        <w:t>TextureRenderable</w:t>
      </w:r>
      <w:proofErr w:type="spellEnd"/>
      <w:r w:rsidR="00DE3ED6">
        <w:t xml:space="preserve"> class </w:t>
      </w:r>
      <w:r w:rsidRPr="00BB35BD">
        <w:t xml:space="preserve">increases, so will the complexity and size of the implementation source code. For readability and expandability, it is important to maintain </w:t>
      </w:r>
      <w:del w:id="281" w:author="Kelvin Sung" w:date="2021-09-08T10:53:00Z">
        <w:r w:rsidRPr="00BB35BD">
          <w:delText>moderate</w:delText>
        </w:r>
      </w:del>
      <w:ins w:id="282" w:author="Kelvin Sung" w:date="2021-09-08T10:53:00Z">
        <w:r w:rsidR="00F826A6">
          <w:t>the</w:t>
        </w:r>
      </w:ins>
      <w:r w:rsidR="00F826A6">
        <w:t xml:space="preserve"> </w:t>
      </w:r>
      <w:r w:rsidRPr="00BB35BD">
        <w:t xml:space="preserve">size </w:t>
      </w:r>
      <w:ins w:id="283" w:author="Kelvin Sung" w:date="2021-09-08T10:53:00Z">
        <w:r w:rsidR="00F826A6">
          <w:t xml:space="preserve">of </w:t>
        </w:r>
      </w:ins>
      <w:r w:rsidRPr="00BB35BD">
        <w:t xml:space="preserve">source code files. An effective approach is to separate the source code of </w:t>
      </w:r>
      <w:del w:id="284" w:author="Kelvin Sung" w:date="2021-09-08T10:53:00Z">
        <w:r w:rsidR="00C456C8" w:rsidRPr="00BB35BD">
          <w:delText>the</w:delText>
        </w:r>
      </w:del>
      <w:ins w:id="285" w:author="Kelvin Sung" w:date="2021-09-08T10:53:00Z">
        <w:r w:rsidR="00124772">
          <w:t>a</w:t>
        </w:r>
      </w:ins>
      <w:r w:rsidR="00124772">
        <w:t xml:space="preserve"> </w:t>
      </w:r>
      <w:r w:rsidRPr="00BB35BD">
        <w:t>class into multiple files according to their functionality.</w:t>
      </w:r>
    </w:p>
    <w:p w14:paraId="48154928" w14:textId="77777777" w:rsidR="000A6DC9" w:rsidRPr="00BB35BD" w:rsidRDefault="000A6DC9" w:rsidP="00DE3ED6">
      <w:pPr>
        <w:pStyle w:val="Heading4"/>
      </w:pPr>
      <w:r w:rsidRPr="00BB35BD">
        <w:t>Organize the Source Code</w:t>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proofErr w:type="spellStart"/>
      <w:r w:rsidRPr="00DE3ED6">
        <w:rPr>
          <w:rStyle w:val="CodeInline"/>
        </w:rPr>
        <w:t>TextureRenderable</w:t>
      </w:r>
      <w:proofErr w:type="spellEnd"/>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t>Create a new file in </w:t>
      </w:r>
      <w:proofErr w:type="spellStart"/>
      <w:r w:rsidRPr="00DE3ED6">
        <w:rPr>
          <w:rStyle w:val="CodeInline"/>
        </w:rPr>
        <w:t>src</w:t>
      </w:r>
      <w:proofErr w:type="spellEnd"/>
      <w:r w:rsidRPr="00DE3ED6">
        <w:rPr>
          <w:rStyle w:val="CodeInline"/>
        </w:rPr>
        <w:t>/engine/</w:t>
      </w:r>
      <w:proofErr w:type="spellStart"/>
      <w:r w:rsidR="00312AF0">
        <w:rPr>
          <w:rStyle w:val="CodeInline"/>
        </w:rPr>
        <w:t>renderables</w:t>
      </w:r>
      <w:proofErr w:type="spellEnd"/>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proofErr w:type="spellStart"/>
      <w:r w:rsidR="003E017E" w:rsidRPr="00DE3ED6">
        <w:rPr>
          <w:rStyle w:val="CodeInlin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proofErr w:type="spellStart"/>
      <w:r w:rsidR="00A20DC1" w:rsidRPr="00DE3ED6">
        <w:rPr>
          <w:rStyle w:val="CodeInlin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proofErr w:type="spellStart"/>
      <w:r w:rsidR="0075150B">
        <w:rPr>
          <w:rFonts w:ascii="TheSansMonoConNormal" w:hAnsi="TheSansMonoConNormal"/>
          <w:bdr w:val="none" w:sz="0" w:space="0" w:color="auto" w:frame="1"/>
        </w:rPr>
        <w:t>TextureRenderable</w:t>
      </w:r>
      <w:proofErr w:type="spellEnd"/>
      <w:r w:rsidR="0075150B">
        <w:t xml:space="preserve"> a</w:t>
      </w:r>
      <w:r w:rsidRPr="00BB35BD">
        <w:t>ccess point by adding the following code.</w:t>
      </w:r>
    </w:p>
    <w:p w14:paraId="24684ED2" w14:textId="77777777" w:rsidR="000A6DC9" w:rsidRPr="00BB35BD" w:rsidRDefault="000A6DC9" w:rsidP="000A6DC9">
      <w:pPr>
        <w:pStyle w:val="Code"/>
      </w:pPr>
      <w:r w:rsidRPr="00BB35BD">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lastRenderedPageBreak/>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proofErr w:type="spellStart"/>
      <w:r w:rsidR="00F4482C" w:rsidRPr="00DE3ED6">
        <w:rPr>
          <w:rStyle w:val="CodeInline"/>
        </w:rPr>
        <w:t>TextureRenderable</w:t>
      </w:r>
      <w:proofErr w:type="spellEnd"/>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68462FAF" w:rsidR="00C82AC6" w:rsidRPr="00BB35BD" w:rsidRDefault="00DB2316" w:rsidP="00D632C1">
      <w:pPr>
        <w:pStyle w:val="Heading4"/>
      </w:pPr>
      <w:r>
        <w:t>Define Access to</w:t>
      </w:r>
      <w:r w:rsidR="00C456C8">
        <w:t xml:space="preserve"> the</w:t>
      </w:r>
      <w:r>
        <w:t xml:space="preserve"> Texture Color Array</w:t>
      </w:r>
    </w:p>
    <w:p w14:paraId="04CC2A83" w14:textId="71466854"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w:t>
      </w:r>
      <w:ins w:id="286" w:author="Jeb Pavleas" w:date="2021-09-12T05:15:00Z">
        <w:r w:rsidR="00AD570A">
          <w:t>s</w:t>
        </w:r>
      </w:ins>
      <w:r>
        <w:t xml:space="preserve"> a texture. You must now edit </w:t>
      </w:r>
      <w:proofErr w:type="spellStart"/>
      <w:r w:rsidRPr="00D632C1">
        <w:rPr>
          <w:rStyle w:val="CodeInline"/>
        </w:rPr>
        <w:t>TextureRenderable</w:t>
      </w:r>
      <w:proofErr w:type="spellEnd"/>
      <w:r>
        <w:t xml:space="preserve"> to gain access to this color array.</w:t>
      </w:r>
    </w:p>
    <w:p w14:paraId="27973194" w14:textId="63535CF5" w:rsidR="006723AB" w:rsidRPr="00B25031" w:rsidRDefault="006723AB" w:rsidP="00BB35BD">
      <w:pPr>
        <w:pStyle w:val="NumList"/>
        <w:numPr>
          <w:ilvl w:val="0"/>
          <w:numId w:val="27"/>
        </w:numPr>
      </w:pPr>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Pr="00E0348C" w:rsidRDefault="00867D86" w:rsidP="00867D86">
      <w:pPr>
        <w:pStyle w:val="Code"/>
        <w:rPr>
          <w:rStyle w:val="CodeBold"/>
          <w:rPrChange w:id="287" w:author="Kelvin Sung" w:date="2021-09-08T10:53:00Z">
            <w:rPr/>
          </w:rPrChange>
        </w:rPr>
      </w:pPr>
      <w:r>
        <w:t xml:space="preserve">        </w:t>
      </w:r>
      <w:r w:rsidRPr="00E0348C">
        <w:rPr>
          <w:rStyle w:val="CodeBold"/>
          <w:rPrChange w:id="288" w:author="Kelvin Sung" w:date="2021-09-08T10:53:00Z">
            <w:rPr/>
          </w:rPrChange>
        </w:rPr>
        <w:t>this.mTextureInfo = null;</w:t>
      </w:r>
    </w:p>
    <w:p w14:paraId="57672B0F" w14:textId="77777777" w:rsidR="00867D86" w:rsidRPr="00E0348C" w:rsidRDefault="00867D86" w:rsidP="00867D86">
      <w:pPr>
        <w:pStyle w:val="Code"/>
        <w:rPr>
          <w:rStyle w:val="CodeBold"/>
          <w:rPrChange w:id="289" w:author="Kelvin Sung" w:date="2021-09-08T10:53:00Z">
            <w:rPr/>
          </w:rPrChange>
        </w:rPr>
      </w:pPr>
      <w:r>
        <w:t xml:space="preserve">        </w:t>
      </w:r>
      <w:r w:rsidRPr="00E0348C">
        <w:rPr>
          <w:rStyle w:val="CodeBold"/>
          <w:rPrChange w:id="290" w:author="Kelvin Sung" w:date="2021-09-08T10:53:00Z">
            <w:rPr/>
          </w:rPrChange>
        </w:rPr>
        <w:t>this.mColorArray = null;</w:t>
      </w:r>
    </w:p>
    <w:p w14:paraId="2BEBBC30" w14:textId="77777777" w:rsidR="00867D86" w:rsidRDefault="00867D86" w:rsidP="00867D86">
      <w:pPr>
        <w:pStyle w:val="Code"/>
      </w:pPr>
      <w:r>
        <w:t xml:space="preserve">        // defined for subclass to override</w:t>
      </w:r>
    </w:p>
    <w:p w14:paraId="0D9F39D5" w14:textId="77777777" w:rsidR="00867D86" w:rsidRPr="00E0348C" w:rsidRDefault="00867D86" w:rsidP="00867D86">
      <w:pPr>
        <w:pStyle w:val="Code"/>
        <w:rPr>
          <w:rStyle w:val="CodeBold"/>
          <w:rPrChange w:id="291" w:author="Kelvin Sung" w:date="2021-09-08T10:53:00Z">
            <w:rPr/>
          </w:rPrChange>
        </w:rPr>
      </w:pPr>
      <w:r>
        <w:t xml:space="preserve">        </w:t>
      </w:r>
      <w:r w:rsidRPr="00E0348C">
        <w:rPr>
          <w:rStyle w:val="CodeBold"/>
          <w:rPrChange w:id="292" w:author="Kelvin Sung" w:date="2021-09-08T10:53:00Z">
            <w:rPr/>
          </w:rPrChange>
        </w:rPr>
        <w:t>this.mElmWidthPixels = 0;</w:t>
      </w:r>
    </w:p>
    <w:p w14:paraId="307A634B" w14:textId="77777777" w:rsidR="00867D86" w:rsidRPr="00E0348C" w:rsidRDefault="00867D86" w:rsidP="00867D86">
      <w:pPr>
        <w:pStyle w:val="Code"/>
        <w:rPr>
          <w:rStyle w:val="CodeBold"/>
          <w:rPrChange w:id="293" w:author="Kelvin Sung" w:date="2021-09-08T10:53:00Z">
            <w:rPr/>
          </w:rPrChange>
        </w:rPr>
      </w:pPr>
      <w:r>
        <w:t xml:space="preserve">        </w:t>
      </w:r>
      <w:r w:rsidRPr="00E0348C">
        <w:rPr>
          <w:rStyle w:val="CodeBold"/>
          <w:rPrChange w:id="294" w:author="Kelvin Sung" w:date="2021-09-08T10:53:00Z">
            <w:rPr/>
          </w:rPrChange>
        </w:rPr>
        <w:t>this.mElmHeightPixels = 0;</w:t>
      </w:r>
    </w:p>
    <w:p w14:paraId="623FEF96" w14:textId="77777777" w:rsidR="00867D86" w:rsidRPr="00E0348C" w:rsidRDefault="00867D86" w:rsidP="00867D86">
      <w:pPr>
        <w:pStyle w:val="Code"/>
        <w:rPr>
          <w:rStyle w:val="CodeBold"/>
          <w:rPrChange w:id="295" w:author="Kelvin Sung" w:date="2021-09-08T10:53:00Z">
            <w:rPr/>
          </w:rPrChange>
        </w:rPr>
      </w:pPr>
      <w:r>
        <w:t xml:space="preserve">        </w:t>
      </w:r>
      <w:r w:rsidRPr="00E0348C">
        <w:rPr>
          <w:rStyle w:val="CodeBold"/>
          <w:rPrChange w:id="296" w:author="Kelvin Sung" w:date="2021-09-08T10:53:00Z">
            <w:rPr/>
          </w:rPrChange>
        </w:rPr>
        <w:t>this.mElmLeftIndex = 0;</w:t>
      </w:r>
    </w:p>
    <w:p w14:paraId="49D7484D" w14:textId="77777777" w:rsidR="00867D86" w:rsidRPr="00E0348C" w:rsidRDefault="00867D86" w:rsidP="00867D86">
      <w:pPr>
        <w:pStyle w:val="Code"/>
        <w:rPr>
          <w:rStyle w:val="CodeBold"/>
          <w:rPrChange w:id="297" w:author="Kelvin Sung" w:date="2021-09-08T10:53:00Z">
            <w:rPr/>
          </w:rPrChange>
        </w:rPr>
      </w:pPr>
      <w:r>
        <w:t xml:space="preserve">        </w:t>
      </w:r>
      <w:r w:rsidRPr="00E0348C">
        <w:rPr>
          <w:rStyle w:val="CodeBold"/>
          <w:rPrChange w:id="298" w:author="Kelvin Sung" w:date="2021-09-08T10:53:00Z">
            <w:rPr/>
          </w:rPrChange>
        </w:rPr>
        <w:t>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Pr="00E0348C" w:rsidRDefault="00867D86" w:rsidP="00867D86">
      <w:pPr>
        <w:pStyle w:val="Code"/>
        <w:rPr>
          <w:rStyle w:val="CodeBold"/>
          <w:rPrChange w:id="299" w:author="Kelvin Sung" w:date="2021-09-08T10:53:00Z">
            <w:rPr/>
          </w:rPrChange>
        </w:rPr>
      </w:pPr>
      <w:r>
        <w:t xml:space="preserve">        </w:t>
      </w:r>
      <w:r w:rsidRPr="00E0348C">
        <w:rPr>
          <w:rStyle w:val="CodeBold"/>
          <w:rPrChange w:id="300" w:author="Kelvin Sung" w:date="2021-09-08T10:53:00Z">
            <w:rPr/>
          </w:rPrChange>
        </w:rPr>
        <w:t xml:space="preserve">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proofErr w:type="spellStart"/>
      <w:r w:rsidRPr="008D7C2C">
        <w:rPr>
          <w:rStyle w:val="CodeInline"/>
        </w:rPr>
        <w:t>setTexture</w:t>
      </w:r>
      <w:proofErr w:type="spell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31E64316" w:rsidR="006723AB" w:rsidRDefault="008C23B7" w:rsidP="00BD194A">
      <w:pPr>
        <w:pStyle w:val="BodyTextCont"/>
      </w:pPr>
      <w:r>
        <w:lastRenderedPageBreak/>
        <w:t xml:space="preserve">Note that </w:t>
      </w:r>
      <w:del w:id="301" w:author="Kelvin Sung" w:date="2021-09-08T10:53:00Z">
        <w:r w:rsidR="006723AB">
          <w:delText>the</w:delText>
        </w:r>
      </w:del>
      <w:ins w:id="302" w:author="Kelvin Sung" w:date="2021-09-08T10:53:00Z">
        <w:r>
          <w:t>b</w:t>
        </w:r>
        <w:r w:rsidR="009A156C">
          <w:t xml:space="preserve">y default, the </w:t>
        </w:r>
        <w:proofErr w:type="spellStart"/>
        <w:r w:rsidR="009A156C" w:rsidRPr="00E0348C">
          <w:rPr>
            <w:rStyle w:val="CodeInline"/>
          </w:rPr>
          <w:t>mColorArry</w:t>
        </w:r>
        <w:proofErr w:type="spellEnd"/>
        <w:r w:rsidR="009A156C">
          <w:t xml:space="preserve"> is initialized to </w:t>
        </w:r>
        <w:r w:rsidR="009A156C" w:rsidRPr="00E0348C">
          <w:rPr>
            <w:rStyle w:val="CodeInline"/>
          </w:rPr>
          <w:t>null</w:t>
        </w:r>
        <w:r w:rsidR="00262CF9">
          <w:t xml:space="preserve">. For CPU memory optimization, the </w:t>
        </w:r>
        <w:r w:rsidR="009A156C">
          <w:t>color array is fetched from the GPU to the CPU</w:t>
        </w:r>
        <w:r w:rsidR="00262CF9">
          <w:t xml:space="preserve"> </w:t>
        </w:r>
        <w:r w:rsidR="00D27181">
          <w:t xml:space="preserve">only </w:t>
        </w:r>
        <w:r w:rsidR="00262CF9">
          <w:t>for textures that participate in per-pixel collision</w:t>
        </w:r>
        <w:r w:rsidR="009A156C">
          <w:t xml:space="preserve">. </w:t>
        </w:r>
        <w:r>
          <w:t>T</w:t>
        </w:r>
        <w:r w:rsidR="006723AB">
          <w:t>he</w:t>
        </w:r>
      </w:ins>
      <w:r w:rsidR="006723AB">
        <w:t xml:space="preserve"> </w:t>
      </w:r>
      <w:proofErr w:type="spellStart"/>
      <w:r w:rsidR="006723AB" w:rsidRPr="0034212A">
        <w:rPr>
          <w:rStyle w:val="CodeInline"/>
        </w:rPr>
        <w:t>m</w:t>
      </w:r>
      <w:r w:rsidR="00867D86">
        <w:rPr>
          <w:rStyle w:val="CodeInline"/>
        </w:rPr>
        <w:t>Elm</w:t>
      </w:r>
      <w:r w:rsidR="006723AB" w:rsidRPr="0034212A">
        <w:rPr>
          <w:rStyle w:val="CodeInline"/>
        </w:rPr>
        <w:t>Width</w:t>
      </w:r>
      <w:r w:rsidR="00C86A71">
        <w:rPr>
          <w:rStyle w:val="CodeInline"/>
        </w:rPr>
        <w:t>Pixels</w:t>
      </w:r>
      <w:proofErr w:type="spellEnd"/>
      <w:r w:rsidR="00C86A71">
        <w:t xml:space="preserve"> and </w:t>
      </w:r>
      <w:proofErr w:type="spellStart"/>
      <w:r w:rsidR="00C86A71">
        <w:rPr>
          <w:rStyle w:val="CodeInline"/>
        </w:rPr>
        <w:t>mElmH</w:t>
      </w:r>
      <w:r w:rsidR="006723AB" w:rsidRPr="0034212A">
        <w:rPr>
          <w:rStyle w:val="CodeInline"/>
        </w:rPr>
        <w:t>eight</w:t>
      </w:r>
      <w:r w:rsidR="00C86A71">
        <w:rPr>
          <w:rStyle w:val="CodeInline"/>
        </w:rPr>
        <w:t>Pixels</w:t>
      </w:r>
      <w:proofErr w:type="spellEnd"/>
      <w:r w:rsidR="006723AB">
        <w:t xml:space="preserve"> variables are </w:t>
      </w:r>
      <w:r w:rsidR="00C86A71">
        <w:t xml:space="preserve">the width and height of the texture. These variables </w:t>
      </w:r>
      <w:r w:rsidR="00761E2D">
        <w:t xml:space="preserve">are </w:t>
      </w:r>
      <w:r w:rsidR="006723AB">
        <w:t>defined for later subclass overrides such that the algorithm can support the collision of sprite elements</w:t>
      </w:r>
      <w:r w:rsidR="006723AB">
        <w:fldChar w:fldCharType="begin"/>
      </w:r>
      <w:r w:rsidR="006723AB">
        <w:instrText xml:space="preserve"> XE "</w:instrText>
      </w:r>
      <w:r w:rsidR="006723AB" w:rsidRPr="00537262">
        <w:instrText>Per-Pixel Collisions Project:TextureRenderable modification</w:instrText>
      </w:r>
      <w:r w:rsidR="006723AB">
        <w:instrText xml:space="preserve">" </w:instrText>
      </w:r>
      <w:r w:rsidR="006723AB">
        <w:fldChar w:fldCharType="end"/>
      </w:r>
      <w:r w:rsidR="006723AB">
        <w:t>.</w:t>
      </w:r>
    </w:p>
    <w:p w14:paraId="38496CC7" w14:textId="4AA10B90" w:rsidR="006723AB" w:rsidRPr="000223FC" w:rsidRDefault="006723AB" w:rsidP="00D632C1">
      <w:pPr>
        <w:pStyle w:val="Heading4"/>
      </w:pPr>
      <w:r w:rsidRPr="008D7C2C">
        <w:t xml:space="preserve">Implement Per-Pixel Collision </w:t>
      </w:r>
    </w:p>
    <w:p w14:paraId="459F5E83" w14:textId="6455BB84"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proofErr w:type="spellStart"/>
      <w:r w:rsidR="006431DE" w:rsidRPr="00D632C1">
        <w:rPr>
          <w:rStyle w:val="CodeInline"/>
        </w:rPr>
        <w:t>TextureRenderable</w:t>
      </w:r>
      <w:proofErr w:type="spellEnd"/>
      <w:r w:rsidR="006431DE">
        <w:t xml:space="preserve"> class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t>Note</w:t>
      </w:r>
      <w:r>
        <w:t xml:space="preserve"> JavaScript classes are implemented based on prototype chains. After class construction, instance methods can be accessed and defined via the prototype of the class or </w:t>
      </w:r>
      <w:proofErr w:type="spellStart"/>
      <w:r w:rsidRPr="004767E2">
        <w:rPr>
          <w:rStyle w:val="CodeInline"/>
        </w:rPr>
        <w:t>aClass.prototype.method</w:t>
      </w:r>
      <w:proofErr w:type="spellEnd"/>
      <w:r>
        <w:t xml:space="preserve">. For more information on JavaScript classes and prototypes, please refer to </w:t>
      </w:r>
      <w:commentRangeStart w:id="303"/>
      <w:r w:rsidRPr="008852CB">
        <w:t>https://developer.mozilla.org/en-US/docs/Web/JavaScript/Inheritance_and_the_prototype_chain</w:t>
      </w:r>
      <w:commentRangeEnd w:id="303"/>
      <w:r w:rsidR="00AD570A">
        <w:rPr>
          <w:rStyle w:val="CommentReference"/>
          <w:rFonts w:asciiTheme="minorHAnsi" w:hAnsiTheme="minorHAnsi"/>
        </w:rPr>
        <w:commentReference w:id="303"/>
      </w:r>
    </w:p>
    <w:p w14:paraId="5B97DE89" w14:textId="03D763B0" w:rsidR="006723AB" w:rsidRDefault="006723AB" w:rsidP="00D632C1">
      <w:pPr>
        <w:pStyle w:val="NumList"/>
        <w:numPr>
          <w:ilvl w:val="0"/>
          <w:numId w:val="17"/>
        </w:numPr>
      </w:pPr>
      <w:r>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lastRenderedPageBreak/>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one pixel overlap is detected or when </w:t>
      </w:r>
      <w:proofErr w:type="spellStart"/>
      <w:r w:rsidRPr="007F11CD">
        <w:rPr>
          <w:rStyle w:val="CodeInline"/>
        </w:rPr>
        <w:lastRenderedPageBreak/>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proofErr w:type="spellStart"/>
      <w:r w:rsidR="00EA484D" w:rsidRPr="00276FB5">
        <w:t>GameObject</w:t>
      </w:r>
      <w:proofErr w:type="spellEnd"/>
      <w:r w:rsidR="00EA484D">
        <w:t xml:space="preserve"> </w:t>
      </w:r>
    </w:p>
    <w:p w14:paraId="2940A542" w14:textId="041BC6C1"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proofErr w:type="spellStart"/>
      <w:r w:rsidRPr="00D632C1">
        <w:rPr>
          <w:rStyle w:val="CodeInline"/>
        </w:rPr>
        <w:t>pixelTouches</w:t>
      </w:r>
      <w:proofErr w:type="spellEnd"/>
      <w:r w:rsidRPr="00D632C1">
        <w:rPr>
          <w:rStyle w:val="CodeInline"/>
        </w:rPr>
        <w:t>()</w:t>
      </w:r>
      <w:r>
        <w:t xml:space="preserve"> function to t</w:t>
      </w:r>
      <w:r w:rsidR="006723AB">
        <w:t xml:space="preserve">he </w:t>
      </w:r>
      <w:proofErr w:type="spellStart"/>
      <w:r w:rsidR="006723AB" w:rsidRPr="003B48C0">
        <w:rPr>
          <w:rStyle w:val="CodeInline"/>
        </w:rPr>
        <w:t>GameObject</w:t>
      </w:r>
      <w:proofErr w:type="spellEnd"/>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0B2250EA" w:rsidR="006723AB" w:rsidRPr="00E34AF0" w:rsidRDefault="006723AB" w:rsidP="00D632C1">
      <w:pPr>
        <w:pStyle w:val="BodyTextFirst"/>
      </w:pPr>
      <w:r w:rsidRPr="00276FB5">
        <w:t xml:space="preserve">    </w:t>
      </w:r>
      <w:r>
        <w:t>This function checks to ensure that the objects are colliding and delegates the actual per-pixel collision to</w:t>
      </w:r>
      <w:r w:rsidR="001445CF">
        <w:t xml:space="preserve"> the</w:t>
      </w:r>
      <w:r>
        <w:t xml:space="preserve"> </w:t>
      </w:r>
      <w:proofErr w:type="spellStart"/>
      <w:r w:rsidRPr="004359F6">
        <w:rPr>
          <w:rStyle w:val="CodeInline"/>
        </w:rPr>
        <w:t>TextureRenderable</w:t>
      </w:r>
      <w:proofErr w:type="spellEnd"/>
      <w:r>
        <w:t xml:space="preserve"> objects. Notice the </w:t>
      </w:r>
      <w:proofErr w:type="spellStart"/>
      <w:r w:rsidRPr="009602A9">
        <w:rPr>
          <w:rStyle w:val="CodeInline"/>
        </w:rPr>
        <w:t>intersectsBound</w:t>
      </w:r>
      <w:proofErr w:type="spellEnd"/>
      <w:r w:rsidRPr="009602A9">
        <w:rPr>
          <w:rStyle w:val="CodeInline"/>
        </w:rPr>
        <w:t>()</w:t>
      </w:r>
      <w:r>
        <w:t xml:space="preserve"> function for a bounding box intersection check before invoking the potentially expensive </w:t>
      </w:r>
      <w:proofErr w:type="spellStart"/>
      <w:r w:rsidRPr="004359F6">
        <w:rPr>
          <w:rStyle w:val="CodeInline"/>
        </w:rPr>
        <w:t>TextureRenderable</w:t>
      </w:r>
      <w:r>
        <w:rPr>
          <w:rStyle w:val="CodeInline"/>
        </w:rPr>
        <w:t>.pixelTouches</w:t>
      </w:r>
      <w:proofErr w:type="spellEnd"/>
      <w:r>
        <w:rPr>
          <w:rStyle w:val="CodeInline"/>
        </w:rPr>
        <w:t>()</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r>
        <w:t>Test the Per-</w:t>
      </w:r>
      <w:r w:rsidRPr="0023031F">
        <w:t>Pixel Collision</w:t>
      </w:r>
      <w:r>
        <w:t xml:space="preserve"> in </w:t>
      </w:r>
      <w:proofErr w:type="spellStart"/>
      <w:r>
        <w:t>MyGame</w:t>
      </w:r>
      <w:proofErr w:type="spellEnd"/>
      <w:r>
        <w:fldChar w:fldCharType="begin"/>
      </w:r>
      <w:r>
        <w:instrText xml:space="preserve"> XE "</w:instrText>
      </w:r>
      <w:r w:rsidRPr="00537262">
        <w:instrText>Per-Pixel Collisions Project:in MyGame</w:instrText>
      </w:r>
      <w:r>
        <w:instrText xml:space="preserve">" </w:instrText>
      </w:r>
      <w:r>
        <w:fldChar w:fldCharType="end"/>
      </w:r>
    </w:p>
    <w:p w14:paraId="4CDF4D1E" w14:textId="69A877E2" w:rsidR="00823C60"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w:t>
      </w:r>
      <w:del w:id="304" w:author="Kelvin Sung" w:date="2021-09-08T10:53:00Z">
        <w:r>
          <w:delText xml:space="preserve">The only noteworthy code fragment is the collision testing in the </w:delText>
        </w:r>
        <w:r w:rsidRPr="00A37510">
          <w:rPr>
            <w:rStyle w:val="CodeInline"/>
          </w:rPr>
          <w:delText>update()</w:delText>
        </w:r>
        <w:r>
          <w:delText xml:space="preserve"> function, as shown here:</w:delText>
        </w:r>
      </w:del>
    </w:p>
    <w:p w14:paraId="7F0C1195" w14:textId="77777777" w:rsidR="006723AB" w:rsidRPr="007D0316" w:rsidRDefault="006723AB" w:rsidP="006723AB">
      <w:pPr>
        <w:pStyle w:val="Code"/>
        <w:rPr>
          <w:del w:id="305" w:author="Kelvin Sung" w:date="2021-09-08T10:53:00Z"/>
        </w:rPr>
      </w:pPr>
    </w:p>
    <w:p w14:paraId="6F42A58A" w14:textId="367B1546" w:rsidR="006723AB" w:rsidRPr="00E126C4" w:rsidRDefault="006723AB" w:rsidP="00E0348C">
      <w:pPr>
        <w:pStyle w:val="BodyTextCont"/>
        <w:rPr>
          <w:ins w:id="306" w:author="Kelvin Sung" w:date="2021-09-08T10:53:00Z"/>
        </w:rPr>
      </w:pPr>
      <w:commentRangeStart w:id="307"/>
      <w:ins w:id="308" w:author="Kelvin Sung" w:date="2021-09-08T10:53:00Z">
        <w:r>
          <w:t xml:space="preserve">The noteworthy code fragment is the collision testing in the </w:t>
        </w:r>
        <w:proofErr w:type="gramStart"/>
        <w:r w:rsidRPr="00A37510">
          <w:rPr>
            <w:rStyle w:val="CodeInline"/>
          </w:rPr>
          <w:t>update(</w:t>
        </w:r>
        <w:proofErr w:type="gramEnd"/>
        <w:r w:rsidRPr="00A37510">
          <w:rPr>
            <w:rStyle w:val="CodeInline"/>
          </w:rPr>
          <w:t>)</w:t>
        </w:r>
        <w:r>
          <w:t xml:space="preserve"> function, as shown here:</w:t>
        </w:r>
      </w:ins>
      <w:commentRangeEnd w:id="307"/>
      <w:r w:rsidR="00E47E9E">
        <w:rPr>
          <w:rStyle w:val="CommentReference"/>
          <w:rFonts w:asciiTheme="minorHAnsi" w:hAnsiTheme="minorHAnsi"/>
        </w:rPr>
        <w:commentReference w:id="307"/>
      </w: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lastRenderedPageBreak/>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19029A8C" w14:textId="77777777" w:rsidR="00FA13DB" w:rsidRDefault="00FA13DB" w:rsidP="00FA13DB">
      <w:pPr>
        <w:pStyle w:val="Heading3"/>
        <w:rPr>
          <w:ins w:id="309" w:author="Kelvin Sung" w:date="2021-09-08T10:53:00Z"/>
        </w:rPr>
      </w:pPr>
      <w:ins w:id="310" w:author="Kelvin Sung" w:date="2021-09-08T10:53:00Z">
        <w:r>
          <w:t>Observation</w:t>
        </w:r>
      </w:ins>
    </w:p>
    <w:p w14:paraId="090F46C5" w14:textId="0D0B8455" w:rsidR="00DB2578" w:rsidRDefault="006723AB" w:rsidP="00FA13DB">
      <w:pPr>
        <w:pStyle w:val="BodyTextFirst"/>
        <w:rPr>
          <w:ins w:id="311" w:author="Kelvin Sung" w:date="2021-09-08T10:53:00Z"/>
        </w:rPr>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w:t>
      </w:r>
      <w:del w:id="312" w:author="Kelvin Sung" w:date="2021-09-08T10:53:00Z">
        <w:r>
          <w:delText xml:space="preserve">position. </w:delText>
        </w:r>
      </w:del>
      <w:ins w:id="313" w:author="Kelvin Sung" w:date="2021-09-08T10:53:00Z">
        <w:r>
          <w:t>position</w:t>
        </w:r>
        <w:r w:rsidR="00DB2578">
          <w:t>s</w:t>
        </w:r>
        <w:r>
          <w:t xml:space="preserve">. </w:t>
        </w:r>
      </w:ins>
    </w:p>
    <w:p w14:paraId="7CBF97CA" w14:textId="28FCE5F9" w:rsidR="006723AB" w:rsidRPr="000A2B88" w:rsidRDefault="006723AB" w:rsidP="00DB2578">
      <w:pPr>
        <w:pStyle w:val="BodyTextCont"/>
      </w:pPr>
      <w:r>
        <w:t xml:space="preserve">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lastRenderedPageBreak/>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1F13A3"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1F13A3"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lastRenderedPageBreak/>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E5DECBF"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r w:rsidRPr="007C1F86">
        <w:rPr>
          <w:rStyle w:val="CodeInline"/>
        </w:rPr>
        <w:t>indexToWCPosition</w:t>
      </w:r>
      <w:proofErr w:type="spellEnd"/>
      <w:r w:rsidRPr="007C1F86">
        <w:rPr>
          <w:rStyle w:val="CodeInline"/>
        </w:rPr>
        <w:t>()</w:t>
      </w:r>
      <w:r>
        <w:t xml:space="preserve"> function.</w:t>
      </w:r>
    </w:p>
    <w:p w14:paraId="06929A71" w14:textId="4CC2B689" w:rsidR="0055334A" w:rsidRPr="0055334A" w:rsidRDefault="0055334A" w:rsidP="0055334A">
      <w:pPr>
        <w:pStyle w:val="Code"/>
      </w:pPr>
      <w:r w:rsidRPr="0055334A">
        <w:lastRenderedPageBreak/>
        <w:t xml:space="preserve">TextureRenderable.prototype._indexToWCPosition = function (returnWCPos, i, j, </w:t>
      </w:r>
      <w:r w:rsidRPr="00D632C1">
        <w:rPr>
          <w:rStyle w:val="CodeBold"/>
        </w:rPr>
        <w:t>xDir</w:t>
      </w:r>
      <w:r w:rsidRPr="0055334A">
        <w:t xml:space="preserve">, </w:t>
      </w:r>
      <w:r w:rsidRPr="00D632C1">
        <w:rPr>
          <w:rStyle w:val="CodeBold"/>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w:t>
      </w:r>
      <w:r w:rsidR="00121A59">
        <w:t xml:space="preserve">. Note that </w:t>
      </w:r>
      <w:proofErr w:type="spellStart"/>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are </w:t>
      </w:r>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t>
      </w:r>
      <w:proofErr w:type="spellStart"/>
      <w:r w:rsidRPr="00735E28">
        <w:rPr>
          <w:rStyle w:val="CodeInline"/>
        </w:rPr>
        <w:t>wcPositionToIndex</w:t>
      </w:r>
      <w:proofErr w:type="spell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D632C1">
        <w:rPr>
          <w:rStyle w:val="CodeBold"/>
        </w:rPr>
        <w:t>xDir</w:t>
      </w:r>
      <w:r>
        <w:t xml:space="preserve">, </w:t>
      </w:r>
      <w:r w:rsidRPr="00D632C1">
        <w:rPr>
          <w:rStyle w:val="CodeBold"/>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1FD1C59A" w14:textId="77777777" w:rsidR="0055334A" w:rsidRDefault="0055334A" w:rsidP="0055334A">
      <w:pPr>
        <w:pStyle w:val="Code"/>
      </w:pPr>
      <w:r>
        <w:t xml:space="preserve">    returnIndex[0] = this.mElmWidthPixels * (</w:t>
      </w:r>
      <w:r w:rsidRPr="00D632C1">
        <w:rPr>
          <w:rStyle w:val="CodeBold"/>
        </w:rPr>
        <w:t>xDisp</w:t>
      </w:r>
      <w:r>
        <w:t xml:space="preserve"> / this.mXform.getWidth());</w:t>
      </w:r>
    </w:p>
    <w:p w14:paraId="4D96762B" w14:textId="77777777" w:rsidR="0055334A" w:rsidRDefault="0055334A" w:rsidP="0055334A">
      <w:pPr>
        <w:pStyle w:val="Code"/>
      </w:pPr>
      <w:r>
        <w:t xml:space="preserve">    returnIndex[1] = this.mElmHeightPixels * (</w:t>
      </w:r>
      <w:r w:rsidRPr="00D632C1">
        <w:rPr>
          <w:rStyle w:val="CodeBold"/>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t>The</w:t>
      </w:r>
      <w:r w:rsidRPr="004A32C0">
        <w:t xml:space="preserve"> </w:t>
      </w:r>
      <w:proofErr w:type="spellStart"/>
      <w:r>
        <w:rPr>
          <w:rStyle w:val="CodeInline"/>
        </w:rPr>
        <w:t>p</w:t>
      </w:r>
      <w:r w:rsidRPr="004A32C0">
        <w:rPr>
          <w:rStyle w:val="CodeInline"/>
        </w:rPr>
        <w:t>ixelTouches</w:t>
      </w:r>
      <w:proofErr w:type="spell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lastRenderedPageBreak/>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D632C1">
        <w:rPr>
          <w:rStyle w:val="CodeBold"/>
        </w:rPr>
        <w:t>xDir</w:t>
      </w:r>
      <w:r>
        <w:t xml:space="preserve">, </w:t>
      </w:r>
      <w:r w:rsidRPr="00D632C1">
        <w:rPr>
          <w:rStyle w:val="CodeBold"/>
        </w:rPr>
        <w:t>yDir</w:t>
      </w:r>
      <w:r>
        <w:t>);</w:t>
      </w:r>
    </w:p>
    <w:p w14:paraId="1F27FB92" w14:textId="77777777" w:rsidR="0055334A" w:rsidRDefault="0055334A" w:rsidP="0055334A">
      <w:pPr>
        <w:pStyle w:val="Code"/>
      </w:pPr>
      <w:r>
        <w:t xml:space="preserve">                other._wcPositionToIndex(otherIndex, wcTouchPos, </w:t>
      </w:r>
      <w:r w:rsidRPr="00D632C1">
        <w:rPr>
          <w:rStyle w:val="CodeBold"/>
        </w:rPr>
        <w:t>otherXDir</w:t>
      </w:r>
      <w:r>
        <w:t xml:space="preserve">, </w:t>
      </w:r>
      <w:r w:rsidRPr="00D632C1">
        <w:rPr>
          <w:rStyle w:val="CodeBold"/>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proofErr w:type="spellStart"/>
      <w:r w:rsidR="00597DBE">
        <w:t>Game</w:t>
      </w:r>
      <w:r w:rsidR="004E2B90">
        <w:t>Object</w:t>
      </w:r>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D632C1" w:rsidRDefault="0055334A" w:rsidP="0055334A">
      <w:pPr>
        <w:pStyle w:val="Code"/>
        <w:rPr>
          <w:rStyle w:val="CodeBold"/>
        </w:rPr>
      </w:pPr>
      <w:r>
        <w:t xml:space="preserve">        </w:t>
      </w:r>
      <w:r w:rsidRPr="00D632C1">
        <w:rPr>
          <w:rStyle w:val="CodeBold"/>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lastRenderedPageBreak/>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44300E12" w14:textId="724065AC" w:rsidR="0055334A" w:rsidRPr="00D632C1" w:rsidRDefault="00CF5698" w:rsidP="0055334A">
      <w:pPr>
        <w:pStyle w:val="Code"/>
        <w:rPr>
          <w:rStyle w:val="CodeBold"/>
        </w:rPr>
      </w:pPr>
      <w:r w:rsidRPr="006022C0">
        <w:t xml:space="preserve">            </w:t>
      </w:r>
      <w:r w:rsidR="0055334A" w:rsidRPr="00D632C1">
        <w:rPr>
          <w:rStyle w:val="CodeBold"/>
        </w:rPr>
        <w:t>let myR = Math.sqrt(0.5*mySize[0]*0.5*mySize[0] + 0.5*mySize[1]*0.5*mySize[1]);</w:t>
      </w:r>
    </w:p>
    <w:p w14:paraId="02989A37" w14:textId="1FA98E5B" w:rsidR="0055334A" w:rsidRPr="00D632C1" w:rsidRDefault="00CF5698" w:rsidP="0055334A">
      <w:pPr>
        <w:pStyle w:val="Code"/>
        <w:rPr>
          <w:rStyle w:val="CodeBold"/>
        </w:rPr>
      </w:pPr>
      <w:r w:rsidRPr="006022C0">
        <w:t xml:space="preserve">            </w:t>
      </w:r>
      <w:r w:rsidR="0055334A" w:rsidRPr="00D632C1">
        <w:rPr>
          <w:rStyle w:val="CodeBold"/>
        </w:rPr>
        <w:t>let otherR = Math.sqrt(0.5*otherSize[0]*0.5*otherSize[0] + 0.5*otherSize[1]*0.5*otherSize[1]);</w:t>
      </w:r>
    </w:p>
    <w:p w14:paraId="3360E302" w14:textId="63F9C71F" w:rsidR="0055334A" w:rsidRPr="00D632C1" w:rsidRDefault="00CF5698" w:rsidP="0055334A">
      <w:pPr>
        <w:pStyle w:val="Code"/>
        <w:rPr>
          <w:rStyle w:val="CodeBold"/>
        </w:rPr>
      </w:pPr>
      <w:r w:rsidRPr="006022C0">
        <w:t xml:space="preserve">            </w:t>
      </w:r>
      <w:r w:rsidR="0055334A" w:rsidRPr="00D632C1">
        <w:rPr>
          <w:rStyle w:val="CodeBold"/>
        </w:rPr>
        <w:t>let d = [];</w:t>
      </w:r>
    </w:p>
    <w:p w14:paraId="26F191F5" w14:textId="10DC55FB" w:rsidR="0055334A" w:rsidRPr="00D632C1" w:rsidRDefault="00CF5698" w:rsidP="0055334A">
      <w:pPr>
        <w:pStyle w:val="Code"/>
        <w:rPr>
          <w:rStyle w:val="CodeBold"/>
        </w:rPr>
      </w:pPr>
      <w:r w:rsidRPr="006022C0">
        <w:t xml:space="preserve">            </w:t>
      </w:r>
      <w:r w:rsidR="0055334A" w:rsidRPr="00D632C1">
        <w:rPr>
          <w:rStyle w:val="CodeBold"/>
        </w:rPr>
        <w:t>vec2.sub(d, myRen.getXform().getPosition(), otherRen.getXform().getPosition());</w:t>
      </w:r>
    </w:p>
    <w:p w14:paraId="1C792066" w14:textId="6162A729"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0DE06675"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In this section, you will</w:t>
      </w:r>
      <w:del w:id="314" w:author="Kelvin Sung" w:date="2021-09-08T10:53:00Z">
        <w:r w:rsidRPr="006C38E6">
          <w:delText xml:space="preserve"> see how to</w:delText>
        </w:r>
      </w:del>
      <w:r w:rsidRPr="006C38E6">
        <w:t xml:space="preserve">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2DA3C4EF"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lastRenderedPageBreak/>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57EF959D" w:rsidR="006723AB" w:rsidRPr="000B24DD" w:rsidRDefault="006723AB" w:rsidP="00BD194A">
      <w:pPr>
        <w:pStyle w:val="Bullet"/>
      </w:pPr>
      <w:r w:rsidRPr="000B24DD">
        <w:t xml:space="preserve">To </w:t>
      </w:r>
      <w:del w:id="315" w:author="Kelvin Sung" w:date="2021-09-08T10:53:00Z">
        <w:r w:rsidRPr="00BD194A">
          <w:delText>implement</w:delText>
        </w:r>
      </w:del>
      <w:ins w:id="316" w:author="Kelvin Sung" w:date="2021-09-08T10:53:00Z">
        <w:r w:rsidR="00830AFA">
          <w:t>generalize</w:t>
        </w:r>
      </w:ins>
      <w:r w:rsidR="00830AFA" w:rsidRPr="000B24DD">
        <w:t xml:space="preserve"> </w:t>
      </w:r>
      <w:ins w:id="317" w:author="Jeb Pavleas" w:date="2021-09-12T05:48:00Z">
        <w:r w:rsidR="008C7423">
          <w:t xml:space="preserve">the </w:t>
        </w:r>
      </w:ins>
      <w:r w:rsidRPr="000B24DD">
        <w:t xml:space="preserve">per-pixel </w:t>
      </w:r>
      <w:r>
        <w:t xml:space="preserve">collision </w:t>
      </w:r>
      <w:del w:id="318" w:author="Kelvin Sung" w:date="2021-09-08T10:53:00Z">
        <w:r>
          <w:delText>detection</w:delText>
        </w:r>
      </w:del>
      <w:ins w:id="319" w:author="Kelvin Sung" w:date="2021-09-08T10:53:00Z">
        <w:r w:rsidR="00A01885">
          <w:t>implementation</w:t>
        </w:r>
      </w:ins>
      <w:r w:rsidR="00A01885" w:rsidRPr="000B24DD">
        <w:t xml:space="preserve"> </w:t>
      </w:r>
      <w:r w:rsidRPr="000B24DD">
        <w:t xml:space="preserve">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t>Implement Per-Pixel Collision</w:t>
      </w:r>
      <w:r w:rsidR="00044976">
        <w:rPr>
          <w:rStyle w:val="CodeInline"/>
        </w:rPr>
        <w:t xml:space="preserve"> </w:t>
      </w:r>
      <w:r w:rsidR="00044976">
        <w:t xml:space="preserve">for </w:t>
      </w:r>
      <w:proofErr w:type="spellStart"/>
      <w:r w:rsidR="00044976">
        <w:t>SpriteRenderable</w:t>
      </w:r>
      <w:proofErr w:type="spellEnd"/>
    </w:p>
    <w:p w14:paraId="096C54D0" w14:textId="0401F099"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proofErr w:type="spellStart"/>
      <w:r w:rsidR="006723AB" w:rsidRPr="00C302AF">
        <w:rPr>
          <w:rStyle w:val="CodeInline"/>
        </w:rPr>
        <w:t>SpriteRenderable</w:t>
      </w:r>
      <w:proofErr w:type="spellEnd"/>
      <w:r w:rsidR="006723AB">
        <w:t xml:space="preserve"> objects. </w:t>
      </w:r>
    </w:p>
    <w:p w14:paraId="201F32BA" w14:textId="6E424697" w:rsidR="006723AB" w:rsidRDefault="009F1FCD" w:rsidP="00E60016">
      <w:pPr>
        <w:pStyle w:val="NumList"/>
        <w:numPr>
          <w:ilvl w:val="0"/>
          <w:numId w:val="23"/>
        </w:numPr>
      </w:pPr>
      <w:r>
        <w:lastRenderedPageBreak/>
        <w:t xml:space="preserve">Modify the </w:t>
      </w:r>
      <w:proofErr w:type="spellStart"/>
      <w:r w:rsidRPr="00D632C1">
        <w:rPr>
          <w:rStyle w:val="CodeInline"/>
        </w:rPr>
        <w:t>SpriteRenderable</w:t>
      </w:r>
      <w:proofErr w:type="spellEnd"/>
      <w:r>
        <w:t xml:space="preserve"> constructor to call the </w:t>
      </w:r>
      <w:r w:rsidRPr="00D632C1">
        <w:rPr>
          <w:rStyle w:val="CodeInline"/>
        </w:rPr>
        <w:t>_</w:t>
      </w:r>
      <w:proofErr w:type="spellStart"/>
      <w:r w:rsidRPr="00D632C1">
        <w:rPr>
          <w:rStyle w:val="CodeInline"/>
        </w:rPr>
        <w:t>setTexInfo</w:t>
      </w:r>
      <w:proofErr w:type="spellEnd"/>
      <w:r w:rsidRPr="00D632C1">
        <w:rPr>
          <w:rStyle w:val="CodeInline"/>
        </w:rPr>
        <w:t>()</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w:t>
      </w:r>
      <w:proofErr w:type="spellStart"/>
      <w:r w:rsidRPr="00B12194">
        <w:rPr>
          <w:rStyle w:val="CodeInline"/>
        </w:rPr>
        <w:t>setTexInfo</w:t>
      </w:r>
      <w:proofErr w:type="spellEnd"/>
      <w:r w:rsidRPr="00B12194">
        <w:rPr>
          <w:rStyle w:val="CodeInline"/>
        </w:rPr>
        <w:t>()</w:t>
      </w:r>
      <w:r>
        <w:t xml:space="preserve"> function to override instance variables defined in the </w:t>
      </w:r>
      <w:proofErr w:type="spellStart"/>
      <w:r w:rsidRPr="00B12194">
        <w:rPr>
          <w:rStyle w:val="CodeInline"/>
        </w:rPr>
        <w:t>TextureRenderable</w:t>
      </w:r>
      <w:proofErr w:type="spellEnd"/>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77777777" w:rsidR="002C0A57" w:rsidRDefault="002C0A57" w:rsidP="002C0A57">
      <w:pPr>
        <w:pStyle w:val="Code"/>
      </w:pPr>
      <w:r>
        <w:t xml:space="preserve">    this.mElmWidthPixels = ((this.mElmRight - this.mElmLeft) * imageW) + 1;</w:t>
      </w:r>
    </w:p>
    <w:p w14:paraId="375BE120" w14:textId="77777777" w:rsidR="002C0A57" w:rsidRDefault="002C0A57" w:rsidP="002C0A57">
      <w:pPr>
        <w:pStyle w:val="Code"/>
      </w:pPr>
      <w:r>
        <w:t xml:space="preserve">    this.mElmHeightPixels = ((this.mElmTop - this.mElmBottom) * imageH) + 1;</w:t>
      </w:r>
    </w:p>
    <w:p w14:paraId="5AD860AA" w14:textId="77777777" w:rsidR="002C0A57" w:rsidRDefault="002C0A57" w:rsidP="002C0A57">
      <w:pPr>
        <w:pStyle w:val="Code"/>
      </w:pPr>
      <w:r>
        <w:t>}</w:t>
      </w:r>
    </w:p>
    <w:p w14:paraId="5AFAA751" w14:textId="3A014402" w:rsidR="002C0A57" w:rsidRDefault="002C0A57" w:rsidP="00D632C1">
      <w:pPr>
        <w:pStyle w:val="BodyTextCont"/>
      </w:pPr>
      <w:r>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w:t>
      </w:r>
      <w:proofErr w:type="spellStart"/>
      <w:r w:rsidRPr="00363D0B">
        <w:rPr>
          <w:rStyle w:val="CodeInline"/>
        </w:rPr>
        <w:t>setTexInfo</w:t>
      </w:r>
      <w:proofErr w:type="spell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lastRenderedPageBreak/>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w:t>
      </w:r>
      <w:proofErr w:type="spellStart"/>
      <w:r w:rsidR="007D19E8">
        <w:t>TextureRenderable</w:t>
      </w:r>
      <w:proofErr w:type="spellEnd"/>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r w:rsidRPr="00176D5A">
        <w:rPr>
          <w:rStyle w:val="CodeInline"/>
        </w:rPr>
        <w:t>pixelAlphaValue</w:t>
      </w:r>
      <w:proofErr w:type="spell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proofErr w:type="spellStart"/>
      <w:r w:rsidRPr="00D632C1">
        <w:rPr>
          <w:rStyle w:val="CodeInline"/>
        </w:rPr>
        <w:t>TextureRenderable</w:t>
      </w:r>
      <w:proofErr w:type="spellEnd"/>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proofErr w:type="spellStart"/>
      <w:r w:rsidRPr="00D632C1">
        <w:rPr>
          <w:rStyle w:val="CodeInline"/>
        </w:rPr>
        <w:t>SpriteRenderable</w:t>
      </w:r>
      <w:proofErr w:type="spellEnd"/>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D632C1">
        <w:rPr>
          <w:rStyle w:val="CodeInline"/>
        </w:rPr>
        <w:t>SpriteAnimateRenderable</w:t>
      </w:r>
      <w:proofErr w:type="spellEnd"/>
      <w:r w:rsidRPr="00BD194A">
        <w:t xml:space="preserve"> objects with sprite elements defined in the top two rows of the </w:t>
      </w:r>
      <w:r w:rsidRPr="00D632C1">
        <w:rPr>
          <w:rStyle w:val="CodeInline"/>
        </w:rPr>
        <w:t>minion_sprite.png</w:t>
      </w:r>
      <w:r w:rsidRPr="00BD194A">
        <w:t xml:space="preserve"> animated sprite sheet</w:t>
      </w:r>
    </w:p>
    <w:p w14:paraId="1B0EAAEE" w14:textId="77777777" w:rsidR="00FA13DB" w:rsidRDefault="00FA13DB" w:rsidP="00FA13DB">
      <w:pPr>
        <w:pStyle w:val="Heading3"/>
        <w:rPr>
          <w:ins w:id="320" w:author="Kelvin Sung" w:date="2021-09-08T10:53:00Z"/>
        </w:rPr>
      </w:pPr>
      <w:ins w:id="321" w:author="Kelvin Sung" w:date="2021-09-08T10:53:00Z">
        <w:r>
          <w:t>Observation</w:t>
        </w:r>
      </w:ins>
    </w:p>
    <w:p w14:paraId="3154B43B" w14:textId="13EF9A7E" w:rsidR="006723AB" w:rsidRDefault="006723AB" w:rsidP="00FA13DB">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D632C1">
      <w:pPr>
        <w:pStyle w:val="NumList"/>
        <w:numPr>
          <w:ilvl w:val="0"/>
          <w:numId w:val="17"/>
        </w:numPr>
      </w:pPr>
      <w:r w:rsidRPr="00F84D15">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SpriteAnimatedRenderable</w:t>
      </w:r>
      <w:proofErr w:type="spellEnd"/>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p>
    <w:p w14:paraId="56ABCA9D" w14:textId="77777777" w:rsidR="006723AB" w:rsidRPr="00F84D15" w:rsidRDefault="006723AB" w:rsidP="00F84D15">
      <w:pPr>
        <w:pStyle w:val="NumList"/>
      </w:pPr>
      <w:r w:rsidRPr="00F84D15">
        <w:lastRenderedPageBreak/>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58AE2532"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w:t>
      </w:r>
      <w:ins w:id="322" w:author="Jeb Pavleas" w:date="2021-09-12T05:50:00Z">
        <w:r w:rsidR="008C7423">
          <w:t xml:space="preserve">a </w:t>
        </w:r>
      </w:ins>
      <w:r>
        <w:t>simpler and better organized control logic in the client</w:t>
      </w:r>
      <w:ins w:id="323" w:author="Jeb Pavleas" w:date="2021-09-12T05:51:00Z">
        <w:r w:rsidR="008C7423">
          <w:t>’s</w:t>
        </w:r>
      </w:ins>
      <w:r>
        <w:t xml:space="preserve">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w:t>
      </w:r>
      <w:ins w:id="324" w:author="Jeb Pavleas" w:date="2021-09-12T05:51:00Z">
        <w:r w:rsidR="008C7423">
          <w:t xml:space="preserve"> both</w:t>
        </w:r>
      </w:ins>
      <w:r>
        <w:t xml:space="preserve"> dot and cross products. You worked with these operators to implement the front-facing direction capability and create simple autonomous behaviors such as pointing toward a specific object and chasing.</w:t>
      </w:r>
    </w:p>
    <w:p w14:paraId="53B4B076" w14:textId="6F1CDBC9" w:rsidR="00173182" w:rsidRDefault="006723AB" w:rsidP="00F84D15">
      <w:pPr>
        <w:pStyle w:val="BodyTextCont"/>
        <w:rPr>
          <w:ins w:id="325" w:author="Kelvin Sung" w:date="2021-09-08T10:53:00Z"/>
        </w:rPr>
      </w:pPr>
      <w:r>
        <w:t>The need for detecting object collisions bec</w:t>
      </w:r>
      <w:ins w:id="326" w:author="Jeb Pavleas" w:date="2021-09-12T05:52:00Z">
        <w:r w:rsidR="008C7423">
          <w:t>a</w:t>
        </w:r>
      </w:ins>
      <w:del w:id="327" w:author="Jeb Pavleas" w:date="2021-09-12T05:52:00Z">
        <w:r w:rsidDel="008C7423">
          <w:delText>o</w:delText>
        </w:r>
      </w:del>
      <w:r>
        <w:t>me</w:t>
      </w:r>
      <w:del w:id="328" w:author="Jeb Pavleas" w:date="2021-09-12T05:52:00Z">
        <w:r w:rsidDel="008C7423">
          <w:delText>s</w:delText>
        </w:r>
      </w:del>
      <w:r>
        <w:t xml:space="preserve"> </w:t>
      </w:r>
      <w:ins w:id="329" w:author="Jeb Pavleas" w:date="2021-09-12T05:52:00Z">
        <w:r w:rsidR="008C7423">
          <w:t xml:space="preserve">a </w:t>
        </w:r>
      </w:ins>
      <w:r>
        <w:t>prominent</w:t>
      </w:r>
      <w:ins w:id="330" w:author="Jeb Pavleas" w:date="2021-09-12T05:52:00Z">
        <w:r w:rsidR="008C7423">
          <w:t xml:space="preserve"> omission</w:t>
        </w:r>
      </w:ins>
      <w:r>
        <w:t xml:space="preserve"> as the behaviors </w:t>
      </w:r>
      <w:r w:rsidR="00C029CB">
        <w:t xml:space="preserve">of objects </w:t>
      </w:r>
      <w:r>
        <w:t>increase</w:t>
      </w:r>
      <w:ins w:id="331" w:author="Jeb Pavleas" w:date="2021-09-12T05:52:00Z">
        <w:r w:rsidR="008C7423">
          <w:t>d</w:t>
        </w:r>
      </w:ins>
      <w:r>
        <w:t xml:space="preserve"> in sophistication. The </w:t>
      </w:r>
      <w:del w:id="332" w:author="Kelvin Sung" w:date="2021-09-08T10:53:00Z">
        <w:r>
          <w:delText>axes</w:delText>
        </w:r>
      </w:del>
      <w:ins w:id="333" w:author="Kelvin Sung" w:date="2021-09-08T10:53:00Z">
        <w:r>
          <w:t>ax</w:t>
        </w:r>
        <w:r w:rsidR="00C4219A">
          <w:t>i</w:t>
        </w:r>
        <w:r>
          <w:t>s</w:t>
        </w:r>
      </w:ins>
      <w:r>
        <w:t>-aligned bounding boxes</w:t>
      </w:r>
      <w:r w:rsidR="00DE2E86">
        <w:t>, or AABB,</w:t>
      </w:r>
      <w:r>
        <w:t xml:space="preserve"> were introduced as a </w:t>
      </w:r>
      <w:proofErr w:type="spellStart"/>
      <w:r>
        <w:t>crude</w:t>
      </w:r>
      <w:ins w:id="334" w:author="Jeb Pavleas" w:date="2021-09-12T05:53:00Z">
        <w:r w:rsidR="008C7423">
          <w:t>,</w:t>
        </w:r>
      </w:ins>
      <w:del w:id="335" w:author="Jeb Pavleas" w:date="2021-09-12T05:53:00Z">
        <w:r w:rsidDel="008C7423">
          <w:delText xml:space="preserve"> and </w:delText>
        </w:r>
      </w:del>
      <w:r>
        <w:t>yet</w:t>
      </w:r>
      <w:proofErr w:type="spellEnd"/>
      <w:r>
        <w:t xml:space="preserve"> computationally efficient solution for approximating object collisions. You learned the algorithm for per-pixel-accurate collision detection and that it</w:t>
      </w:r>
      <w:ins w:id="336" w:author="Jeb Pavleas" w:date="2021-09-12T05:53:00Z">
        <w:r w:rsidR="008C7423">
          <w:t xml:space="preserve">s accuracy comes at the cost of </w:t>
        </w:r>
        <w:proofErr w:type="spellStart"/>
        <w:r w:rsidR="008C7423">
          <w:t>performac</w:t>
        </w:r>
      </w:ins>
      <w:ins w:id="337" w:author="Jeb Pavleas" w:date="2021-09-12T05:54:00Z">
        <w:r w:rsidR="008C7423">
          <w:t>e</w:t>
        </w:r>
        <w:proofErr w:type="spellEnd"/>
        <w:r w:rsidR="008C7423">
          <w:t>.</w:t>
        </w:r>
      </w:ins>
      <w:r>
        <w:t xml:space="preserve"> </w:t>
      </w:r>
      <w:del w:id="338" w:author="Jeb Pavleas" w:date="2021-09-12T05:54:00Z">
        <w:r w:rsidDel="008C7423">
          <w:delText>is accurate but computationally expensive.</w:delText>
        </w:r>
      </w:del>
      <w:r>
        <w:t xml:space="preserve"> You now understand how to mitigate the computational cost in two ways. First, you invoke the pixel-accurate procedure only when the objects are sufficiently close to each other, such as when their bounding boxes collide. Second, you </w:t>
      </w:r>
      <w:del w:id="339" w:author="Kelvin Sung" w:date="2021-09-08T10:53:00Z">
        <w:r>
          <w:delText>execute</w:delText>
        </w:r>
      </w:del>
      <w:ins w:id="340" w:author="Kelvin Sung" w:date="2021-09-08T10:53:00Z">
        <w:r w:rsidR="00A12339">
          <w:t>invoke</w:t>
        </w:r>
      </w:ins>
      <w:r w:rsidR="00A12339">
        <w:t xml:space="preserve"> </w:t>
      </w:r>
      <w:r>
        <w:t xml:space="preserve">the pixel iteration process based on the texture with </w:t>
      </w:r>
      <w:r w:rsidR="00DE2E86">
        <w:t xml:space="preserve">a </w:t>
      </w:r>
      <w:r>
        <w:t xml:space="preserve">lower resolution. </w:t>
      </w:r>
    </w:p>
    <w:p w14:paraId="154CF36F" w14:textId="06966BDD" w:rsidR="006723AB" w:rsidRDefault="006723AB" w:rsidP="00F84D15">
      <w:pPr>
        <w:pStyle w:val="BodyTextCont"/>
      </w:pPr>
      <w:r>
        <w:t xml:space="preserve">When implementing pixel-accurate collision, you began with tackling the basic case of working with </w:t>
      </w:r>
      <w:r w:rsidR="00DE2E86">
        <w:t>axis-</w:t>
      </w:r>
      <w:r>
        <w:t xml:space="preserve">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pPr>
        <w:pStyle w:val="Heading2"/>
        <w:pPrChange w:id="341" w:author="Kelvin Sung" w:date="2021-09-08T10:53:00Z">
          <w:pPr>
            <w:pStyle w:val="Heading1"/>
          </w:pPr>
        </w:pPrChange>
      </w:pPr>
      <w:r>
        <w:t xml:space="preserve">Game </w:t>
      </w:r>
      <w:r w:rsidRPr="00443E11">
        <w:t xml:space="preserve">Design </w:t>
      </w:r>
      <w:r>
        <w:t>Considerations</w:t>
      </w:r>
    </w:p>
    <w:p w14:paraId="350DB8E0" w14:textId="77777777" w:rsidR="00B03C8E" w:rsidRDefault="00B03C8E" w:rsidP="00B03C8E">
      <w:pPr>
        <w:pStyle w:val="BodyTextFirst"/>
      </w:pPr>
      <w:r>
        <w:t>Chapters 1–5 introduced foundation techniques for drawing, moving, and animating objects on the screen. The Scene Objects project from Chapter 4 described a simple interaction behavior and showed you how to change the game screen based on the location of a rectangle: recall that moving the rectangle to the left boundary caused the level to visually change while the Audio Support project added contextual sound to reinforce the overall sense of presence. Although it’s possible to build an intriguing (albeit simple) puzzle game using only the elements from Chapters 1–5, things get much more interesting when you can integrate object detection and collision triggers; these behaviors form the basis for many common game mechanics and provide opportunities to design a wide range of interesting gameplay scenarios.</w:t>
      </w:r>
    </w:p>
    <w:p w14:paraId="6A7A4BAE" w14:textId="1985A791" w:rsidR="00B03C8E" w:rsidRDefault="00B03C8E" w:rsidP="00B03C8E">
      <w:pPr>
        <w:pStyle w:val="BodyTextCont"/>
      </w:pPr>
      <w:r>
        <w:t xml:space="preserve">Starting with the Game Objects project you can see how the screen elements start working together to convey the game setting; even with the interaction in this project limited to character movement, the setting is beginning to resolve into something that conveys a sense of place. The hero character appears to be flying through </w:t>
      </w:r>
      <w:r>
        <w:lastRenderedPageBreak/>
        <w:t xml:space="preserve">a moving scene populated by a number of mechanized robots, and there’s a small object in the center of the screen that you might imagine could become some kind of special pickup. </w:t>
      </w:r>
    </w:p>
    <w:p w14:paraId="70B63809" w14:textId="1B8F6851" w:rsidR="00B03C8E" w:rsidRDefault="00B03C8E" w:rsidP="00B03C8E">
      <w:pPr>
        <w:pStyle w:val="BodyTextCont"/>
      </w:pPr>
      <w:r>
        <w:t>Even at this basic stage of development it’s possible to brainstorm game mechanics that could potentially form the foundation for a full game. If you were designing a simple game mechanic based on only the screen elements found in the Game Objects project, what kind of behaviors would you choose and what kind of actions would you require the player to perform? As one example, imagine that the hero character must avoid colliding with the flying robots and that perhaps some of the robots will detect and pursue the hero in an attempt to stop the player’s progress; maybe the hero is also penalized in some way if she comes into contact with a robot. Imagine perhaps that the small object in the center of the screen allows the hero to be invincible for a fixed period of time and that we’ve designed the level to require temporary invincibility to reach the goal, thus creating a more complex and interesting game loop (e.g. avoid the pursuing robots to reach the power up, activate the power up and become temporarily invincible, use invincibility to reach the goal). With these few basic interactions we’ve opened opportunities to explore mechanics and level designs that will feel very familiar from many different kinds of games, all with just the inclusion of the object detection, chase, and collision behaviors covered in Chapter 6. Try this design exercise yourself using just the elements shown in the Game Objects project: what kinds of simple conditions and behaviors might you design to make your experience unique? How many ways can you think of to use the small object in the center of the screen? The final design project in Chapter 12 will explore these themes in greater detail.</w:t>
      </w:r>
    </w:p>
    <w:p w14:paraId="1990ABB4" w14:textId="77777777" w:rsidR="00B03C8E" w:rsidRDefault="00B03C8E" w:rsidP="00F31324">
      <w:pPr>
        <w:pStyle w:val="BodyTextCont"/>
      </w:pPr>
      <w:r>
        <w:t>This is also a good opportunity to brainstorm some of the other nine elements of game design discussed in Chapter 1. What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Limiting yourself to just the elements and interactions covered through Chapter 6 is actually a beneficial exercise as design constraints often help the creative process by shaping and guiding your ideas. Even the most advanced video games typically have a fairly basic set of core game loops as their foundation.</w:t>
      </w:r>
    </w:p>
    <w:p w14:paraId="5E17EABC" w14:textId="77777777" w:rsidR="00B03C8E" w:rsidRDefault="00B03C8E" w:rsidP="00F31324">
      <w:pPr>
        <w:pStyle w:val="BodyTextCont"/>
      </w:pPr>
      <w:r>
        <w:t>The Vectors: Front and Chase project is interesting from both a game mechanic and presence perspective. Many games, of course, require objects in the game world to detect the hero character and will either chase or try to avoid the player (or both if the object has multiple states). The project also demonstrates two different approaches to chase behavior, instant and smooth pursuit, and the game setting will typically influence which behavior you choose to implement. The choice between instant and smooth pursuit is a great example of subtle behaviors that can significantly influence the sense of presence. If you were designing a game where ships were interacting on the ocean, for example, you would likely want their pursuit behavior to take real-world inertia and momentum into consideration because ships can’t instantly turn and respond to changes in movement; rather,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56952009" w14:textId="3601968B" w:rsidR="00B03C8E" w:rsidRDefault="00B03C8E" w:rsidP="00F31324">
      <w:pPr>
        <w:pStyle w:val="BodyTextCont"/>
      </w:pPr>
      <w:r>
        <w:t>The Bounding Box and Collisions project introduces the key element of detection to your design arsenal, allowing you to begin including more robust cause-and-effect mechanics that form the basis for many game interactions. Chapter 6 discusses the trade-offs of choosing between the less precise but more performant bounding box collision detection method versus the precise but resource-intensive per-pixel detection method. There are many situations where the bounding-box approach is sufficient, but if players perceive collisions to be arbitrary because the bounding boxes are too different from the actual visual objects it can negatively impact the sense of presence. Detection and collision are even more powerful design tools when coupled with the result from the Per</w:t>
      </w:r>
      <w:r w:rsidR="00F31324">
        <w:t>-</w:t>
      </w:r>
      <w:r>
        <w:t xml:space="preserve">Pixel Collisions project. Although the dye pack in this example was used to indicate the first point of collision, you can imagine building interesting causal chains around a new object being produced as the result of </w:t>
      </w:r>
      <w:r>
        <w:lastRenderedPageBreak/>
        <w:t>two objects colliding (e.g. player pursues object</w:t>
      </w:r>
      <w:r w:rsidR="00F31324">
        <w:t xml:space="preserve">, </w:t>
      </w:r>
      <w:r>
        <w:t>player collides with object</w:t>
      </w:r>
      <w:r w:rsidR="00F31324">
        <w:t>,</w:t>
      </w:r>
      <w:r>
        <w:t xml:space="preserve"> object “drops” a new object that enables the player to do something they couldn’t do before).  Game objects that move around the game screen will typically be animated, of course, so the Sprite Pixel Collisions project describes how to implement collision detection when the object boundaries aren’t stationary. </w:t>
      </w:r>
    </w:p>
    <w:p w14:paraId="332855A6" w14:textId="31FAEF22" w:rsidR="006723AB" w:rsidRDefault="00B03C8E" w:rsidP="00ED2D83">
      <w:pPr>
        <w:pStyle w:val="BodyTextCont"/>
      </w:pPr>
      <w:r>
        <w:t xml:space="preserve">With the addition of the techniques in Chapter 6 you now have a critical mass of behaviors that can be combined to create truly interesting game mechanics covering the spectrum from action games to puzzlers. Of course, game mechanic behaviors are only one of the nine elements of game design and typically aren’t sufficient on their own to create a magical gameplay experience: the setting, visual style, meta game elements, and the like all have something important to contribute. The good news is that creating a memorable game experience need not be as elaborate as you often believe and great games continue being produced based on relatively basic combinations of the behaviors and techniques covered in Chapters 1–6. The games that often shine the brightest aren’t always the most complex, but rather they’re often the games where every aspect of each of the nine elements of design is intentional and working together in harmony. If you give the appropriate attention and focus to all aspects of the game design, you’re on a great track to produce something great whether you’re working on your own or </w:t>
      </w:r>
      <w:proofErr w:type="gramStart"/>
      <w:r>
        <w:t>you’re</w:t>
      </w:r>
      <w:proofErr w:type="gramEnd"/>
      <w:r>
        <w:t xml:space="preserve"> part of a large team.</w:t>
      </w:r>
    </w:p>
    <w:sectPr w:rsidR="006723AB" w:rsidSect="00550743">
      <w:headerReference w:type="even" r:id="rId35"/>
      <w:headerReference w:type="default" r:id="rId36"/>
      <w:footerReference w:type="even" r:id="rId37"/>
      <w:footerReference w:type="default" r:id="rId38"/>
      <w:headerReference w:type="first" r:id="rId39"/>
      <w:footerReference w:type="first" r:id="rId4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suf Pisan" w:date="2021-09-07T12:09:00Z" w:initials="YP">
    <w:p w14:paraId="1C3FC661" w14:textId="77777777" w:rsidR="00657C3A" w:rsidRDefault="00657C3A">
      <w:pPr>
        <w:pStyle w:val="CommentText"/>
      </w:pPr>
      <w:r>
        <w:rPr>
          <w:rStyle w:val="CommentReference"/>
        </w:rPr>
        <w:annotationRef/>
      </w:r>
      <w:r>
        <w:t>Well-structured and written chapter. I only had a few minor comments.</w:t>
      </w:r>
      <w:r>
        <w:br/>
      </w:r>
      <w:r>
        <w:br/>
        <w:t>Website – 6.6 key definition has typos “</w:t>
      </w:r>
      <w:r w:rsidRPr="00BE2424">
        <w:t xml:space="preserve">to </w:t>
      </w:r>
      <w:proofErr w:type="spellStart"/>
      <w:r w:rsidRPr="00BE2424">
        <w:t>slect</w:t>
      </w:r>
      <w:proofErr w:type="spellEnd"/>
      <w:r w:rsidRPr="00BE2424">
        <w:t xml:space="preserve"> the </w:t>
      </w:r>
      <w:proofErr w:type="spellStart"/>
      <w:r w:rsidRPr="00BE2424">
        <w:t>garge</w:t>
      </w:r>
      <w:proofErr w:type="spellEnd"/>
      <w:r w:rsidRPr="00BE2424">
        <w:t xml:space="preserve"> tor colliding with the Portal minion</w:t>
      </w:r>
      <w:r>
        <w:t>”</w:t>
      </w:r>
    </w:p>
  </w:comment>
  <w:comment w:id="1" w:author="Kelvin Sung" w:date="2021-09-08T11:01:00Z" w:initials="KS">
    <w:p w14:paraId="241CDBC2" w14:textId="15E85C4C" w:rsidR="00657C3A" w:rsidRDefault="00657C3A">
      <w:pPr>
        <w:pStyle w:val="CommentText"/>
      </w:pPr>
      <w:r>
        <w:rPr>
          <w:rStyle w:val="CommentReference"/>
        </w:rPr>
        <w:annotationRef/>
      </w:r>
      <w:r>
        <w:t>Oh boy, what typos! Fixed. Thank you.</w:t>
      </w:r>
    </w:p>
  </w:comment>
  <w:comment w:id="59" w:author="Jeb Pavleas" w:date="2021-09-12T04:48:00Z" w:initials="JP">
    <w:p w14:paraId="19CF741C" w14:textId="60DD65C6" w:rsidR="004D7426" w:rsidRDefault="004D7426">
      <w:pPr>
        <w:pStyle w:val="CommentText"/>
      </w:pPr>
      <w:r>
        <w:rPr>
          <w:rStyle w:val="CommentReference"/>
        </w:rPr>
        <w:annotationRef/>
      </w:r>
      <w:r>
        <w:t>See comment below.</w:t>
      </w:r>
    </w:p>
  </w:comment>
  <w:comment w:id="100" w:author="Jeb Pavleas" w:date="2021-09-12T04:43:00Z" w:initials="JP">
    <w:p w14:paraId="6C8E8AF0" w14:textId="03C336AF" w:rsidR="00DF0F3B" w:rsidRDefault="00DF0F3B">
      <w:pPr>
        <w:pStyle w:val="CommentText"/>
      </w:pPr>
      <w:r>
        <w:rPr>
          <w:rStyle w:val="CommentReference"/>
        </w:rPr>
        <w:annotationRef/>
      </w:r>
      <w:r w:rsidR="004D7426">
        <w:t xml:space="preserve">I know I am noticing this late but our links throughout the book have inconsistent style. The links in this chapter alone are different style and some contain </w:t>
      </w:r>
      <w:r w:rsidR="004D7426" w:rsidRPr="004D7426">
        <w:t>https://</w:t>
      </w:r>
      <w:r w:rsidR="004D7426">
        <w:t xml:space="preserve"> while other do not.</w:t>
      </w:r>
    </w:p>
  </w:comment>
  <w:comment w:id="108" w:author="Jeb Pavleas" w:date="2021-09-12T04:48:00Z" w:initials="JP">
    <w:p w14:paraId="73157CBC" w14:textId="373C27CB" w:rsidR="004D7426" w:rsidRDefault="004D7426">
      <w:pPr>
        <w:pStyle w:val="CommentText"/>
      </w:pPr>
      <w:r>
        <w:rPr>
          <w:rStyle w:val="CommentReference"/>
        </w:rPr>
        <w:annotationRef/>
      </w:r>
      <w:r>
        <w:t>See above</w:t>
      </w:r>
    </w:p>
  </w:comment>
  <w:comment w:id="112" w:author="Jeb Pavleas" w:date="2021-09-12T08:57:00Z" w:initials="JP">
    <w:p w14:paraId="4BDC6B47" w14:textId="09E07DF6" w:rsidR="008948C8" w:rsidRDefault="008948C8">
      <w:pPr>
        <w:pStyle w:val="CommentText"/>
      </w:pPr>
      <w:r>
        <w:rPr>
          <w:rStyle w:val="CommentReference"/>
        </w:rPr>
        <w:annotationRef/>
      </w:r>
      <w:r>
        <w:t>Case checked these some chapters use lowercase this chapter was upper switched them to lower as most seem to be lower.</w:t>
      </w:r>
    </w:p>
  </w:comment>
  <w:comment w:id="120" w:author="Yusuf Pisan" w:date="2021-09-07T10:47:00Z" w:initials="YP">
    <w:p w14:paraId="2B08A4D7" w14:textId="77777777" w:rsidR="00657C3A" w:rsidRDefault="00657C3A">
      <w:pPr>
        <w:pStyle w:val="CommentText"/>
      </w:pPr>
      <w:r>
        <w:rPr>
          <w:rStyle w:val="CommentReference"/>
        </w:rPr>
        <w:annotationRef/>
      </w:r>
      <w:r>
        <w:t xml:space="preserve">Do we need </w:t>
      </w:r>
      <w:proofErr w:type="gramStart"/>
      <w:r>
        <w:t>out[</w:t>
      </w:r>
      <w:proofErr w:type="gramEnd"/>
      <w:r>
        <w:t>]?</w:t>
      </w:r>
    </w:p>
  </w:comment>
  <w:comment w:id="121" w:author="Kelvin Sung" w:date="2021-09-08T11:01:00Z" w:initials="KS">
    <w:p w14:paraId="33EE96BA" w14:textId="77777777" w:rsidR="00657C3A" w:rsidRDefault="00657C3A">
      <w:pPr>
        <w:pStyle w:val="CommentText"/>
      </w:pPr>
      <w:r>
        <w:rPr>
          <w:rStyle w:val="CommentReference"/>
        </w:rPr>
        <w:annotationRef/>
      </w:r>
      <w:r>
        <w:t xml:space="preserve">We followed the convention of </w:t>
      </w:r>
      <w:proofErr w:type="spellStart"/>
      <w:r>
        <w:t>gl</w:t>
      </w:r>
      <w:proofErr w:type="spellEnd"/>
      <w:r>
        <w:t>-matrix. Can be useful sometimes in simulating</w:t>
      </w:r>
    </w:p>
    <w:p w14:paraId="59474AA0" w14:textId="77777777" w:rsidR="00657C3A" w:rsidRDefault="00657C3A">
      <w:pPr>
        <w:pStyle w:val="CommentText"/>
      </w:pPr>
    </w:p>
    <w:p w14:paraId="6FB74299" w14:textId="77777777" w:rsidR="00657C3A" w:rsidRDefault="00657C3A">
      <w:pPr>
        <w:pStyle w:val="CommentText"/>
      </w:pPr>
      <w:r>
        <w:t>A = B + C</w:t>
      </w:r>
    </w:p>
    <w:p w14:paraId="09A48291" w14:textId="77777777" w:rsidR="00657C3A" w:rsidRDefault="00657C3A">
      <w:pPr>
        <w:pStyle w:val="CommentText"/>
      </w:pPr>
    </w:p>
    <w:p w14:paraId="3E8E817C" w14:textId="77777777" w:rsidR="00657C3A" w:rsidRDefault="00657C3A">
      <w:pPr>
        <w:pStyle w:val="CommentText"/>
      </w:pPr>
      <w:r>
        <w:t>Vec2.add(A, B, C)</w:t>
      </w:r>
    </w:p>
    <w:p w14:paraId="32E5AB70" w14:textId="77777777" w:rsidR="00657C3A" w:rsidRDefault="00657C3A">
      <w:pPr>
        <w:pStyle w:val="CommentText"/>
      </w:pPr>
    </w:p>
    <w:p w14:paraId="0E29917A" w14:textId="7E50C0A8" w:rsidR="00657C3A" w:rsidRDefault="00657C3A">
      <w:pPr>
        <w:pStyle w:val="CommentText"/>
      </w:pPr>
      <w:r>
        <w:t>Make some sense. No changes made</w:t>
      </w:r>
    </w:p>
  </w:comment>
  <w:comment w:id="156" w:author="Yusuf Pisan" w:date="2021-09-07T10:59:00Z" w:initials="YP">
    <w:p w14:paraId="142EF3B2" w14:textId="77777777" w:rsidR="00657C3A" w:rsidRDefault="00657C3A">
      <w:pPr>
        <w:pStyle w:val="CommentText"/>
      </w:pPr>
      <w:r>
        <w:rPr>
          <w:rStyle w:val="CommentReference"/>
        </w:rPr>
        <w:annotationRef/>
      </w:r>
      <w:r>
        <w:t>When K is typed or in gradual chase mode?</w:t>
      </w:r>
    </w:p>
  </w:comment>
  <w:comment w:id="157" w:author="Kelvin Sung" w:date="2021-09-08T11:08:00Z" w:initials="KS">
    <w:p w14:paraId="013E4125" w14:textId="048B5F22" w:rsidR="00657C3A" w:rsidRDefault="00657C3A">
      <w:pPr>
        <w:pStyle w:val="CommentText"/>
      </w:pPr>
      <w:r>
        <w:rPr>
          <w:rStyle w:val="CommentReference"/>
        </w:rPr>
        <w:annotationRef/>
      </w:r>
      <w:r>
        <w:t>Excellent point! Fixed.</w:t>
      </w:r>
    </w:p>
  </w:comment>
  <w:comment w:id="193" w:author="Jeb Pavleas" w:date="2021-09-12T05:02:00Z" w:initials="JP">
    <w:p w14:paraId="184C53EF" w14:textId="7A1BD49D" w:rsidR="009567AB" w:rsidRDefault="009567AB">
      <w:pPr>
        <w:pStyle w:val="CommentText"/>
      </w:pPr>
      <w:r>
        <w:rPr>
          <w:rStyle w:val="CommentReference"/>
        </w:rPr>
        <w:annotationRef/>
      </w:r>
      <w:r>
        <w:t>Added</w:t>
      </w:r>
    </w:p>
  </w:comment>
  <w:comment w:id="212" w:author="Yusuf Pisan" w:date="2021-09-07T11:09:00Z" w:initials="YP">
    <w:p w14:paraId="5F9803C6" w14:textId="77777777" w:rsidR="00657C3A" w:rsidRDefault="00657C3A">
      <w:pPr>
        <w:pStyle w:val="CommentText"/>
      </w:pPr>
      <w:r>
        <w:rPr>
          <w:rStyle w:val="CommentReference"/>
        </w:rPr>
        <w:annotationRef/>
      </w:r>
      <w:r>
        <w:t>Brain only stops on collision in autonomous mode, not when controlled by the user, worth mentioning.</w:t>
      </w:r>
    </w:p>
  </w:comment>
  <w:comment w:id="213" w:author="Kelvin Sung" w:date="2021-09-08T11:12:00Z" w:initials="KS">
    <w:p w14:paraId="19426883" w14:textId="79486DB5" w:rsidR="00596DBB" w:rsidRDefault="00596DBB">
      <w:pPr>
        <w:pStyle w:val="CommentText"/>
      </w:pPr>
      <w:r>
        <w:rPr>
          <w:rStyle w:val="CommentReference"/>
        </w:rPr>
        <w:annotationRef/>
      </w:r>
      <w:r>
        <w:t>Good point. Added a phrase in the first sentence.</w:t>
      </w:r>
    </w:p>
  </w:comment>
  <w:comment w:id="247" w:author="Jeb Pavleas" w:date="2021-09-12T06:01:00Z" w:initials="JP">
    <w:p w14:paraId="564085E3" w14:textId="6F8F733B" w:rsidR="00804BE1" w:rsidRDefault="00804BE1">
      <w:pPr>
        <w:pStyle w:val="CommentText"/>
      </w:pPr>
      <w:r>
        <w:rPr>
          <w:rStyle w:val="CommentReference"/>
        </w:rPr>
        <w:annotationRef/>
      </w:r>
      <w:r>
        <w:t xml:space="preserve">Not very </w:t>
      </w:r>
      <w:proofErr w:type="gramStart"/>
      <w:r>
        <w:t>clear</w:t>
      </w:r>
      <w:proofErr w:type="gramEnd"/>
      <w:r>
        <w:t xml:space="preserve"> see comment.</w:t>
      </w:r>
    </w:p>
  </w:comment>
  <w:comment w:id="263" w:author="Yusuf Pisan" w:date="2021-09-07T11:15:00Z" w:initials="YP">
    <w:p w14:paraId="08C22E0A" w14:textId="77777777" w:rsidR="00657C3A" w:rsidRDefault="00657C3A">
      <w:pPr>
        <w:pStyle w:val="CommentText"/>
      </w:pPr>
      <w:r>
        <w:rPr>
          <w:rStyle w:val="CommentReference"/>
        </w:rPr>
        <w:annotationRef/>
      </w:r>
      <w:r>
        <w:t>Unclear why choosing the smaller image mitigates performance issues since the runtime is O(MN) going by pseudocode.</w:t>
      </w:r>
    </w:p>
  </w:comment>
  <w:comment w:id="264" w:author="Kelvin Sung" w:date="2021-09-08T11:31:00Z" w:initials="KS">
    <w:p w14:paraId="79F7B75F" w14:textId="06AAC4BA" w:rsidR="00771AF6" w:rsidRDefault="00771AF6">
      <w:pPr>
        <w:pStyle w:val="CommentText"/>
      </w:pPr>
      <w:r>
        <w:rPr>
          <w:rStyle w:val="CommentReference"/>
        </w:rPr>
        <w:annotationRef/>
      </w:r>
      <w:r>
        <w:t>Added a sentence before to make clear the point</w:t>
      </w:r>
    </w:p>
  </w:comment>
  <w:comment w:id="265" w:author="Jeb Pavleas" w:date="2021-09-12T05:37:00Z" w:initials="JP">
    <w:p w14:paraId="4BE11336" w14:textId="77777777" w:rsidR="00547BB5" w:rsidRDefault="00547BB5">
      <w:pPr>
        <w:pStyle w:val="CommentText"/>
      </w:pPr>
      <w:r>
        <w:rPr>
          <w:rStyle w:val="CommentReference"/>
        </w:rPr>
        <w:annotationRef/>
      </w:r>
      <w:r>
        <w:t>I think the question is more of why if image-A resolution equals N and image-B resolution equals M then why is the checking of (N-pixels versus M-pixels) different then (M-pixels versus N-pixels)</w:t>
      </w:r>
    </w:p>
    <w:p w14:paraId="79BD4C7B" w14:textId="77777777" w:rsidR="00804BE1" w:rsidRDefault="00804BE1">
      <w:pPr>
        <w:pStyle w:val="CommentText"/>
      </w:pPr>
    </w:p>
    <w:p w14:paraId="781F3496" w14:textId="22A68704" w:rsidR="00804BE1" w:rsidRDefault="00804BE1">
      <w:pPr>
        <w:pStyle w:val="CommentText"/>
      </w:pPr>
      <w:r>
        <w:t xml:space="preserve">Why is </w:t>
      </w:r>
      <w:proofErr w:type="spellStart"/>
      <w:r>
        <w:t>NxM</w:t>
      </w:r>
      <w:proofErr w:type="spellEnd"/>
      <w:r>
        <w:t xml:space="preserve"> not equivalent to </w:t>
      </w:r>
      <w:proofErr w:type="spellStart"/>
      <w:r>
        <w:t>MxN</w:t>
      </w:r>
      <w:proofErr w:type="spellEnd"/>
      <w:r>
        <w:t>?</w:t>
      </w:r>
    </w:p>
  </w:comment>
  <w:comment w:id="303" w:author="Jeb Pavleas" w:date="2021-09-12T05:16:00Z" w:initials="JP">
    <w:p w14:paraId="351D59D9" w14:textId="01CA11B9" w:rsidR="00AD570A" w:rsidRDefault="00AD570A">
      <w:pPr>
        <w:pStyle w:val="CommentText"/>
      </w:pPr>
      <w:r>
        <w:rPr>
          <w:rStyle w:val="CommentReference"/>
        </w:rPr>
        <w:annotationRef/>
      </w:r>
      <w:r w:rsidR="008C7423">
        <w:t>See above</w:t>
      </w:r>
    </w:p>
  </w:comment>
  <w:comment w:id="307" w:author="Jeb Pavleas" w:date="2021-09-12T05:26:00Z" w:initials="JP">
    <w:p w14:paraId="0A44603A" w14:textId="5A6CD1D7" w:rsidR="00E47E9E" w:rsidRDefault="00E47E9E">
      <w:pPr>
        <w:pStyle w:val="CommentText"/>
      </w:pPr>
      <w:r>
        <w:rPr>
          <w:rStyle w:val="CommentReference"/>
        </w:rPr>
        <w:annotationRef/>
      </w:r>
      <w:r>
        <w:t xml:space="preserve">Format/style </w:t>
      </w:r>
      <w:proofErr w:type="gramStart"/>
      <w:r>
        <w:t>check..</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3FC661" w15:done="0"/>
  <w15:commentEx w15:paraId="241CDBC2" w15:paraIdParent="1C3FC661" w15:done="0"/>
  <w15:commentEx w15:paraId="19CF741C" w15:done="0"/>
  <w15:commentEx w15:paraId="6C8E8AF0" w15:done="0"/>
  <w15:commentEx w15:paraId="73157CBC" w15:done="0"/>
  <w15:commentEx w15:paraId="4BDC6B47" w15:done="0"/>
  <w15:commentEx w15:paraId="2B08A4D7" w15:done="0"/>
  <w15:commentEx w15:paraId="0E29917A" w15:paraIdParent="2B08A4D7" w15:done="0"/>
  <w15:commentEx w15:paraId="142EF3B2" w15:done="0"/>
  <w15:commentEx w15:paraId="013E4125" w15:paraIdParent="142EF3B2" w15:done="0"/>
  <w15:commentEx w15:paraId="184C53EF" w15:done="0"/>
  <w15:commentEx w15:paraId="5F9803C6" w15:done="0"/>
  <w15:commentEx w15:paraId="19426883" w15:paraIdParent="5F9803C6" w15:done="0"/>
  <w15:commentEx w15:paraId="564085E3" w15:done="0"/>
  <w15:commentEx w15:paraId="08C22E0A" w15:done="0"/>
  <w15:commentEx w15:paraId="79F7B75F" w15:paraIdParent="08C22E0A" w15:done="0"/>
  <w15:commentEx w15:paraId="781F3496" w15:paraIdParent="08C22E0A" w15:done="0"/>
  <w15:commentEx w15:paraId="351D59D9" w15:done="0"/>
  <w15:commentEx w15:paraId="0A4460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80522" w16cex:dateUtc="2021-09-12T11:48:00Z"/>
  <w16cex:commentExtensible w16cex:durableId="24E803E6" w16cex:dateUtc="2021-09-12T11:43:00Z"/>
  <w16cex:commentExtensible w16cex:durableId="24E80505" w16cex:dateUtc="2021-09-12T11:48:00Z"/>
  <w16cex:commentExtensible w16cex:durableId="24E83F94" w16cex:dateUtc="2021-09-12T15:57:00Z"/>
  <w16cex:commentExtensible w16cex:durableId="24E80856" w16cex:dateUtc="2021-09-12T12:02:00Z"/>
  <w16cex:commentExtensible w16cex:durableId="24E8164D" w16cex:dateUtc="2021-09-12T13:01:00Z"/>
  <w16cex:commentExtensible w16cex:durableId="24E8109B" w16cex:dateUtc="2021-09-12T12:37:00Z"/>
  <w16cex:commentExtensible w16cex:durableId="24E80BC5" w16cex:dateUtc="2021-09-12T12:16:00Z"/>
  <w16cex:commentExtensible w16cex:durableId="24E80E10" w16cex:dateUtc="2021-09-12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3FC661" w16cid:durableId="24E313EF"/>
  <w16cid:commentId w16cid:paraId="241CDBC2" w16cid:durableId="24E31679"/>
  <w16cid:commentId w16cid:paraId="19CF741C" w16cid:durableId="24E80522"/>
  <w16cid:commentId w16cid:paraId="6C8E8AF0" w16cid:durableId="24E803E6"/>
  <w16cid:commentId w16cid:paraId="73157CBC" w16cid:durableId="24E80505"/>
  <w16cid:commentId w16cid:paraId="4BDC6B47" w16cid:durableId="24E83F94"/>
  <w16cid:commentId w16cid:paraId="2B08A4D7" w16cid:durableId="24E313F0"/>
  <w16cid:commentId w16cid:paraId="0E29917A" w16cid:durableId="24E3169B"/>
  <w16cid:commentId w16cid:paraId="142EF3B2" w16cid:durableId="24E313F1"/>
  <w16cid:commentId w16cid:paraId="013E4125" w16cid:durableId="24E31824"/>
  <w16cid:commentId w16cid:paraId="184C53EF" w16cid:durableId="24E80856"/>
  <w16cid:commentId w16cid:paraId="5F9803C6" w16cid:durableId="24E313F2"/>
  <w16cid:commentId w16cid:paraId="19426883" w16cid:durableId="24E31923"/>
  <w16cid:commentId w16cid:paraId="564085E3" w16cid:durableId="24E8164D"/>
  <w16cid:commentId w16cid:paraId="08C22E0A" w16cid:durableId="24E313F3"/>
  <w16cid:commentId w16cid:paraId="79F7B75F" w16cid:durableId="24E31D79"/>
  <w16cid:commentId w16cid:paraId="781F3496" w16cid:durableId="24E8109B"/>
  <w16cid:commentId w16cid:paraId="351D59D9" w16cid:durableId="24E80BC5"/>
  <w16cid:commentId w16cid:paraId="0A44603A" w16cid:durableId="24E80E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27CE2" w14:textId="77777777" w:rsidR="001F13A3" w:rsidRDefault="001F13A3" w:rsidP="000C758C">
      <w:pPr>
        <w:spacing w:after="0" w:line="240" w:lineRule="auto"/>
      </w:pPr>
      <w:r>
        <w:separator/>
      </w:r>
    </w:p>
  </w:endnote>
  <w:endnote w:type="continuationSeparator" w:id="0">
    <w:p w14:paraId="2D49EC73" w14:textId="77777777" w:rsidR="001F13A3" w:rsidRDefault="001F13A3" w:rsidP="000C758C">
      <w:pPr>
        <w:spacing w:after="0" w:line="240" w:lineRule="auto"/>
      </w:pPr>
      <w:r>
        <w:continuationSeparator/>
      </w:r>
    </w:p>
  </w:endnote>
  <w:endnote w:type="continuationNotice" w:id="1">
    <w:p w14:paraId="1E8B3935" w14:textId="77777777" w:rsidR="001F13A3" w:rsidRDefault="001F13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Georgia Pro Light"/>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onsolas"/>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9DF07" w14:textId="77777777" w:rsidR="00657C3A" w:rsidRPr="00222F70" w:rsidRDefault="00657C3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C86CA" w14:textId="77777777" w:rsidR="00657C3A" w:rsidRPr="00222F70" w:rsidRDefault="00657C3A"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657C3A" w:rsidRDefault="00657C3A"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7EE30" w14:textId="77777777" w:rsidR="001F13A3" w:rsidRDefault="001F13A3" w:rsidP="000C758C">
      <w:pPr>
        <w:spacing w:after="0" w:line="240" w:lineRule="auto"/>
      </w:pPr>
      <w:r>
        <w:separator/>
      </w:r>
    </w:p>
  </w:footnote>
  <w:footnote w:type="continuationSeparator" w:id="0">
    <w:p w14:paraId="7087825B" w14:textId="77777777" w:rsidR="001F13A3" w:rsidRDefault="001F13A3" w:rsidP="000C758C">
      <w:pPr>
        <w:spacing w:after="0" w:line="240" w:lineRule="auto"/>
      </w:pPr>
      <w:r>
        <w:continuationSeparator/>
      </w:r>
    </w:p>
  </w:footnote>
  <w:footnote w:type="continuationNotice" w:id="1">
    <w:p w14:paraId="48D9E1BE" w14:textId="77777777" w:rsidR="001F13A3" w:rsidRDefault="001F13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FD64F" w14:textId="77777777" w:rsidR="00657C3A" w:rsidRPr="003C7D0E" w:rsidRDefault="00657C3A"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7D462" w14:textId="77777777" w:rsidR="00657C3A" w:rsidRPr="002A45BE" w:rsidRDefault="00657C3A"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3608" w14:textId="77777777" w:rsidR="00657C3A" w:rsidRDefault="00657C3A"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547BEA"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657C3A" w:rsidRPr="00B44665" w:rsidRDefault="00657C3A"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suf Pisan">
    <w15:presenceInfo w15:providerId="None" w15:userId="Yusuf Pisan"/>
  </w15:person>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11BC7"/>
    <w:rsid w:val="00012CE7"/>
    <w:rsid w:val="00013195"/>
    <w:rsid w:val="00014036"/>
    <w:rsid w:val="00016244"/>
    <w:rsid w:val="00020FD0"/>
    <w:rsid w:val="00022C33"/>
    <w:rsid w:val="00034A50"/>
    <w:rsid w:val="00036B91"/>
    <w:rsid w:val="00040936"/>
    <w:rsid w:val="0004426B"/>
    <w:rsid w:val="00044976"/>
    <w:rsid w:val="0005619E"/>
    <w:rsid w:val="000607E3"/>
    <w:rsid w:val="000634C4"/>
    <w:rsid w:val="000634CE"/>
    <w:rsid w:val="000643A0"/>
    <w:rsid w:val="0006493D"/>
    <w:rsid w:val="0006754A"/>
    <w:rsid w:val="00072259"/>
    <w:rsid w:val="00073DE6"/>
    <w:rsid w:val="0008140C"/>
    <w:rsid w:val="000836CA"/>
    <w:rsid w:val="00086727"/>
    <w:rsid w:val="000953F3"/>
    <w:rsid w:val="000A3337"/>
    <w:rsid w:val="000A6DC9"/>
    <w:rsid w:val="000B1471"/>
    <w:rsid w:val="000C758C"/>
    <w:rsid w:val="000D026E"/>
    <w:rsid w:val="000D4F59"/>
    <w:rsid w:val="000D5778"/>
    <w:rsid w:val="000E33AE"/>
    <w:rsid w:val="000E352F"/>
    <w:rsid w:val="000E6775"/>
    <w:rsid w:val="000E718F"/>
    <w:rsid w:val="000F5602"/>
    <w:rsid w:val="00100304"/>
    <w:rsid w:val="00103B6D"/>
    <w:rsid w:val="0010439D"/>
    <w:rsid w:val="00115F72"/>
    <w:rsid w:val="001204C2"/>
    <w:rsid w:val="00121A59"/>
    <w:rsid w:val="00123108"/>
    <w:rsid w:val="001238F5"/>
    <w:rsid w:val="00124772"/>
    <w:rsid w:val="001269A8"/>
    <w:rsid w:val="00132B8B"/>
    <w:rsid w:val="001445CF"/>
    <w:rsid w:val="001554F2"/>
    <w:rsid w:val="0016784F"/>
    <w:rsid w:val="00173182"/>
    <w:rsid w:val="00173C68"/>
    <w:rsid w:val="00174639"/>
    <w:rsid w:val="001761BC"/>
    <w:rsid w:val="00177235"/>
    <w:rsid w:val="00182CF6"/>
    <w:rsid w:val="001A6AB3"/>
    <w:rsid w:val="001B4CAE"/>
    <w:rsid w:val="001B54EE"/>
    <w:rsid w:val="001D61BA"/>
    <w:rsid w:val="001F13A3"/>
    <w:rsid w:val="001F6010"/>
    <w:rsid w:val="00201B04"/>
    <w:rsid w:val="00201C1A"/>
    <w:rsid w:val="00203E30"/>
    <w:rsid w:val="00212A4F"/>
    <w:rsid w:val="002152AD"/>
    <w:rsid w:val="00220A32"/>
    <w:rsid w:val="00222DB8"/>
    <w:rsid w:val="00237AE4"/>
    <w:rsid w:val="00246736"/>
    <w:rsid w:val="002522E4"/>
    <w:rsid w:val="002613E4"/>
    <w:rsid w:val="00262CF9"/>
    <w:rsid w:val="00264BE1"/>
    <w:rsid w:val="00276C3E"/>
    <w:rsid w:val="00277A3B"/>
    <w:rsid w:val="00283BF2"/>
    <w:rsid w:val="00285727"/>
    <w:rsid w:val="002A0905"/>
    <w:rsid w:val="002B08DD"/>
    <w:rsid w:val="002B13AA"/>
    <w:rsid w:val="002B261E"/>
    <w:rsid w:val="002B2F93"/>
    <w:rsid w:val="002C0A57"/>
    <w:rsid w:val="002C47C1"/>
    <w:rsid w:val="002C5AA1"/>
    <w:rsid w:val="002D2F14"/>
    <w:rsid w:val="002D533D"/>
    <w:rsid w:val="002D74CD"/>
    <w:rsid w:val="002D76F1"/>
    <w:rsid w:val="00301794"/>
    <w:rsid w:val="003121FB"/>
    <w:rsid w:val="003124E2"/>
    <w:rsid w:val="00312AF0"/>
    <w:rsid w:val="00314270"/>
    <w:rsid w:val="00317716"/>
    <w:rsid w:val="0033094C"/>
    <w:rsid w:val="003335E0"/>
    <w:rsid w:val="00334A41"/>
    <w:rsid w:val="0035230C"/>
    <w:rsid w:val="003751F3"/>
    <w:rsid w:val="003846F7"/>
    <w:rsid w:val="003850DC"/>
    <w:rsid w:val="003914E8"/>
    <w:rsid w:val="00397B24"/>
    <w:rsid w:val="003A00D3"/>
    <w:rsid w:val="003A1F1B"/>
    <w:rsid w:val="003A48B9"/>
    <w:rsid w:val="003B4377"/>
    <w:rsid w:val="003B5D02"/>
    <w:rsid w:val="003D0694"/>
    <w:rsid w:val="003D0F43"/>
    <w:rsid w:val="003E017E"/>
    <w:rsid w:val="003E0531"/>
    <w:rsid w:val="003E2D70"/>
    <w:rsid w:val="003E2D9D"/>
    <w:rsid w:val="003E3189"/>
    <w:rsid w:val="003E7FBD"/>
    <w:rsid w:val="00405250"/>
    <w:rsid w:val="00410EF7"/>
    <w:rsid w:val="00414923"/>
    <w:rsid w:val="00420669"/>
    <w:rsid w:val="00423C07"/>
    <w:rsid w:val="00425E00"/>
    <w:rsid w:val="00427C9D"/>
    <w:rsid w:val="00432E3F"/>
    <w:rsid w:val="0043601B"/>
    <w:rsid w:val="00436205"/>
    <w:rsid w:val="00443081"/>
    <w:rsid w:val="00447029"/>
    <w:rsid w:val="00460FE3"/>
    <w:rsid w:val="00464C31"/>
    <w:rsid w:val="00465B03"/>
    <w:rsid w:val="00471CD5"/>
    <w:rsid w:val="00475F87"/>
    <w:rsid w:val="00484FBB"/>
    <w:rsid w:val="00493011"/>
    <w:rsid w:val="004944EF"/>
    <w:rsid w:val="00494D2F"/>
    <w:rsid w:val="004973E1"/>
    <w:rsid w:val="004A7AB5"/>
    <w:rsid w:val="004A7E65"/>
    <w:rsid w:val="004B0A2C"/>
    <w:rsid w:val="004B2F52"/>
    <w:rsid w:val="004B4785"/>
    <w:rsid w:val="004C70E9"/>
    <w:rsid w:val="004C7BDF"/>
    <w:rsid w:val="004D5940"/>
    <w:rsid w:val="004D7101"/>
    <w:rsid w:val="004D7340"/>
    <w:rsid w:val="004D7426"/>
    <w:rsid w:val="004E03CD"/>
    <w:rsid w:val="004E2B90"/>
    <w:rsid w:val="004E4197"/>
    <w:rsid w:val="004E68CB"/>
    <w:rsid w:val="004F0E7D"/>
    <w:rsid w:val="00504EBC"/>
    <w:rsid w:val="005127F7"/>
    <w:rsid w:val="00514029"/>
    <w:rsid w:val="00546630"/>
    <w:rsid w:val="00547BB5"/>
    <w:rsid w:val="00550743"/>
    <w:rsid w:val="00551BAD"/>
    <w:rsid w:val="0055334A"/>
    <w:rsid w:val="005570BA"/>
    <w:rsid w:val="005617B0"/>
    <w:rsid w:val="00566A61"/>
    <w:rsid w:val="0059493A"/>
    <w:rsid w:val="00596DBB"/>
    <w:rsid w:val="00597DBE"/>
    <w:rsid w:val="005A463C"/>
    <w:rsid w:val="005A5A44"/>
    <w:rsid w:val="005B147A"/>
    <w:rsid w:val="005B28A0"/>
    <w:rsid w:val="005B319D"/>
    <w:rsid w:val="005C083C"/>
    <w:rsid w:val="005C2388"/>
    <w:rsid w:val="005D6D97"/>
    <w:rsid w:val="005D7A11"/>
    <w:rsid w:val="005D7B8A"/>
    <w:rsid w:val="00606CEE"/>
    <w:rsid w:val="00621ACB"/>
    <w:rsid w:val="00630A71"/>
    <w:rsid w:val="00632FE4"/>
    <w:rsid w:val="00633684"/>
    <w:rsid w:val="006431DE"/>
    <w:rsid w:val="00644366"/>
    <w:rsid w:val="00644E6D"/>
    <w:rsid w:val="00653FAC"/>
    <w:rsid w:val="00657C3A"/>
    <w:rsid w:val="0066641B"/>
    <w:rsid w:val="006723AB"/>
    <w:rsid w:val="006874AF"/>
    <w:rsid w:val="0069219A"/>
    <w:rsid w:val="006947A4"/>
    <w:rsid w:val="006972C9"/>
    <w:rsid w:val="006B1146"/>
    <w:rsid w:val="006B2802"/>
    <w:rsid w:val="006B76E4"/>
    <w:rsid w:val="006C4581"/>
    <w:rsid w:val="006C6107"/>
    <w:rsid w:val="006E159C"/>
    <w:rsid w:val="006E1C28"/>
    <w:rsid w:val="006E51F3"/>
    <w:rsid w:val="006E76F1"/>
    <w:rsid w:val="006F5BAD"/>
    <w:rsid w:val="00703405"/>
    <w:rsid w:val="00703725"/>
    <w:rsid w:val="007048AE"/>
    <w:rsid w:val="00707AB4"/>
    <w:rsid w:val="00735012"/>
    <w:rsid w:val="0075130D"/>
    <w:rsid w:val="0075150B"/>
    <w:rsid w:val="00752692"/>
    <w:rsid w:val="0075579D"/>
    <w:rsid w:val="00755FDE"/>
    <w:rsid w:val="00757A06"/>
    <w:rsid w:val="007613A3"/>
    <w:rsid w:val="00761E2D"/>
    <w:rsid w:val="00762057"/>
    <w:rsid w:val="007623B3"/>
    <w:rsid w:val="007711B3"/>
    <w:rsid w:val="00771AF6"/>
    <w:rsid w:val="00777814"/>
    <w:rsid w:val="00784269"/>
    <w:rsid w:val="00795816"/>
    <w:rsid w:val="007A149E"/>
    <w:rsid w:val="007A5985"/>
    <w:rsid w:val="007B250B"/>
    <w:rsid w:val="007B512E"/>
    <w:rsid w:val="007C0E71"/>
    <w:rsid w:val="007C3948"/>
    <w:rsid w:val="007D00FE"/>
    <w:rsid w:val="007D19E8"/>
    <w:rsid w:val="007E0049"/>
    <w:rsid w:val="007E1899"/>
    <w:rsid w:val="007E426A"/>
    <w:rsid w:val="007F3450"/>
    <w:rsid w:val="007F3D20"/>
    <w:rsid w:val="007F63BD"/>
    <w:rsid w:val="00800AF9"/>
    <w:rsid w:val="00804BE1"/>
    <w:rsid w:val="00804F03"/>
    <w:rsid w:val="00814A0C"/>
    <w:rsid w:val="00817D65"/>
    <w:rsid w:val="008215D0"/>
    <w:rsid w:val="00823C60"/>
    <w:rsid w:val="00826D54"/>
    <w:rsid w:val="008303F8"/>
    <w:rsid w:val="00830AFA"/>
    <w:rsid w:val="008469E0"/>
    <w:rsid w:val="00867D86"/>
    <w:rsid w:val="00872128"/>
    <w:rsid w:val="008766DD"/>
    <w:rsid w:val="00876E52"/>
    <w:rsid w:val="00891211"/>
    <w:rsid w:val="008948C8"/>
    <w:rsid w:val="008A678A"/>
    <w:rsid w:val="008B0E27"/>
    <w:rsid w:val="008B79FF"/>
    <w:rsid w:val="008C23B7"/>
    <w:rsid w:val="008C7423"/>
    <w:rsid w:val="008D6E09"/>
    <w:rsid w:val="008E2A85"/>
    <w:rsid w:val="008E2D14"/>
    <w:rsid w:val="008F0E89"/>
    <w:rsid w:val="008F135D"/>
    <w:rsid w:val="008F4A4C"/>
    <w:rsid w:val="00900763"/>
    <w:rsid w:val="00916B75"/>
    <w:rsid w:val="00923540"/>
    <w:rsid w:val="00926E4D"/>
    <w:rsid w:val="009476C1"/>
    <w:rsid w:val="009567AB"/>
    <w:rsid w:val="00962017"/>
    <w:rsid w:val="009702FB"/>
    <w:rsid w:val="00973184"/>
    <w:rsid w:val="00974082"/>
    <w:rsid w:val="00977AA0"/>
    <w:rsid w:val="00981984"/>
    <w:rsid w:val="00987733"/>
    <w:rsid w:val="009946E7"/>
    <w:rsid w:val="00994C05"/>
    <w:rsid w:val="00995E06"/>
    <w:rsid w:val="009A156C"/>
    <w:rsid w:val="009A3073"/>
    <w:rsid w:val="009B177D"/>
    <w:rsid w:val="009B1DEC"/>
    <w:rsid w:val="009C1A4E"/>
    <w:rsid w:val="009C51DB"/>
    <w:rsid w:val="009D02E5"/>
    <w:rsid w:val="009D2750"/>
    <w:rsid w:val="009D648D"/>
    <w:rsid w:val="009E29F2"/>
    <w:rsid w:val="009E5D98"/>
    <w:rsid w:val="009E6DD8"/>
    <w:rsid w:val="009F13A6"/>
    <w:rsid w:val="009F1FCD"/>
    <w:rsid w:val="00A0013E"/>
    <w:rsid w:val="00A01885"/>
    <w:rsid w:val="00A060FE"/>
    <w:rsid w:val="00A10DFA"/>
    <w:rsid w:val="00A12339"/>
    <w:rsid w:val="00A166B6"/>
    <w:rsid w:val="00A20DC1"/>
    <w:rsid w:val="00A24D70"/>
    <w:rsid w:val="00A24F2A"/>
    <w:rsid w:val="00A2566B"/>
    <w:rsid w:val="00A33B3B"/>
    <w:rsid w:val="00A372E9"/>
    <w:rsid w:val="00A50966"/>
    <w:rsid w:val="00A571BC"/>
    <w:rsid w:val="00A61116"/>
    <w:rsid w:val="00A71112"/>
    <w:rsid w:val="00A733C3"/>
    <w:rsid w:val="00A81F54"/>
    <w:rsid w:val="00A90518"/>
    <w:rsid w:val="00A95CA2"/>
    <w:rsid w:val="00AB632F"/>
    <w:rsid w:val="00AC2EF9"/>
    <w:rsid w:val="00AC36BD"/>
    <w:rsid w:val="00AC7E93"/>
    <w:rsid w:val="00AD0B66"/>
    <w:rsid w:val="00AD26A0"/>
    <w:rsid w:val="00AD570A"/>
    <w:rsid w:val="00AE09C1"/>
    <w:rsid w:val="00B00D20"/>
    <w:rsid w:val="00B01EE0"/>
    <w:rsid w:val="00B03C8E"/>
    <w:rsid w:val="00B10D5A"/>
    <w:rsid w:val="00B145F3"/>
    <w:rsid w:val="00B16FDD"/>
    <w:rsid w:val="00B2128C"/>
    <w:rsid w:val="00B2311D"/>
    <w:rsid w:val="00B31368"/>
    <w:rsid w:val="00B365F9"/>
    <w:rsid w:val="00B40337"/>
    <w:rsid w:val="00B41E43"/>
    <w:rsid w:val="00B468DE"/>
    <w:rsid w:val="00B63889"/>
    <w:rsid w:val="00B704B5"/>
    <w:rsid w:val="00B753B1"/>
    <w:rsid w:val="00B809B9"/>
    <w:rsid w:val="00B914C5"/>
    <w:rsid w:val="00BA1F7F"/>
    <w:rsid w:val="00BA2071"/>
    <w:rsid w:val="00BA2D4E"/>
    <w:rsid w:val="00BB35BD"/>
    <w:rsid w:val="00BB40DB"/>
    <w:rsid w:val="00BC2D11"/>
    <w:rsid w:val="00BC434F"/>
    <w:rsid w:val="00BD194A"/>
    <w:rsid w:val="00BE203E"/>
    <w:rsid w:val="00BE2424"/>
    <w:rsid w:val="00BF128A"/>
    <w:rsid w:val="00C029CB"/>
    <w:rsid w:val="00C06570"/>
    <w:rsid w:val="00C16255"/>
    <w:rsid w:val="00C237EB"/>
    <w:rsid w:val="00C24840"/>
    <w:rsid w:val="00C41BB8"/>
    <w:rsid w:val="00C4219A"/>
    <w:rsid w:val="00C456C8"/>
    <w:rsid w:val="00C54BFF"/>
    <w:rsid w:val="00C63E57"/>
    <w:rsid w:val="00C6641C"/>
    <w:rsid w:val="00C67E94"/>
    <w:rsid w:val="00C76B21"/>
    <w:rsid w:val="00C82AC6"/>
    <w:rsid w:val="00C84DC2"/>
    <w:rsid w:val="00C86A71"/>
    <w:rsid w:val="00CA0B84"/>
    <w:rsid w:val="00CA2BAE"/>
    <w:rsid w:val="00CA4D26"/>
    <w:rsid w:val="00CB2A4D"/>
    <w:rsid w:val="00CB4D09"/>
    <w:rsid w:val="00CB5219"/>
    <w:rsid w:val="00CC0BBB"/>
    <w:rsid w:val="00CC4F17"/>
    <w:rsid w:val="00CE3B2F"/>
    <w:rsid w:val="00CE57E4"/>
    <w:rsid w:val="00CF04B1"/>
    <w:rsid w:val="00CF5698"/>
    <w:rsid w:val="00CF63B1"/>
    <w:rsid w:val="00D0043A"/>
    <w:rsid w:val="00D14847"/>
    <w:rsid w:val="00D24104"/>
    <w:rsid w:val="00D25CB4"/>
    <w:rsid w:val="00D26699"/>
    <w:rsid w:val="00D27181"/>
    <w:rsid w:val="00D339AD"/>
    <w:rsid w:val="00D3456A"/>
    <w:rsid w:val="00D40FFF"/>
    <w:rsid w:val="00D53849"/>
    <w:rsid w:val="00D54F50"/>
    <w:rsid w:val="00D5526A"/>
    <w:rsid w:val="00D55E14"/>
    <w:rsid w:val="00D632C1"/>
    <w:rsid w:val="00D65219"/>
    <w:rsid w:val="00D72878"/>
    <w:rsid w:val="00D74251"/>
    <w:rsid w:val="00D8426D"/>
    <w:rsid w:val="00D9169D"/>
    <w:rsid w:val="00D953B8"/>
    <w:rsid w:val="00DA1C36"/>
    <w:rsid w:val="00DA402C"/>
    <w:rsid w:val="00DA66FB"/>
    <w:rsid w:val="00DB0A3A"/>
    <w:rsid w:val="00DB2316"/>
    <w:rsid w:val="00DB2578"/>
    <w:rsid w:val="00DB5868"/>
    <w:rsid w:val="00DB6314"/>
    <w:rsid w:val="00DB7635"/>
    <w:rsid w:val="00DC5EA6"/>
    <w:rsid w:val="00DD3F16"/>
    <w:rsid w:val="00DE0C2D"/>
    <w:rsid w:val="00DE11A4"/>
    <w:rsid w:val="00DE133F"/>
    <w:rsid w:val="00DE2E86"/>
    <w:rsid w:val="00DE358A"/>
    <w:rsid w:val="00DE3ED6"/>
    <w:rsid w:val="00DE54A9"/>
    <w:rsid w:val="00DF0F3B"/>
    <w:rsid w:val="00DF1316"/>
    <w:rsid w:val="00DF5AA7"/>
    <w:rsid w:val="00DF6D6B"/>
    <w:rsid w:val="00E00D8F"/>
    <w:rsid w:val="00E0182F"/>
    <w:rsid w:val="00E0348C"/>
    <w:rsid w:val="00E15787"/>
    <w:rsid w:val="00E30D71"/>
    <w:rsid w:val="00E32936"/>
    <w:rsid w:val="00E40063"/>
    <w:rsid w:val="00E40C44"/>
    <w:rsid w:val="00E47E9E"/>
    <w:rsid w:val="00E50075"/>
    <w:rsid w:val="00E530C7"/>
    <w:rsid w:val="00E57AEE"/>
    <w:rsid w:val="00E60016"/>
    <w:rsid w:val="00E6135C"/>
    <w:rsid w:val="00E77923"/>
    <w:rsid w:val="00E80764"/>
    <w:rsid w:val="00E90004"/>
    <w:rsid w:val="00E914DA"/>
    <w:rsid w:val="00E93245"/>
    <w:rsid w:val="00E96E59"/>
    <w:rsid w:val="00EA484D"/>
    <w:rsid w:val="00EA6B3D"/>
    <w:rsid w:val="00EA6C25"/>
    <w:rsid w:val="00EB1D8E"/>
    <w:rsid w:val="00ED19A4"/>
    <w:rsid w:val="00ED237C"/>
    <w:rsid w:val="00ED2D83"/>
    <w:rsid w:val="00ED3A08"/>
    <w:rsid w:val="00ED57CC"/>
    <w:rsid w:val="00EE34CB"/>
    <w:rsid w:val="00F003B3"/>
    <w:rsid w:val="00F20A10"/>
    <w:rsid w:val="00F22A26"/>
    <w:rsid w:val="00F305C7"/>
    <w:rsid w:val="00F31324"/>
    <w:rsid w:val="00F430AC"/>
    <w:rsid w:val="00F4482C"/>
    <w:rsid w:val="00F47501"/>
    <w:rsid w:val="00F630E5"/>
    <w:rsid w:val="00F75AFC"/>
    <w:rsid w:val="00F772EB"/>
    <w:rsid w:val="00F82188"/>
    <w:rsid w:val="00F826A6"/>
    <w:rsid w:val="00F84D15"/>
    <w:rsid w:val="00F94A3F"/>
    <w:rsid w:val="00F94DD3"/>
    <w:rsid w:val="00F961D4"/>
    <w:rsid w:val="00F979BE"/>
    <w:rsid w:val="00FA13DB"/>
    <w:rsid w:val="00FB4A9D"/>
    <w:rsid w:val="00FB6267"/>
    <w:rsid w:val="00FC1C80"/>
    <w:rsid w:val="00FC2ECC"/>
    <w:rsid w:val="00FD1461"/>
    <w:rsid w:val="00FD2657"/>
    <w:rsid w:val="00FE1332"/>
    <w:rsid w:val="00FF3C5A"/>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 w:type="character" w:customStyle="1" w:styleId="UnresolvedMention1">
    <w:name w:val="Unresolved Mention1"/>
    <w:basedOn w:val="DefaultParagraphFont"/>
    <w:uiPriority w:val="99"/>
    <w:semiHidden/>
    <w:unhideWhenUsed/>
    <w:rsid w:val="00E034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F399F-37A1-4B6D-81CB-867D421AA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52</Pages>
  <Words>15498</Words>
  <Characters>88340</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5</cp:revision>
  <dcterms:created xsi:type="dcterms:W3CDTF">2021-09-12T12:34:00Z</dcterms:created>
  <dcterms:modified xsi:type="dcterms:W3CDTF">2021-09-12T16:07:00Z</dcterms:modified>
</cp:coreProperties>
</file>