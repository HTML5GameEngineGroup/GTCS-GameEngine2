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commentRangeStart w:id="1"/>
      <w:commentRangeStart w:id="2"/>
      <w:r w:rsidRPr="00665FB8">
        <w:t>Implementing Illumination and Shadow</w:t>
      </w:r>
      <w:commentRangeEnd w:id="1"/>
      <w:r w:rsidR="0052441B">
        <w:rPr>
          <w:rStyle w:val="CommentReference"/>
          <w:rFonts w:asciiTheme="minorHAnsi" w:eastAsia="SimSun" w:hAnsiTheme="minorHAnsi" w:cstheme="minorBidi"/>
          <w:b w:val="0"/>
        </w:rPr>
        <w:commentReference w:id="1"/>
      </w:r>
      <w:commentRangeEnd w:id="2"/>
      <w:r w:rsidR="00B16D89">
        <w:rPr>
          <w:rStyle w:val="CommentReference"/>
          <w:rFonts w:asciiTheme="minorHAnsi" w:eastAsia="SimSun" w:hAnsiTheme="minorHAnsi" w:cstheme="minorBidi"/>
          <w:b w:val="0"/>
        </w:rPr>
        <w:commentReference w:id="2"/>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31953472" w:rsidR="00665FB8" w:rsidRDefault="00665FB8" w:rsidP="00665FB8">
      <w:pPr>
        <w:pStyle w:val="BodyTextCont"/>
        <w:rPr>
          <w:rFonts w:hint="eastAsia"/>
        </w:rPr>
      </w:pPr>
      <w:r>
        <w:t xml:space="preserve">An illumination model, or a lighting model, is a </w:t>
      </w:r>
      <w:commentRangeStart w:id="3"/>
      <w:commentRangeStart w:id="4"/>
      <w:r>
        <w:t>mathematic</w:t>
      </w:r>
      <w:ins w:id="5" w:author="Kelvin Sung" w:date="2021-09-01T09:20:00Z">
        <w:r w:rsidR="007D7A5F">
          <w:t>al</w:t>
        </w:r>
      </w:ins>
      <w:r>
        <w:t xml:space="preserve"> formulation</w:t>
      </w:r>
      <w:commentRangeEnd w:id="3"/>
      <w:r w:rsidR="00416C31">
        <w:rPr>
          <w:rStyle w:val="CommentReference"/>
          <w:rFonts w:asciiTheme="minorHAnsi" w:hAnsiTheme="minorHAnsi"/>
        </w:rPr>
        <w:commentReference w:id="3"/>
      </w:r>
      <w:commentRangeEnd w:id="4"/>
      <w:r w:rsidR="007D7A5F">
        <w:rPr>
          <w:rStyle w:val="CommentReference"/>
          <w:rFonts w:asciiTheme="minorHAnsi" w:hAnsiTheme="minorHAnsi"/>
        </w:rPr>
        <w:commentReference w:id="4"/>
      </w:r>
      <w:r>
        <w:t xml:space="preserve">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rPr>
          <w:rFonts w:hint="eastAsia"/>
        </w:rPr>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3363758A" w:rsidR="00665FB8" w:rsidRDefault="00665FB8" w:rsidP="00665FB8">
      <w:pPr>
        <w:pStyle w:val="BodyTextFirst"/>
        <w:rPr>
          <w:rFonts w:hint="eastAsia"/>
        </w:rPr>
      </w:pPr>
      <w:r>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w:t>
      </w:r>
      <w:del w:id="6" w:author="Kelvin Sung" w:date="2021-09-01T09:37:00Z">
        <w:r w:rsidDel="00177F45">
          <w:delText>intensive</w:delText>
        </w:r>
      </w:del>
      <w:ins w:id="7" w:author="Kelvin Sung" w:date="2021-09-01T09:37:00Z">
        <w:r w:rsidR="00177F45">
          <w:t>expensive</w:t>
        </w:r>
      </w:ins>
      <w:r>
        <w:t>.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66732CBB" w:rsidR="00665FB8" w:rsidRDefault="00665FB8" w:rsidP="00C5290D">
      <w:pPr>
        <w:pStyle w:val="Bullet"/>
        <w:rPr>
          <w:rFonts w:hint="eastAsia"/>
        </w:rPr>
      </w:pPr>
      <w:r>
        <w:t xml:space="preserve">Diffuse Reflection and Normal Maps: Simulates </w:t>
      </w:r>
      <w:commentRangeStart w:id="8"/>
      <w:commentRangeStart w:id="9"/>
      <w:del w:id="10" w:author="Kelvin Sung" w:date="2021-09-01T09:21:00Z">
        <w:r w:rsidDel="00CF164C">
          <w:delText xml:space="preserve">diffuse </w:delText>
        </w:r>
      </w:del>
      <w:r>
        <w:t>light reflection</w:t>
      </w:r>
      <w:commentRangeEnd w:id="8"/>
      <w:r w:rsidR="002425F5">
        <w:rPr>
          <w:rStyle w:val="CommentReference"/>
          <w:rFonts w:asciiTheme="minorHAnsi" w:hAnsiTheme="minorHAnsi"/>
        </w:rPr>
        <w:commentReference w:id="8"/>
      </w:r>
      <w:commentRangeEnd w:id="9"/>
      <w:ins w:id="11" w:author="Kelvin Sung" w:date="2021-09-01T09:21:00Z">
        <w:r w:rsidR="00CF164C">
          <w:t xml:space="preserve"> from matte</w:t>
        </w:r>
      </w:ins>
      <w:ins w:id="12" w:author="Kelvin Sung" w:date="2021-09-02T11:19:00Z">
        <w:r w:rsidR="00351E12">
          <w:t>, or diffuse,</w:t>
        </w:r>
      </w:ins>
      <w:ins w:id="13" w:author="Kelvin Sung" w:date="2021-09-01T09:21:00Z">
        <w:r w:rsidR="00CF164C">
          <w:t xml:space="preserve"> surfaces</w:t>
        </w:r>
      </w:ins>
      <w:r w:rsidR="007D7A5F">
        <w:rPr>
          <w:rStyle w:val="CommentReference"/>
          <w:rFonts w:asciiTheme="minorHAnsi" w:hAnsiTheme="minorHAnsi"/>
        </w:rPr>
        <w:commentReference w:id="9"/>
      </w:r>
      <w:del w:id="14" w:author="Kelvin Sung" w:date="2021-09-01T09:21:00Z">
        <w:r w:rsidDel="00CF164C">
          <w:delText xml:space="preserve"> in 2D</w:delText>
        </w:r>
      </w:del>
    </w:p>
    <w:p w14:paraId="2483BFC0" w14:textId="445E3F01" w:rsidR="00665FB8" w:rsidRDefault="00665FB8" w:rsidP="00C5290D">
      <w:pPr>
        <w:pStyle w:val="Bullet"/>
        <w:rPr>
          <w:rFonts w:hint="eastAsia"/>
        </w:rPr>
      </w:pPr>
      <w:r>
        <w:t xml:space="preserve">Specular Light and Material: Models light reflecting off </w:t>
      </w:r>
      <w:ins w:id="15" w:author="Kelvin Sung" w:date="2021-09-01T09:39:00Z">
        <w:r w:rsidR="00C8703A">
          <w:t xml:space="preserve">shinning </w:t>
        </w:r>
      </w:ins>
      <w:r>
        <w:t>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37385014" w:rsidR="00665FB8" w:rsidRDefault="00665FB8" w:rsidP="00C5290D">
      <w:pPr>
        <w:pStyle w:val="Bullet"/>
        <w:rPr>
          <w:rFonts w:hint="eastAsia"/>
        </w:rPr>
      </w:pPr>
      <w:r>
        <w:t xml:space="preserve">Shadow: Approximates the results from </w:t>
      </w:r>
      <w:commentRangeStart w:id="16"/>
      <w:commentRangeStart w:id="17"/>
      <w:r>
        <w:t xml:space="preserve">light </w:t>
      </w:r>
      <w:ins w:id="18" w:author="Kelvin Sung" w:date="2021-09-01T09:22:00Z">
        <w:r w:rsidR="0061557F">
          <w:t>being blocked</w:t>
        </w:r>
      </w:ins>
      <w:del w:id="19" w:author="Kelvin Sung" w:date="2021-09-01T09:22:00Z">
        <w:r w:rsidDel="0061557F">
          <w:delText>occlusion</w:delText>
        </w:r>
      </w:del>
      <w:commentRangeEnd w:id="16"/>
      <w:r w:rsidR="002425F5">
        <w:rPr>
          <w:rStyle w:val="CommentReference"/>
          <w:rFonts w:asciiTheme="minorHAnsi" w:hAnsiTheme="minorHAnsi"/>
        </w:rPr>
        <w:commentReference w:id="16"/>
      </w:r>
      <w:commentRangeEnd w:id="17"/>
      <w:r w:rsidR="0061557F">
        <w:rPr>
          <w:rStyle w:val="CommentReference"/>
          <w:rFonts w:asciiTheme="minorHAnsi" w:hAnsiTheme="minorHAnsi"/>
        </w:rPr>
        <w:commentReference w:id="17"/>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242C515E" w:rsidR="00C5290D" w:rsidRDefault="00C5290D" w:rsidP="00C5290D">
      <w:pPr>
        <w:pStyle w:val="Bullet"/>
        <w:rPr>
          <w:rFonts w:hint="eastAsia"/>
        </w:rPr>
      </w:pPr>
      <w:r>
        <w:t xml:space="preserve">To refamiliarize yourself with the </w:t>
      </w:r>
      <w:r w:rsidRPr="00C5290D">
        <w:rPr>
          <w:rStyle w:val="CodeInline"/>
        </w:rPr>
        <w:t>S</w:t>
      </w:r>
      <w:ins w:id="20" w:author="Kelvin Sung" w:date="2021-09-02T07:15:00Z">
        <w:r w:rsidR="00B3722D">
          <w:rPr>
            <w:rStyle w:val="CodeInline"/>
          </w:rPr>
          <w:t>impleS</w:t>
        </w:r>
      </w:ins>
      <w:r w:rsidRPr="00C5290D">
        <w:rPr>
          <w:rStyle w:val="CodeInline"/>
        </w:rPr>
        <w:t>hader</w:t>
      </w:r>
      <w:r>
        <w:t>/</w:t>
      </w:r>
      <w:r w:rsidRPr="00C5290D">
        <w:rPr>
          <w:rStyle w:val="CodeInline"/>
        </w:rPr>
        <w:t>Renderable</w:t>
      </w:r>
      <w:r>
        <w:t xml:space="preserve"> pair structure to interface to GLSL shaders and the game engine</w:t>
      </w:r>
    </w:p>
    <w:p w14:paraId="66567656" w14:textId="7C1D607B"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w:t>
      </w:r>
      <w:ins w:id="21" w:author="Kelvin Sung" w:date="2021-09-02T07:16:00Z">
        <w:r w:rsidR="00B3722D">
          <w:t>:</w:t>
        </w:r>
      </w:ins>
      <w:r>
        <w:t xml:space="preserve"> </w:t>
      </w:r>
      <w:del w:id="22" w:author="Kelvin Sung" w:date="2021-09-02T07:16:00Z">
        <w:r w:rsidDel="00B3722D">
          <w:delText>(</w:delText>
        </w:r>
      </w:del>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del w:id="23" w:author="Kelvin Sung" w:date="2021-09-02T07:16:00Z">
        <w:r w:rsidDel="00B3722D">
          <w:delText>)</w:delText>
        </w:r>
      </w:del>
      <w:r>
        <w:t>.</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lastRenderedPageBreak/>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commentRangeStart w:id="24"/>
      <w:commentRangeStart w:id="25"/>
      <w:r>
        <w:t xml:space="preserve">varying </w:t>
      </w:r>
      <w:commentRangeEnd w:id="24"/>
      <w:r w:rsidR="00BF369A">
        <w:rPr>
          <w:rStyle w:val="CommentReference"/>
          <w:rFonts w:asciiTheme="minorHAnsi" w:hAnsiTheme="minorHAnsi"/>
          <w:noProof w:val="0"/>
        </w:rPr>
        <w:commentReference w:id="24"/>
      </w:r>
      <w:commentRangeEnd w:id="25"/>
      <w:r w:rsidR="00D94AA9">
        <w:rPr>
          <w:rStyle w:val="CommentReference"/>
          <w:rFonts w:asciiTheme="minorHAnsi" w:hAnsiTheme="minorHAnsi"/>
          <w:noProof w:val="0"/>
        </w:rPr>
        <w:commentReference w:id="25"/>
      </w:r>
      <w:r>
        <w:t>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FC0BA3B"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proofErr w:type="spellStart"/>
      <w:r w:rsidR="005E0F56" w:rsidRPr="00AB51B9">
        <w:rPr>
          <w:rStyle w:val="CodeInline"/>
        </w:rPr>
        <w:t>d</w:t>
      </w:r>
      <w:r w:rsidR="000F01D6" w:rsidRPr="00AB51B9">
        <w:rPr>
          <w:rStyle w:val="CodeInline"/>
        </w:rPr>
        <w:t>efaultResources</w:t>
      </w:r>
      <w:proofErr w:type="spellEnd"/>
      <w:r w:rsidR="000F01D6">
        <w:t xml:space="preserve"> </w:t>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lastRenderedPageBreak/>
        <w:t>Modifying SimpleShader</w:t>
      </w:r>
    </w:p>
    <w:p w14:paraId="5F92CADD" w14:textId="10439D1A"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del w:id="26" w:author="Kelvin Sung" w:date="2021-09-02T07:40:00Z">
        <w:r w:rsidR="00F13B77" w:rsidDel="003C7D6B">
          <w:delText xml:space="preserve">, super class of </w:delText>
        </w:r>
        <w:r w:rsidR="00F13B77" w:rsidRPr="00AB51B9" w:rsidDel="003C7D6B">
          <w:rPr>
            <w:rStyle w:val="CodeInline"/>
          </w:rPr>
          <w:delText>TextureShader</w:delText>
        </w:r>
        <w:r w:rsidR="00F13B77" w:rsidDel="003C7D6B">
          <w:delText>,</w:delText>
        </w:r>
      </w:del>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5FB53A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r w:rsidR="00837A2A">
        <w:rPr>
          <w:rStyle w:val="CodeInline"/>
        </w:rPr>
        <w:t>ources</w:t>
      </w:r>
      <w:proofErr w:type="spellEnd"/>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lastRenderedPageBreak/>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1D524D6D"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w:t>
      </w:r>
      <w:ins w:id="27" w:author="Kelvin Sung" w:date="2021-09-02T07:44:00Z">
        <w:r w:rsidR="00C761AF">
          <w:t xml:space="preserve">have a name that </w:t>
        </w:r>
      </w:ins>
      <w:r>
        <w:t>begin</w:t>
      </w:r>
      <w:ins w:id="28" w:author="Kelvin Sung" w:date="2021-09-02T07:44:00Z">
        <w:r w:rsidR="00C761AF">
          <w:t>s</w:t>
        </w:r>
      </w:ins>
      <w:r>
        <w:t xml:space="preserve"> with </w:t>
      </w:r>
      <w:proofErr w:type="spellStart"/>
      <w:r w:rsidRPr="00AB51B9">
        <w:rPr>
          <w:rStyle w:val="CodeInline"/>
        </w:rPr>
        <w:t>my_game</w:t>
      </w:r>
      <w:proofErr w:type="spellEnd"/>
      <w:r>
        <w:t xml:space="preserve"> where each </w:t>
      </w:r>
      <w:del w:id="29" w:author="Kelvin Sung" w:date="2021-09-02T07:44:00Z">
        <w:r w:rsidDel="00C761AF">
          <w:delText xml:space="preserve">individual filename </w:delText>
        </w:r>
      </w:del>
      <w:r>
        <w:t>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w:t>
      </w:r>
      <w:ins w:id="30" w:author="Kelvin Sung" w:date="2021-09-02T07:45:00Z">
        <w:r w:rsidR="008F2FC1">
          <w:t xml:space="preserve">that </w:t>
        </w:r>
      </w:ins>
      <w:r w:rsidR="00BE40D3">
        <w:t xml:space="preserve">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9711A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r w:rsidR="00CA589C">
        <w:t>the</w:t>
      </w:r>
      <w:r w:rsidR="006A40FB">
        <w:t xml:space="preserve"> </w:t>
      </w:r>
      <w:proofErr w:type="spellStart"/>
      <w:r w:rsidR="006A40FB" w:rsidRPr="006A40FB">
        <w:rPr>
          <w:rStyle w:val="CodeInline"/>
        </w:rPr>
        <w:t>MyGame</w:t>
      </w:r>
      <w:proofErr w:type="spellEnd"/>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w:t>
      </w:r>
      <w:del w:id="31" w:author="Kelvin Sung" w:date="2021-09-02T07:48:00Z">
        <w:r w:rsidR="00CA589C" w:rsidDel="008F2FC1">
          <w:delText xml:space="preserve">by </w:delText>
        </w:r>
      </w:del>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3EA6FF44" w:rsidR="0072479E" w:rsidRDefault="00743170" w:rsidP="000D057D">
      <w:pPr>
        <w:pStyle w:val="NumList"/>
        <w:numPr>
          <w:ilvl w:val="0"/>
          <w:numId w:val="7"/>
        </w:numPr>
        <w:rPr>
          <w:rFonts w:hint="eastAsia"/>
        </w:rPr>
      </w:pPr>
      <w:del w:id="32" w:author="Kelvin Sung" w:date="2021-09-02T07:49:00Z">
        <w:r w:rsidDel="008F2FC1">
          <w:delText>P</w:delText>
        </w:r>
        <w:r w:rsidR="00CA589C" w:rsidRPr="00CA589C" w:rsidDel="008F2FC1">
          <w:delText>ractice proper implementation by remembering to l</w:delText>
        </w:r>
      </w:del>
      <w:ins w:id="33" w:author="Kelvin Sung" w:date="2021-09-02T07:49:00Z">
        <w:r w:rsidR="008F2FC1">
          <w:t>L</w:t>
        </w:r>
      </w:ins>
      <w:r w:rsidR="00CA589C" w:rsidRPr="00CA589C">
        <w:t xml:space="preserve">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lastRenderedPageBreak/>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lastRenderedPageBreak/>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 xml:space="preserve">scene is dark. This is because the RGB values for the global ambient color were all </w:t>
      </w:r>
      <w:r>
        <w:lastRenderedPageBreak/>
        <w:t>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473842FF"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w:t>
      </w:r>
      <w:commentRangeStart w:id="34"/>
      <w:commentRangeStart w:id="35"/>
      <w:r w:rsidR="00F90E78">
        <w:t xml:space="preserve">begin </w:t>
      </w:r>
      <w:r w:rsidR="003E4041">
        <w:t>to</w:t>
      </w:r>
      <w:del w:id="36" w:author="Kelvin Sung" w:date="2021-09-01T09:23:00Z">
        <w:r w:rsidR="003E4041" w:rsidDel="00AE1F2E">
          <w:rPr>
            <w:rFonts w:hint="eastAsia"/>
          </w:rPr>
          <w:delText>o</w:delText>
        </w:r>
      </w:del>
      <w:r w:rsidR="00F90E78">
        <w:t xml:space="preserve"> over saturate</w:t>
      </w:r>
      <w:commentRangeEnd w:id="34"/>
      <w:r w:rsidR="00F24923">
        <w:rPr>
          <w:rStyle w:val="CommentReference"/>
          <w:rFonts w:asciiTheme="minorHAnsi" w:hAnsiTheme="minorHAnsi"/>
        </w:rPr>
        <w:commentReference w:id="34"/>
      </w:r>
      <w:commentRangeEnd w:id="35"/>
      <w:r w:rsidR="00AE1F2E">
        <w:rPr>
          <w:rStyle w:val="CommentReference"/>
          <w:rFonts w:asciiTheme="minorHAnsi" w:hAnsiTheme="minorHAnsi"/>
        </w:rPr>
        <w:commentReference w:id="35"/>
      </w:r>
      <w:r w:rsidR="00F90E78">
        <w:t xml:space="preserve">. </w:t>
      </w:r>
      <w:r w:rsidR="001A052B">
        <w:t xml:space="preserve">Without proper context, over saturation can be a distraction. However, it is also true that strategically creating over saturation on selective objects can be used to indicate significant events, e.g., triggering a trap. </w:t>
      </w:r>
      <w:r>
        <w:t xml:space="preserve">The next section describes how to create and direct a light source to illuminate </w:t>
      </w:r>
      <w:commentRangeStart w:id="37"/>
      <w:commentRangeStart w:id="38"/>
      <w:del w:id="39" w:author="Kelvin Sung" w:date="2021-09-02T07:55:00Z">
        <w:r w:rsidDel="000546AA">
          <w:delText>only</w:delText>
        </w:r>
      </w:del>
      <w:del w:id="40" w:author="Kelvin Sung" w:date="2021-09-01T09:23:00Z">
        <w:r w:rsidDel="00AE1F2E">
          <w:delText xml:space="preserve"> on </w:delText>
        </w:r>
      </w:del>
      <w:r>
        <w:t>selected objects</w:t>
      </w:r>
      <w:commentRangeEnd w:id="37"/>
      <w:r w:rsidR="00F24923">
        <w:rPr>
          <w:rStyle w:val="CommentReference"/>
          <w:rFonts w:asciiTheme="minorHAnsi" w:hAnsiTheme="minorHAnsi"/>
        </w:rPr>
        <w:commentReference w:id="37"/>
      </w:r>
      <w:commentRangeEnd w:id="38"/>
      <w:r w:rsidR="00AE1F2E">
        <w:rPr>
          <w:rStyle w:val="CommentReference"/>
          <w:rFonts w:asciiTheme="minorHAnsi" w:hAnsiTheme="minorHAnsi"/>
        </w:rPr>
        <w:commentReference w:id="38"/>
      </w:r>
      <w:r>
        <w:t>.</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390E40D9" w:rsidR="00CA589C" w:rsidDel="00637F9B" w:rsidRDefault="00616398" w:rsidP="00AB51B9">
      <w:pPr>
        <w:pStyle w:val="BodyTextFirst"/>
        <w:rPr>
          <w:del w:id="41" w:author="Kelvin Sung" w:date="2021-09-02T07:25:00Z"/>
          <w:rFonts w:hint="eastAsia"/>
        </w:rPr>
      </w:pPr>
      <w:r>
        <w:t xml:space="preserve">Recall </w:t>
      </w:r>
      <w:r w:rsidR="00CA589C">
        <w:t xml:space="preserve">that the engine interfaces to the GLSL shaders with the corresponding subclasses of the </w:t>
      </w:r>
      <w:r w:rsidR="00CA589C" w:rsidRPr="004F32BC">
        <w:rPr>
          <w:rStyle w:val="CodeInline"/>
        </w:rPr>
        <w:t>S</w:t>
      </w:r>
      <w:ins w:id="42" w:author="Kelvin Sung" w:date="2021-09-02T08:42:00Z">
        <w:r w:rsidR="00593FE7">
          <w:rPr>
            <w:rStyle w:val="CodeInline"/>
          </w:rPr>
          <w:t>impleS</w:t>
        </w:r>
      </w:ins>
      <w:r w:rsidR="00CA589C" w:rsidRPr="004F32BC">
        <w:rPr>
          <w:rStyle w:val="CodeInline"/>
        </w:rPr>
        <w:t>hader</w:t>
      </w:r>
      <w:r w:rsidR="00CA589C" w:rsidRPr="004F32BC">
        <w:t>/</w:t>
      </w:r>
      <w:r w:rsidR="00CA589C" w:rsidRPr="004F32BC">
        <w:rPr>
          <w:rStyle w:val="CodeInline"/>
        </w:rPr>
        <w:t>Renderable</w:t>
      </w:r>
      <w:r w:rsidR="00CA589C">
        <w:t xml:space="preserve"> </w:t>
      </w:r>
      <w:del w:id="43" w:author="Kelvin Sung" w:date="2021-09-02T08:43:00Z">
        <w:r w:rsidR="00CA589C" w:rsidDel="000C50A2">
          <w:delText xml:space="preserve">object </w:delText>
        </w:r>
      </w:del>
      <w:r w:rsidR="00CA589C">
        <w:t>pairs</w:t>
      </w:r>
      <w:r w:rsidR="00D25A37">
        <w:t>.</w:t>
      </w:r>
      <w:r w:rsidR="00CA589C">
        <w:t xml:space="preserve"> </w:t>
      </w:r>
      <w:r w:rsidR="00CA589C" w:rsidRPr="00AB51B9">
        <w:rPr>
          <w:rStyle w:val="CodeInline"/>
        </w:rPr>
        <w:t>S</w:t>
      </w:r>
      <w:ins w:id="44" w:author="Kelvin Sung" w:date="2021-09-02T08:42:00Z">
        <w:r w:rsidR="000C50A2">
          <w:rPr>
            <w:rStyle w:val="CodeInline"/>
          </w:rPr>
          <w:t>impleS</w:t>
        </w:r>
      </w:ins>
      <w:r w:rsidR="00CA589C" w:rsidRPr="00AB51B9">
        <w:rPr>
          <w:rStyle w:val="CodeInline"/>
        </w:rPr>
        <w:t>hader</w:t>
      </w:r>
      <w:r w:rsidR="00CA589C">
        <w:t xml:space="preserve"> </w:t>
      </w:r>
      <w:del w:id="45" w:author="Kelvin Sung" w:date="2021-09-02T08:43:00Z">
        <w:r w:rsidR="00CA589C" w:rsidDel="000C50A2">
          <w:delText xml:space="preserve">objects </w:delText>
        </w:r>
      </w:del>
      <w:ins w:id="46" w:author="Kelvin Sung" w:date="2021-09-02T08:43:00Z">
        <w:r w:rsidR="000C50A2">
          <w:t xml:space="preserve">and subclasses </w:t>
        </w:r>
      </w:ins>
      <w:r w:rsidR="00CA589C">
        <w:t xml:space="preserve">interface to the GLSL shaders and </w:t>
      </w:r>
      <w:r w:rsidR="00CA589C" w:rsidRPr="004F32BC">
        <w:rPr>
          <w:rStyle w:val="CodeInline"/>
        </w:rPr>
        <w:t>Renderable</w:t>
      </w:r>
      <w:r w:rsidR="00CA589C">
        <w:t xml:space="preserve"> </w:t>
      </w:r>
      <w:del w:id="47" w:author="Kelvin Sung" w:date="2021-09-02T08:44:00Z">
        <w:r w:rsidR="00CA589C" w:rsidDel="000C50A2">
          <w:delText xml:space="preserve">objects </w:delText>
        </w:r>
      </w:del>
      <w:ins w:id="48" w:author="Kelvin Sung" w:date="2021-09-02T08:44:00Z">
        <w:r w:rsidR="000C50A2">
          <w:t xml:space="preserve">and subclasses </w:t>
        </w:r>
      </w:ins>
      <w:r w:rsidR="00CA589C">
        <w:t xml:space="preserve">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colors. The GLSL vertex shader,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822EDD5" w14:textId="0EE15CE1" w:rsidR="00CA589C" w:rsidDel="00637F9B" w:rsidRDefault="00CA589C">
      <w:pPr>
        <w:pStyle w:val="BodyTextFirst"/>
        <w:rPr>
          <w:del w:id="49" w:author="Kelvin Sung" w:date="2021-09-02T07:25:00Z"/>
        </w:rPr>
        <w:pPrChange w:id="50" w:author="Kelvin Sung" w:date="2021-09-02T07:25:00Z">
          <w:pPr>
            <w:pStyle w:val="Figure"/>
          </w:pPr>
        </w:pPrChange>
      </w:pPr>
      <w:del w:id="51" w:author="Kelvin Sung" w:date="2021-09-02T07:25:00Z">
        <w:r w:rsidDel="00637F9B">
          <w:delText xml:space="preserve"> </w:delText>
        </w:r>
      </w:del>
    </w:p>
    <w:p w14:paraId="015A2491" w14:textId="3FEC8688" w:rsidR="00E94671" w:rsidRDefault="00E94671">
      <w:pPr>
        <w:pStyle w:val="Figure"/>
        <w:pPrChange w:id="52" w:author="Kelvin Sung" w:date="2021-09-02T07:25:00Z">
          <w:pPr/>
        </w:pPrChange>
      </w:pPr>
    </w:p>
    <w:p w14:paraId="676A4C3A" w14:textId="184ADB6B" w:rsidR="00304F42" w:rsidRPr="00E9470F" w:rsidRDefault="00304F42" w:rsidP="00637F9B">
      <w:pPr>
        <w:pStyle w:val="Figure"/>
      </w:pPr>
      <w:r>
        <w:rPr>
          <w:noProof/>
        </w:rPr>
        <w:lastRenderedPageBreak/>
        <w:drawing>
          <wp:inline distT="0" distB="0" distL="0" distR="0" wp14:anchorId="2ED113AF" wp14:editId="33B90E88">
            <wp:extent cx="4223366" cy="3630304"/>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269" cy="3633659"/>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036DE99E" w:rsidR="00CA589C" w:rsidRPr="004F32BC" w:rsidRDefault="00CA589C" w:rsidP="002B5FE6">
      <w:pPr>
        <w:pStyle w:val="BodyTextCont"/>
        <w:rPr>
          <w:rFonts w:hint="eastAsia"/>
        </w:rPr>
      </w:pPr>
      <w:r w:rsidRPr="004F32BC">
        <w:t>Finally, it is important to</w:t>
      </w:r>
      <w:r w:rsidR="009F1E5D">
        <w:t xml:space="preserve"> </w:t>
      </w:r>
      <w:del w:id="53" w:author="Kelvin Sung" w:date="2021-09-02T08:46:00Z">
        <w:r w:rsidR="009F1E5D" w:rsidDel="00654E7B">
          <w:delText>note</w:delText>
        </w:r>
        <w:r w:rsidRPr="004F32BC" w:rsidDel="00654E7B">
          <w:delText xml:space="preserve"> </w:delText>
        </w:r>
      </w:del>
      <w:ins w:id="54" w:author="Kelvin Sung" w:date="2021-09-02T08:46:00Z">
        <w:r w:rsidR="00654E7B">
          <w:t>remember</w:t>
        </w:r>
        <w:r w:rsidR="00654E7B" w:rsidRPr="004F32BC">
          <w:t xml:space="preserve"> </w:t>
        </w:r>
      </w:ins>
      <w:r w:rsidRPr="004F32BC">
        <w:t xml:space="preserve">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lastRenderedPageBreak/>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20B54B98"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shader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del w:id="55" w:author="Kelvin Sung" w:date="2021-09-02T08:51:00Z">
        <w:r w:rsidR="000F78BA" w:rsidDel="00AC2CA3">
          <w:delText xml:space="preserve">are </w:delText>
        </w:r>
      </w:del>
      <w:ins w:id="56" w:author="Kelvin Sung" w:date="2021-09-02T08:51:00Z">
        <w:r w:rsidR="00AC2CA3">
          <w:t xml:space="preserve">is </w:t>
        </w:r>
      </w:ins>
      <w:r w:rsidR="000F78BA">
        <w:t>assumed</w:t>
      </w:r>
      <w:del w:id="57" w:author="Kelvin Sung" w:date="2021-09-02T08:51:00Z">
        <w:r w:rsidR="000F78BA" w:rsidDel="00881A82">
          <w:delText xml:space="preserve"> and </w:delText>
        </w:r>
        <w:r w:rsidR="0040105A" w:rsidDel="00881A82">
          <w:delText xml:space="preserve">references </w:delText>
        </w:r>
        <w:r w:rsidR="000F78BA" w:rsidDel="00881A82">
          <w:delText>created</w:delText>
        </w:r>
      </w:del>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2CFD32A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 xml:space="preserve">favorable, the distance between the light position and the current pixel is compared with the light radius to determine if </w:t>
      </w:r>
      <w:del w:id="58" w:author="Kelvin Sung" w:date="2021-09-02T08:54:00Z">
        <w:r w:rsidDel="0064202B">
          <w:delText xml:space="preserve">current </w:delText>
        </w:r>
      </w:del>
      <w:ins w:id="59" w:author="Kelvin Sung" w:date="2021-09-02T08:54:00Z">
        <w:r w:rsidR="0064202B">
          <w:t xml:space="preserve">the </w:t>
        </w:r>
      </w:ins>
      <w:r>
        <w:t>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lastRenderedPageBreak/>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w:t>
      </w:r>
      <w:r w:rsidR="00BF42F8">
        <w:rPr>
          <w:noProof/>
        </w:rPr>
        <w:lastRenderedPageBreak/>
        <w:t xml:space="preserve">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24289E69"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w:t>
      </w:r>
      <w:del w:id="60" w:author="Kelvin Sung" w:date="2021-09-02T09:05:00Z">
        <w:r w:rsidR="00562F29" w:rsidDel="00DE2D07">
          <w:rPr>
            <w:noProof/>
          </w:rPr>
          <w:delText xml:space="preserve">GLSL </w:delText>
        </w:r>
      </w:del>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lastRenderedPageBreak/>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the LightRender</w:t>
      </w:r>
      <w:del w:id="61" w:author="Kelvin Sung" w:date="2021-09-02T15:38:00Z">
        <w:r w:rsidR="00326F2E" w:rsidRPr="00326F2E" w:rsidDel="00FC3ACA">
          <w:rPr>
            <w:noProof/>
          </w:rPr>
          <w:delText>er</w:delText>
        </w:r>
      </w:del>
      <w:r w:rsidR="00326F2E" w:rsidRPr="00326F2E">
        <w:rPr>
          <w:noProof/>
        </w:rPr>
        <w:t xml:space="preserve">able </w:t>
      </w:r>
      <w:r>
        <w:rPr>
          <w:noProof/>
        </w:rPr>
        <w:t>Class</w:t>
      </w:r>
    </w:p>
    <w:p w14:paraId="5A08A9B2" w14:textId="54C2F2D0" w:rsidR="00326F2E" w:rsidRDefault="00326F2E">
      <w:pPr>
        <w:pStyle w:val="BodyTextFirst"/>
        <w:rPr>
          <w:rFonts w:hint="eastAsia"/>
          <w:noProof/>
        </w:rPr>
      </w:pPr>
      <w:r>
        <w:rPr>
          <w:noProof/>
        </w:rPr>
        <w:t xml:space="preserve">With </w:t>
      </w:r>
      <w:del w:id="62" w:author="Kelvin Sung" w:date="2021-09-02T09:08:00Z">
        <w:r w:rsidDel="00EC1ABC">
          <w:rPr>
            <w:noProof/>
          </w:rPr>
          <w:delText xml:space="preserve">the </w:delText>
        </w:r>
      </w:del>
      <w:proofErr w:type="spellStart"/>
      <w:r w:rsidRPr="00E83F44">
        <w:rPr>
          <w:rStyle w:val="CodeInline"/>
        </w:rPr>
        <w:t>LightShader</w:t>
      </w:r>
      <w:proofErr w:type="spellEnd"/>
      <w:r>
        <w:rPr>
          <w:noProof/>
        </w:rPr>
        <w:t xml:space="preserve"> </w:t>
      </w:r>
      <w:del w:id="63" w:author="Kelvin Sung" w:date="2021-09-02T09:08:00Z">
        <w:r w:rsidR="00CB773E" w:rsidDel="00EC1ABC">
          <w:rPr>
            <w:noProof/>
          </w:rPr>
          <w:delText xml:space="preserve">class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existing </w:t>
      </w:r>
      <w:r w:rsidR="00CB773E" w:rsidRPr="00AB51B9">
        <w:rPr>
          <w:rStyle w:val="CodeInline"/>
        </w:rPr>
        <w:t>Renderable</w:t>
      </w:r>
      <w:r w:rsidR="00CB773E">
        <w:rPr>
          <w:noProof/>
        </w:rPr>
        <w:t xml:space="preserve"> functionality</w:t>
      </w:r>
      <w:del w:id="64" w:author="Kelvin Sung" w:date="2021-09-02T09:11:00Z">
        <w:r w:rsidR="00B77D04" w:rsidDel="00410076">
          <w:rPr>
            <w:noProof/>
          </w:rPr>
          <w:delText>. For this reasons</w:delText>
        </w:r>
        <w:r w:rsidR="00CB773E" w:rsidDel="00410076">
          <w:rPr>
            <w:noProof/>
          </w:rPr>
          <w:delText xml:space="preserve">, </w:delText>
        </w:r>
        <w:r w:rsidR="00B77D04" w:rsidDel="00410076">
          <w:rPr>
            <w:noProof/>
          </w:rPr>
          <w:delText xml:space="preserve">the new class </w:delText>
        </w:r>
        <w:r w:rsidR="00CB773E" w:rsidDel="00410076">
          <w:rPr>
            <w:noProof/>
          </w:rPr>
          <w:delText xml:space="preserve">should </w:delText>
        </w:r>
      </w:del>
      <w:ins w:id="65" w:author="Kelvin Sung" w:date="2021-09-02T09:11:00Z">
        <w:r w:rsidR="00410076">
          <w:rPr>
            <w:noProof/>
          </w:rPr>
          <w:t xml:space="preserve"> and </w:t>
        </w:r>
      </w:ins>
      <w:r w:rsidR="00CB773E">
        <w:rPr>
          <w:noProof/>
        </w:rPr>
        <w:t xml:space="preserve">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4BA9843A"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w:t>
      </w:r>
      <w:del w:id="66" w:author="Kelvin Sung" w:date="2021-09-02T15:38:00Z">
        <w:r w:rsidR="00326F2E" w:rsidRPr="00E83F44" w:rsidDel="009E59E0">
          <w:rPr>
            <w:rStyle w:val="CodeInline"/>
          </w:rPr>
          <w:delText>er</w:delText>
        </w:r>
      </w:del>
      <w:r w:rsidR="00326F2E" w:rsidRPr="00E83F44">
        <w:rPr>
          <w:rStyle w:val="CodeInline"/>
        </w:rPr>
        <w:t>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21E38B81" w14:textId="4B5351E9" w:rsidR="00E83F44" w:rsidRDefault="00E83F44" w:rsidP="00E83F44">
      <w:pPr>
        <w:pStyle w:val="Code"/>
        <w:rPr>
          <w:rFonts w:hint="eastAsia"/>
        </w:rPr>
      </w:pPr>
      <w:r>
        <w:t>export default LightRenderable;</w:t>
      </w:r>
    </w:p>
    <w:p w14:paraId="59F857A6" w14:textId="2EB4663B"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w:t>
      </w:r>
      <w:ins w:id="67" w:author="Kelvin Sung" w:date="2021-09-02T09:14:00Z">
        <w:r w:rsidR="00E83785">
          <w:rPr>
            <w:noProof/>
          </w:rPr>
          <w:t xml:space="preserve">camera and </w:t>
        </w:r>
      </w:ins>
      <w:r w:rsidR="00326F2E" w:rsidRPr="00326F2E">
        <w:rPr>
          <w:noProof/>
        </w:rPr>
        <w:t xml:space="preserve">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2AC92CC2" w:rsidR="000C429E" w:rsidRPr="00326F2E" w:rsidRDefault="00F138DE" w:rsidP="00AB51B9">
      <w:pPr>
        <w:pStyle w:val="BodyTextCont"/>
        <w:rPr>
          <w:rFonts w:hint="eastAsia"/>
        </w:rPr>
      </w:pPr>
      <w:r>
        <w:t>Before moving on</w:t>
      </w:r>
      <w:ins w:id="68" w:author="Kelvin Sung" w:date="2021-09-02T09:15:00Z">
        <w:r w:rsidR="00F8376E">
          <w:t>,</w:t>
        </w:r>
      </w:ins>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t>Defining a Default LightShader Instance</w:t>
      </w:r>
    </w:p>
    <w:p w14:paraId="786253A4" w14:textId="26BBBFE4"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w:t>
      </w:r>
      <w:ins w:id="69" w:author="Kelvin Sung" w:date="2021-09-02T09:17:00Z">
        <w:r w:rsidR="006606E1">
          <w:rPr>
            <w:noProof/>
          </w:rPr>
          <w:t>by</w:t>
        </w:r>
      </w:ins>
      <w:del w:id="70" w:author="Kelvin Sung" w:date="2021-09-02T09:17:00Z">
        <w:r w:rsidDel="006606E1">
          <w:rPr>
            <w:noProof/>
          </w:rPr>
          <w:delText>in</w:delText>
        </w:r>
      </w:del>
      <w:r>
        <w:rPr>
          <w:noProof/>
        </w:rPr>
        <w:t xml:space="preserve">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4448EED6"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del w:id="71" w:author="Kelvin Sung" w:date="2021-09-02T09:18:00Z">
        <w:r w:rsidR="00326F2E" w:rsidRPr="000F0939" w:rsidDel="00295F4E">
          <w:rPr>
            <w:rStyle w:val="CodeInline"/>
          </w:rPr>
          <w:delText>/</w:delText>
        </w:r>
        <w:r w:rsidR="000F0939" w:rsidRPr="000F0939" w:rsidDel="00332BA2">
          <w:rPr>
            <w:rStyle w:val="CodeInline"/>
          </w:rPr>
          <w:delText>r</w:delText>
        </w:r>
        <w:r w:rsidR="00326F2E" w:rsidRPr="000F0939" w:rsidDel="00332BA2">
          <w:rPr>
            <w:rStyle w:val="CodeInline"/>
          </w:rPr>
          <w:delText>esources</w:delText>
        </w:r>
      </w:del>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lastRenderedPageBreak/>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5614444A"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del w:id="72" w:author="Kelvin Sung" w:date="2021-09-02T09:21:00Z">
        <w:r w:rsidDel="00263F0F">
          <w:rPr>
            <w:noProof/>
          </w:rPr>
          <w:delText xml:space="preserve">origin </w:delText>
        </w:r>
      </w:del>
      <w:ins w:id="73" w:author="Kelvin Sung" w:date="2021-09-02T09:21:00Z">
        <w:r w:rsidR="00263F0F">
          <w:rPr>
            <w:noProof/>
          </w:rPr>
          <w:t xml:space="preserve">lower-left corner </w:t>
        </w:r>
      </w:ins>
      <w:r>
        <w:rPr>
          <w:noProof/>
        </w:rPr>
        <w:t xml:space="preserve">of </w:t>
      </w:r>
      <w:del w:id="74" w:author="Kelvin Sung" w:date="2021-09-02T09:22:00Z">
        <w:r w:rsidDel="002D74EA">
          <w:rPr>
            <w:noProof/>
          </w:rPr>
          <w:delText>the</w:delText>
        </w:r>
      </w:del>
      <w:del w:id="75" w:author="Kelvin Sung" w:date="2021-09-02T09:21:00Z">
        <w:r w:rsidDel="00263F0F">
          <w:rPr>
            <w:noProof/>
          </w:rPr>
          <w:delText xml:space="preserve"> </w:delText>
        </w:r>
      </w:del>
      <w:ins w:id="76" w:author="Kelvin Sung" w:date="2021-09-02T09:22:00Z">
        <w:r w:rsidR="002D74EA">
          <w:rPr>
            <w:noProof/>
          </w:rPr>
          <w:t>WC window</w:t>
        </w:r>
      </w:ins>
      <w:del w:id="77" w:author="Kelvin Sung" w:date="2021-09-02T09:21:00Z">
        <w:r w:rsidRPr="000F0939" w:rsidDel="00263F0F">
          <w:rPr>
            <w:rStyle w:val="CodeInline"/>
          </w:rPr>
          <w:delText>Camera</w:delText>
        </w:r>
      </w:del>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lastRenderedPageBreak/>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59ED901A" w:rsidR="001D7721" w:rsidRDefault="00E83F44" w:rsidP="00E83F44">
      <w:pPr>
        <w:pStyle w:val="NumList"/>
        <w:rPr>
          <w:rFonts w:hint="eastAsia"/>
        </w:rPr>
      </w:pPr>
      <w:del w:id="78" w:author="Kelvin Sung" w:date="2021-09-02T09:29:00Z">
        <w:r w:rsidRPr="00E83F44" w:rsidDel="00D90DBA">
          <w:delText xml:space="preserve">Initiate </w:delText>
        </w:r>
      </w:del>
      <w:ins w:id="79" w:author="Kelvin Sung" w:date="2021-09-02T09:32:00Z">
        <w:r w:rsidR="00542DE7">
          <w:t>Initialize</w:t>
        </w:r>
      </w:ins>
      <w:ins w:id="80" w:author="Kelvin Sung" w:date="2021-09-02T09:29:00Z">
        <w:r w:rsidR="00D90DBA" w:rsidRPr="00E83F44">
          <w:t xml:space="preserve"> </w:t>
        </w:r>
      </w:ins>
      <w:r w:rsidRPr="00E83F44">
        <w:t xml:space="preserve">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step B</w:t>
      </w:r>
      <w:ins w:id="81" w:author="Kelvin Sung" w:date="2021-09-02T09:30:00Z">
        <w:r w:rsidR="00702B28">
          <w:t>3</w:t>
        </w:r>
      </w:ins>
      <w:del w:id="82" w:author="Kelvin Sung" w:date="2021-09-02T09:30:00Z">
        <w:r w:rsidRPr="00E83F44" w:rsidDel="00702B28">
          <w:delText>4</w:delText>
        </w:r>
      </w:del>
      <w:r w:rsidRPr="00E83F44">
        <w:t xml:space="preserve">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58B7CF44" w:rsidR="001D7721" w:rsidRDefault="006C3116" w:rsidP="006C3116">
      <w:pPr>
        <w:pStyle w:val="Code"/>
        <w:rPr>
          <w:rFonts w:hint="eastAsia"/>
        </w:rPr>
      </w:pPr>
      <w:r>
        <w:t xml:space="preserve">    // Step B</w:t>
      </w:r>
      <w:ins w:id="83" w:author="Kelvin Sung" w:date="2021-09-02T09:31:00Z">
        <w:r w:rsidR="00533E25">
          <w:t>2</w:t>
        </w:r>
      </w:ins>
      <w:del w:id="84" w:author="Kelvin Sung" w:date="2021-09-02T09:31:00Z">
        <w:r w:rsidDel="00533E25">
          <w:delText>3</w:delText>
        </w:r>
      </w:del>
      <w:r>
        <w:t>: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1E9738F9" w:rsidR="001D7721" w:rsidRPr="003B6C14" w:rsidRDefault="006C3116" w:rsidP="006C3116">
      <w:pPr>
        <w:pStyle w:val="Code"/>
        <w:rPr>
          <w:rStyle w:val="CodeBold"/>
        </w:rPr>
      </w:pPr>
      <w:r>
        <w:t xml:space="preserve">    </w:t>
      </w:r>
      <w:r w:rsidRPr="003B6C14">
        <w:rPr>
          <w:rStyle w:val="CodeBold"/>
        </w:rPr>
        <w:t>// Step B</w:t>
      </w:r>
      <w:ins w:id="85" w:author="Kelvin Sung" w:date="2021-09-02T09:31:00Z">
        <w:r w:rsidR="00533E25">
          <w:rPr>
            <w:rStyle w:val="CodeBold"/>
          </w:rPr>
          <w:t>3</w:t>
        </w:r>
      </w:ins>
      <w:del w:id="86" w:author="Kelvin Sung" w:date="2021-09-02T09:31:00Z">
        <w:r w:rsidRPr="003B6C14" w:rsidDel="00533E25">
          <w:rPr>
            <w:rStyle w:val="CodeBold"/>
          </w:rPr>
          <w:delText>4</w:delText>
        </w:r>
      </w:del>
      <w:r w:rsidRPr="003B6C14">
        <w:rPr>
          <w:rStyle w:val="CodeBold"/>
        </w:rPr>
        <w:t>: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3765ADEF" w:rsidR="00E83F44" w:rsidRDefault="00E83F44" w:rsidP="00E83F44">
      <w:pPr>
        <w:pStyle w:val="BodyTextFirst"/>
        <w:rPr>
          <w:rFonts w:hint="eastAsia"/>
        </w:rPr>
      </w:pPr>
      <w:r>
        <w:t xml:space="preserve">Now that the per-render cache is defined and properly initialized, you can extend the functionality of the camera </w:t>
      </w:r>
      <w:ins w:id="87" w:author="Kelvin Sung" w:date="2021-09-02T09:33:00Z">
        <w:r w:rsidR="007F1750">
          <w:t xml:space="preserve">to </w:t>
        </w:r>
      </w:ins>
      <w:r w:rsidR="004E2A70">
        <w:t xml:space="preserve">support transformations </w:t>
      </w:r>
      <w:r>
        <w:t xml:space="preserve">from WC </w:t>
      </w:r>
      <w:del w:id="88" w:author="Kelvin Sung" w:date="2021-09-02T09:34:00Z">
        <w:r w:rsidDel="007F1750">
          <w:delText xml:space="preserve">and </w:delText>
        </w:r>
      </w:del>
      <w:ins w:id="89" w:author="Kelvin Sung" w:date="2021-09-02T09:34:00Z">
        <w:r w:rsidR="007F1750">
          <w:t xml:space="preserve">to </w:t>
        </w:r>
      </w:ins>
      <w:r>
        <w:t xml:space="preserve">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lastRenderedPageBreak/>
        <w:t>export default Camera;</w:t>
      </w:r>
    </w:p>
    <w:p w14:paraId="2F50C7FA" w14:textId="15B7EF9F" w:rsidR="00E83F44" w:rsidRDefault="003721DC" w:rsidP="000F15CE">
      <w:pPr>
        <w:pStyle w:val="NumList"/>
        <w:rPr>
          <w:rFonts w:hint="eastAsia"/>
        </w:rPr>
      </w:pPr>
      <w:r>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lastRenderedPageBreak/>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1901F4F5"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w:t>
      </w:r>
      <w:ins w:id="90" w:author="Kelvin Sung" w:date="2021-09-02T09:42:00Z">
        <w:r w:rsidR="007F1750">
          <w:rPr>
            <w:noProof/>
          </w:rPr>
          <w:t xml:space="preserve"> change</w:t>
        </w:r>
      </w:ins>
      <w:r>
        <w:rPr>
          <w:noProof/>
        </w:rPr>
        <w:t xml:space="preserve"> in the </w:t>
      </w:r>
      <w:bookmarkStart w:id="91" w:name="_Hlk71523278"/>
      <w:r w:rsidR="001C7191" w:rsidRPr="001C7191">
        <w:rPr>
          <w:rStyle w:val="CodeInline"/>
        </w:rPr>
        <w:t>my_game_main</w:t>
      </w:r>
      <w:r w:rsidRPr="001C7191">
        <w:rPr>
          <w:rStyle w:val="CodeInline"/>
        </w:rPr>
        <w:t>.js</w:t>
      </w:r>
      <w:r>
        <w:rPr>
          <w:noProof/>
        </w:rPr>
        <w:t xml:space="preserve"> </w:t>
      </w:r>
      <w:bookmarkEnd w:id="91"/>
      <w:r>
        <w:rPr>
          <w:noProof/>
        </w:rPr>
        <w:t xml:space="preserve">file of adding variables for the new objects, initializing the objects, drawing the objects, and updating the objects, </w:t>
      </w:r>
      <w:del w:id="92" w:author="Kelvin Sung" w:date="2021-09-02T09:42:00Z">
        <w:r w:rsidDel="009A7D86">
          <w:rPr>
            <w:noProof/>
          </w:rPr>
          <w:delText xml:space="preserve">each line of code </w:delText>
        </w:r>
      </w:del>
      <w:del w:id="93" w:author="Kelvin Sung" w:date="2021-09-02T09:43:00Z">
        <w:r w:rsidDel="009A7D86">
          <w:rPr>
            <w:noProof/>
          </w:rPr>
          <w:delText>changed will not be listed</w:delText>
        </w:r>
      </w:del>
      <w:ins w:id="94" w:author="Kelvin Sung" w:date="2021-09-02T09:43:00Z">
        <w:r w:rsidR="009A7D86">
          <w:rPr>
            <w:noProof/>
          </w:rPr>
          <w:t>the details will not be shown here</w:t>
        </w:r>
      </w:ins>
      <w:r>
        <w:rPr>
          <w:noProof/>
        </w:rPr>
        <w:t xml:space="preserve">. </w:t>
      </w:r>
      <w:del w:id="95" w:author="Kelvin Sung" w:date="2021-09-02T09:44:00Z">
        <w:r w:rsidDel="009A7D86">
          <w:rPr>
            <w:noProof/>
          </w:rPr>
          <w:delText xml:space="preserve">Rather, you can open </w:delText>
        </w:r>
      </w:del>
      <w:del w:id="96" w:author="Kelvin Sung" w:date="2021-09-02T09:46:00Z">
        <w:r w:rsidDel="00E92C58">
          <w:rPr>
            <w:noProof/>
          </w:rPr>
          <w:delText xml:space="preserve">the </w:delText>
        </w:r>
        <w:r w:rsidR="001C7191" w:rsidRPr="001C7191" w:rsidDel="00E92C58">
          <w:rPr>
            <w:rStyle w:val="CodeInline"/>
          </w:rPr>
          <w:delText>my_game_main.js</w:delText>
        </w:r>
        <w:r w:rsidR="001C7191" w:rsidRPr="001C7191" w:rsidDel="00E92C58">
          <w:rPr>
            <w:noProof/>
          </w:rPr>
          <w:delText xml:space="preserve"> </w:delText>
        </w:r>
        <w:r w:rsidDel="00E92C58">
          <w:rPr>
            <w:noProof/>
          </w:rPr>
          <w:delText xml:space="preserve">file </w:delText>
        </w:r>
      </w:del>
      <w:del w:id="97" w:author="Kelvin Sung" w:date="2021-09-02T09:44:00Z">
        <w:r w:rsidDel="009A7D86">
          <w:rPr>
            <w:noProof/>
          </w:rPr>
          <w:delText xml:space="preserve">within </w:delText>
        </w:r>
      </w:del>
      <w:del w:id="98" w:author="Kelvin Sung" w:date="2021-09-02T09:46:00Z">
        <w:r w:rsidDel="00E92C58">
          <w:rPr>
            <w:noProof/>
          </w:rPr>
          <w:delText xml:space="preserve">the </w:delText>
        </w:r>
        <w:r w:rsidRPr="001C7191" w:rsidDel="00E92C58">
          <w:rPr>
            <w:rStyle w:val="CodeInline"/>
          </w:rPr>
          <w:delText>src/</w:delText>
        </w:r>
        <w:r w:rsidR="001C7191" w:rsidRPr="001C7191" w:rsidDel="00E92C58">
          <w:rPr>
            <w:rStyle w:val="CodeInline"/>
          </w:rPr>
          <w:delText>my_g</w:delText>
        </w:r>
        <w:r w:rsidRPr="001C7191" w:rsidDel="00E92C58">
          <w:rPr>
            <w:rStyle w:val="CodeInline"/>
          </w:rPr>
          <w:delText>ame</w:delText>
        </w:r>
        <w:r w:rsidDel="00E92C58">
          <w:rPr>
            <w:noProof/>
          </w:rPr>
          <w:delText xml:space="preserve"> folder</w:delText>
        </w:r>
      </w:del>
      <w:del w:id="99" w:author="Kelvin Sung" w:date="2021-09-02T09:44:00Z">
        <w:r w:rsidDel="009A7D86">
          <w:rPr>
            <w:noProof/>
          </w:rPr>
          <w:delText xml:space="preserve"> and look at changes made in order to test the newly added light source</w:delText>
        </w:r>
      </w:del>
      <w:del w:id="100" w:author="Kelvin Sung" w:date="2021-09-02T09:46:00Z">
        <w:r w:rsidDel="00E92C58">
          <w:rPr>
            <w:noProof/>
          </w:rPr>
          <w:delText xml:space="preserve">. </w:delText>
        </w:r>
      </w:del>
    </w:p>
    <w:p w14:paraId="3722F099" w14:textId="77777777" w:rsidR="00E83F44" w:rsidRDefault="00E83F44" w:rsidP="00E83F44">
      <w:pPr>
        <w:pStyle w:val="Heading3"/>
        <w:rPr>
          <w:noProof/>
        </w:rPr>
      </w:pPr>
      <w:r>
        <w:rPr>
          <w:noProof/>
        </w:rPr>
        <w:t>Observations</w:t>
      </w:r>
    </w:p>
    <w:p w14:paraId="6903025D" w14:textId="550127EE" w:rsidR="00CC5382" w:rsidRDefault="00E83F44" w:rsidP="00E83F44">
      <w:pPr>
        <w:pStyle w:val="BodyTextFirst"/>
        <w:rPr>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w:t>
      </w:r>
      <w:r>
        <w:rPr>
          <w:noProof/>
        </w:rPr>
        <w:lastRenderedPageBreak/>
        <w:t>located. Press the Z or X key to increase or decrease the light z position to observe th</w:t>
      </w:r>
      <w:r w:rsidR="00271317">
        <w:rPr>
          <w:noProof/>
        </w:rPr>
        <w:t>at the</w:t>
      </w:r>
      <w:r>
        <w:rPr>
          <w:noProof/>
        </w:rPr>
        <w:t xml:space="preserve"> illuminated circle decreases (smaller intersection area) and increases in size. </w:t>
      </w:r>
      <w:r w:rsidR="00CC5382">
        <w:rPr>
          <w:noProof/>
        </w:rPr>
        <w:t>The sphere/plane intersection result can be verified when you continue to increase/decrease the Z position</w:t>
      </w:r>
      <w:r w:rsidR="00271317">
        <w:rPr>
          <w:noProof/>
        </w:rPr>
        <w:t>.</w:t>
      </w:r>
      <w:r w:rsidR="00CC5382">
        <w:rPr>
          <w:noProof/>
        </w:rPr>
        <w:t xml:space="preserve"> </w:t>
      </w:r>
      <w:r w:rsidR="00271317">
        <w:rPr>
          <w:noProof/>
        </w:rPr>
        <w:t>T</w:t>
      </w:r>
      <w:r w:rsidR="00CC5382">
        <w:rPr>
          <w:noProof/>
        </w:rPr>
        <w: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05C4BC32" w14:textId="30FDE7DF" w:rsidR="002E1C26" w:rsidRPr="002E1C26" w:rsidRDefault="002E1C26" w:rsidP="002E1C26">
      <w:pPr>
        <w:pStyle w:val="Figure"/>
      </w:pPr>
      <w:r>
        <w:rPr>
          <w:noProof/>
        </w:rPr>
        <w:lastRenderedPageBreak/>
        <w:drawing>
          <wp:inline distT="0" distB="0" distL="0" distR="0" wp14:anchorId="5D17B4CD" wp14:editId="47145BC5">
            <wp:extent cx="3625248" cy="257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0232" cy="2610792"/>
                    </a:xfrm>
                    <a:prstGeom prst="rect">
                      <a:avLst/>
                    </a:prstGeom>
                    <a:noFill/>
                    <a:ln>
                      <a:noFill/>
                    </a:ln>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1296ADE9" w:rsidR="009F697C" w:rsidRDefault="009F697C" w:rsidP="009F697C">
      <w:pPr>
        <w:pStyle w:val="Bullet"/>
        <w:rPr>
          <w:rFonts w:hint="eastAsia"/>
        </w:rPr>
      </w:pPr>
      <w:r>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F1D3FF2" w:rsidR="009F697C" w:rsidRDefault="009F697C" w:rsidP="009F697C">
      <w:pPr>
        <w:pStyle w:val="Heading3"/>
      </w:pPr>
      <w:r>
        <w:t xml:space="preserve">Modifying </w:t>
      </w:r>
      <w:del w:id="101" w:author="Kelvin Sung" w:date="2021-09-02T10:33:00Z">
        <w:r w:rsidDel="009950E4">
          <w:delText xml:space="preserve"> </w:delText>
        </w:r>
      </w:del>
      <w:r>
        <w:t>the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8A198D" w:rsidR="009F697C" w:rsidRDefault="009F697C" w:rsidP="009F697C">
      <w:pPr>
        <w:pStyle w:val="NoteTipCaution"/>
      </w:pPr>
      <w:r w:rsidRPr="009F697C">
        <w:rPr>
          <w:rStyle w:val="Strong"/>
        </w:rPr>
        <w:t>Note</w:t>
      </w:r>
      <w:r w:rsidRPr="009F697C">
        <w:tab/>
      </w:r>
      <w:ins w:id="102" w:author="Kelvin Sung" w:date="2021-09-02T10:48:00Z">
        <w:r w:rsidR="00B65EE1">
          <w:t xml:space="preserve">GLSL </w:t>
        </w:r>
      </w:ins>
      <w:ins w:id="103" w:author="Kelvin Sung" w:date="2021-09-02T10:50:00Z">
        <w:r w:rsidR="00B65EE1">
          <w:t xml:space="preserve">requires </w:t>
        </w:r>
      </w:ins>
      <w:ins w:id="104" w:author="Kelvin Sung" w:date="2021-09-02T10:48:00Z">
        <w:r w:rsidR="00B65EE1">
          <w:t>array size</w:t>
        </w:r>
      </w:ins>
      <w:ins w:id="105" w:author="Kelvin Sung" w:date="2021-09-02T10:49:00Z">
        <w:r w:rsidR="00B65EE1">
          <w:t>s</w:t>
        </w:r>
      </w:ins>
      <w:ins w:id="106" w:author="Kelvin Sung" w:date="2021-09-02T10:48:00Z">
        <w:r w:rsidR="00B65EE1">
          <w:t xml:space="preserve"> </w:t>
        </w:r>
      </w:ins>
      <w:ins w:id="107" w:author="Kelvin Sung" w:date="2021-09-02T10:50:00Z">
        <w:r w:rsidR="00B65EE1">
          <w:t>and loop-</w:t>
        </w:r>
      </w:ins>
      <w:ins w:id="108" w:author="Kelvin Sung" w:date="2021-09-02T10:51:00Z">
        <w:r w:rsidR="00B65EE1">
          <w:t xml:space="preserve">iterations to be </w:t>
        </w:r>
      </w:ins>
      <w:ins w:id="109" w:author="Kelvin Sung" w:date="2021-09-02T10:49:00Z">
        <w:r w:rsidR="00B65EE1">
          <w:t xml:space="preserve">constants. </w:t>
        </w:r>
      </w:ins>
      <w:ins w:id="110" w:author="Kelvin Sung" w:date="2021-09-02T10:51:00Z">
        <w:r w:rsidR="00B65EE1">
          <w:t xml:space="preserve">The </w:t>
        </w:r>
        <w:proofErr w:type="spellStart"/>
        <w:r w:rsidR="00B65EE1" w:rsidRPr="00B65EE1">
          <w:rPr>
            <w:rStyle w:val="CodeInline"/>
            <w:rPrChange w:id="111" w:author="Kelvin Sung" w:date="2021-09-02T10:51:00Z">
              <w:rPr/>
            </w:rPrChange>
          </w:rPr>
          <w:t>kGLSLuLightArraySize</w:t>
        </w:r>
        <w:proofErr w:type="spellEnd"/>
        <w:r w:rsidR="00B65EE1">
          <w:t xml:space="preserve"> is the constant for </w:t>
        </w:r>
      </w:ins>
      <w:ins w:id="112" w:author="Kelvin Sung" w:date="2021-09-02T10:52:00Z">
        <w:r w:rsidR="00B65EE1">
          <w:t xml:space="preserve">light array size and </w:t>
        </w:r>
        <w:r w:rsidR="00B64A51">
          <w:t xml:space="preserve">the corresponding </w:t>
        </w:r>
        <w:r w:rsidR="00B65EE1">
          <w:t>loop iteration control.</w:t>
        </w:r>
      </w:ins>
      <w:ins w:id="113" w:author="Kelvin Sung" w:date="2021-09-02T10:51:00Z">
        <w:r w:rsidR="00B65EE1">
          <w:t xml:space="preserve"> </w:t>
        </w:r>
      </w:ins>
      <w:ins w:id="114" w:author="Kelvin Sung" w:date="2021-09-02T10:52:00Z">
        <w:r w:rsidR="00457FA1">
          <w:t xml:space="preserve">Feel free to change </w:t>
        </w:r>
      </w:ins>
      <w:ins w:id="115" w:author="Kelvin Sung" w:date="2021-09-02T10:53:00Z">
        <w:r w:rsidR="00457FA1">
          <w:t xml:space="preserve">this value </w:t>
        </w:r>
      </w:ins>
      <w:del w:id="116" w:author="Kelvin Sung" w:date="2021-09-02T10:53:00Z">
        <w:r w:rsidRPr="009F697C" w:rsidDel="00457FA1">
          <w:delText xml:space="preserve">You can </w:delText>
        </w:r>
      </w:del>
      <w:ins w:id="117" w:author="Kelvin Sung" w:date="2021-09-02T10:53:00Z">
        <w:r w:rsidR="00457FA1">
          <w:t xml:space="preserve">to </w:t>
        </w:r>
      </w:ins>
      <w:r w:rsidRPr="009F697C">
        <w:t xml:space="preserve">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lastRenderedPageBreak/>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34D14C1D" w:rsidR="00F87CA5" w:rsidRDefault="00F87CA5" w:rsidP="00F87CA5">
      <w:pPr>
        <w:pStyle w:val="Code"/>
        <w:rPr>
          <w:rFonts w:hint="eastAsia"/>
        </w:rPr>
      </w:pPr>
      <w:r>
        <w:t xml:space="preserve">    bool </w:t>
      </w:r>
      <w:del w:id="118" w:author="Kelvin Sung" w:date="2021-09-02T10:34:00Z">
        <w:r w:rsidDel="003B2798">
          <w:delText xml:space="preserve"> </w:delText>
        </w:r>
      </w:del>
      <w:r>
        <w:t>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lastRenderedPageBreak/>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lastRenderedPageBreak/>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119"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119"/>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lastRenderedPageBreak/>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63217095"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proofErr w:type="gramStart"/>
      <w:r w:rsidRPr="002D2368">
        <w:rPr>
          <w:rStyle w:val="CodeInline"/>
        </w:rPr>
        <w:t>setShaderReference</w:t>
      </w:r>
      <w:ins w:id="120" w:author="Kelvin Sung" w:date="2021-09-02T10:39:00Z">
        <w:r w:rsidR="00D57B30">
          <w:rPr>
            <w:rStyle w:val="CodeInline"/>
          </w:rPr>
          <w:t>s</w:t>
        </w:r>
        <w:proofErr w:type="spellEnd"/>
        <w:r w:rsidR="00D57B30">
          <w:rPr>
            <w:rStyle w:val="CodeInline"/>
          </w:rPr>
          <w:t>(</w:t>
        </w:r>
        <w:proofErr w:type="gramEnd"/>
        <w:r w:rsidR="00D57B30">
          <w:rPr>
            <w:rStyle w:val="CodeInline"/>
          </w:rPr>
          <w:t>)</w:t>
        </w:r>
      </w:ins>
      <w:del w:id="121" w:author="Kelvin Sung" w:date="2021-09-02T10:39:00Z">
        <w:r w:rsidRPr="002D2368" w:rsidDel="00D57B30">
          <w:rPr>
            <w:rStyle w:val="CodeInline"/>
          </w:rPr>
          <w:delText>s</w:delText>
        </w:r>
      </w:del>
      <w:r>
        <w:rPr>
          <w:rStyle w:val="CodeInline"/>
        </w:rPr>
        <w:t xml:space="preserve"> </w:t>
      </w:r>
      <w:r w:rsidRPr="008C1580">
        <w:t>function</w:t>
      </w:r>
      <w:r>
        <w:t xml:space="preserve"> </w:t>
      </w:r>
      <w:r w:rsidRPr="008C1580">
        <w:t xml:space="preserve">to set the light property references </w:t>
      </w:r>
      <w:ins w:id="122" w:author="Kelvin Sung" w:date="2021-09-02T10:39:00Z">
        <w:r w:rsidR="00D57B30">
          <w:t xml:space="preserve">to </w:t>
        </w:r>
      </w:ins>
      <w:r w:rsidRPr="008C1580">
        <w:t xml:space="preserve">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r w:rsidRPr="009F697C">
        <w:t xml:space="preserve">shader.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lastRenderedPageBreak/>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15AE6733" w:rsidR="00D23460" w:rsidRDefault="00D23460" w:rsidP="00D23460">
      <w:pPr>
        <w:pStyle w:val="BodyTextCont"/>
        <w:rPr>
          <w:rFonts w:hint="eastAsia"/>
        </w:rPr>
      </w:pPr>
      <w:r>
        <w:t>Note that the</w:t>
      </w:r>
      <w:r w:rsidRPr="007E63D6">
        <w:rPr>
          <w:rStyle w:val="CodeInline"/>
        </w:rPr>
        <w:t xml:space="preserve"> </w:t>
      </w:r>
      <w:del w:id="123" w:author="Kelvin Sung" w:date="2021-09-02T17:05:00Z">
        <w:r w:rsidRPr="0007431B" w:rsidDel="00C56DB6">
          <w:rPr>
            <w:rStyle w:val="CodeInline"/>
          </w:rPr>
          <w:delText>ShaderIndexAt</w:delText>
        </w:r>
        <w:r w:rsidDel="00C56DB6">
          <w:delText xml:space="preserve"> </w:delText>
        </w:r>
      </w:del>
      <w:proofErr w:type="spellStart"/>
      <w:ins w:id="124" w:author="Kelvin Sung" w:date="2021-09-02T17:05:00Z">
        <w:r w:rsidR="00C56DB6" w:rsidRPr="0007431B">
          <w:rPr>
            <w:rStyle w:val="CodeInline"/>
          </w:rPr>
          <w:t>Shader</w:t>
        </w:r>
        <w:r w:rsidR="00C56DB6">
          <w:rPr>
            <w:rStyle w:val="CodeInline"/>
          </w:rPr>
          <w:t>Light</w:t>
        </w:r>
        <w:r w:rsidR="00C56DB6" w:rsidRPr="0007431B">
          <w:rPr>
            <w:rStyle w:val="CodeInline"/>
          </w:rPr>
          <w:t>At</w:t>
        </w:r>
        <w:proofErr w:type="spellEnd"/>
        <w:r w:rsidR="00C56DB6">
          <w:t xml:space="preserve"> </w:t>
        </w:r>
      </w:ins>
      <w:r>
        <w:t xml:space="preserve">class is defined for loading a light </w:t>
      </w:r>
      <w:del w:id="125" w:author="Kelvin Sung" w:date="2021-09-02T10:42:00Z">
        <w:r w:rsidDel="00D57B30">
          <w:delText>source in an array</w:delText>
        </w:r>
      </w:del>
      <w:r>
        <w:t xml:space="preserve"> to </w:t>
      </w:r>
      <w:ins w:id="126" w:author="Kelvin Sung" w:date="2021-09-02T10:42:00Z">
        <w:r w:rsidR="00D57B30">
          <w:t xml:space="preserve">a specific array element in </w:t>
        </w:r>
      </w:ins>
      <w:r>
        <w:t xml:space="preserve">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43407929"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he actual loading of light information to</w:t>
      </w:r>
      <w:ins w:id="127" w:author="Kelvin Sung" w:date="2021-09-02T10:43:00Z">
        <w:r w:rsidR="00150352">
          <w:t xml:space="preserve"> the</w:t>
        </w:r>
      </w:ins>
      <w:r>
        <w:t xml:space="preserve"> </w:t>
      </w:r>
      <w:proofErr w:type="spellStart"/>
      <w:r w:rsidR="0076792D" w:rsidRPr="00AB51B9">
        <w:rPr>
          <w:rStyle w:val="CodeInline"/>
        </w:rPr>
        <w:t>light_fs</w:t>
      </w:r>
      <w:proofErr w:type="spellEnd"/>
      <w:r w:rsidR="0076792D">
        <w:t xml:space="preserve"> fragment </w:t>
      </w:r>
      <w:r>
        <w:t>shader</w:t>
      </w:r>
      <w:del w:id="128" w:author="Kelvin Sung" w:date="2021-09-02T10:44:00Z">
        <w:r w:rsidDel="00150352">
          <w:delText>s</w:delText>
        </w:r>
      </w:del>
      <w:r>
        <w:t xml:space="preserve">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lastRenderedPageBreak/>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1270C0FB"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reason, </w:t>
      </w:r>
      <w:del w:id="129" w:author="Kelvin Sung" w:date="2021-09-02T10:46:00Z">
        <w:r w:rsidRPr="004D6400" w:rsidDel="00E54A5D">
          <w:delText xml:space="preserve"> </w:delText>
        </w:r>
      </w:del>
      <w:r w:rsidRPr="004D6400">
        <w:t>it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lastRenderedPageBreak/>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rPr>
          <w:rFonts w:hint="eastAsia"/>
        </w:rPr>
      </w:pPr>
      <w:r>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6EE5586E"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 xml:space="preserve">previous </w:t>
      </w:r>
      <w:r w:rsidR="00F40B62">
        <w:lastRenderedPageBreak/>
        <w:t>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ins w:id="130" w:author="Kelvin Sung" w:date="2021-09-02T11:10:00Z">
        <w:r w:rsidR="00E31CD4">
          <w:t xml:space="preserve">take </w:t>
        </w:r>
      </w:ins>
      <w:r>
        <w:t xml:space="preserve">note </w:t>
      </w:r>
      <w:ins w:id="131" w:author="Kelvin Sung" w:date="2021-09-02T11:10:00Z">
        <w:r w:rsidR="00E31CD4">
          <w:t xml:space="preserve">of </w:t>
        </w:r>
      </w:ins>
      <w:r>
        <w:t xml:space="preserve">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lastRenderedPageBreak/>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2179BA37" w:rsidR="000E71E3" w:rsidRDefault="00FD1303" w:rsidP="000E71E3">
      <w:pPr>
        <w:pStyle w:val="BodyTextCont"/>
        <w:rPr>
          <w:rFonts w:hint="eastAsia"/>
        </w:rPr>
      </w:pPr>
      <w:r w:rsidRPr="00FD1303">
        <w:t>A human’s observation of light illumination is the result of visible energy from light sources reflecting off object surfaces and reaching the eyes. A diffuse,</w:t>
      </w:r>
      <w:ins w:id="132" w:author="Kelvin Sung" w:date="2021-09-02T11:20:00Z">
        <w:r w:rsidR="007C3F02">
          <w:t xml:space="preserve"> </w:t>
        </w:r>
      </w:ins>
      <w:ins w:id="133" w:author="Kelvin Sung" w:date="2021-09-02T11:21:00Z">
        <w:r w:rsidR="007C3F02">
          <w:t>matte,</w:t>
        </w:r>
      </w:ins>
      <w:r w:rsidRPr="00FD1303">
        <w:t xml:space="preserv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6F94841E" w:rsidR="00FD1303" w:rsidRDefault="00FD1303" w:rsidP="00AB51B9">
      <w:pPr>
        <w:pStyle w:val="BodyTextCont"/>
        <w:rPr>
          <w:rFonts w:hint="eastAsia"/>
        </w:rPr>
      </w:pPr>
      <w:r w:rsidRPr="00FD1303">
        <w:t xml:space="preserve">Figure </w:t>
      </w:r>
      <w:r w:rsidR="003401C9">
        <w:t>8-9</w:t>
      </w:r>
      <w:r w:rsidRPr="00FD1303">
        <w:t xml:space="preserve"> illustrates </w:t>
      </w:r>
      <w:ins w:id="134" w:author="Kelvin Sung" w:date="2021-09-02T11:23:00Z">
        <w:r w:rsidR="00566D11">
          <w:t xml:space="preserve">that </w:t>
        </w:r>
      </w:ins>
      <w:r w:rsidRPr="00FD1303">
        <w:t>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commentRangeStart w:id="135"/>
      <w:commentRangeStart w:id="136"/>
      <w:r w:rsidR="00BE417B">
        <w:t xml:space="preserve">that </w:t>
      </w:r>
      <w:del w:id="137" w:author="Kelvin Sung" w:date="2021-09-01T09:24:00Z">
        <w:r w:rsidR="00BE417B" w:rsidDel="00B658FA">
          <w:delText xml:space="preserve">the </w:delText>
        </w:r>
      </w:del>
      <w:r w:rsidR="00BE417B">
        <w:t>include</w:t>
      </w:r>
      <w:ins w:id="138" w:author="Kelvin Sung" w:date="2021-09-01T09:24:00Z">
        <w:r w:rsidR="00B658FA">
          <w:t>s</w:t>
        </w:r>
      </w:ins>
      <w:r w:rsidR="00BE417B">
        <w:t xml:space="preserve"> </w:t>
      </w:r>
      <w:commentRangeEnd w:id="135"/>
      <w:r w:rsidR="005F07BC">
        <w:rPr>
          <w:rStyle w:val="CommentReference"/>
          <w:rFonts w:asciiTheme="minorHAnsi" w:hAnsiTheme="minorHAnsi"/>
        </w:rPr>
        <w:commentReference w:id="135"/>
      </w:r>
      <w:commentRangeEnd w:id="136"/>
      <w:r w:rsidR="00B658FA">
        <w:rPr>
          <w:rStyle w:val="CommentReference"/>
          <w:rFonts w:asciiTheme="minorHAnsi" w:hAnsiTheme="minorHAnsi"/>
        </w:rPr>
        <w:commentReference w:id="136"/>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lastRenderedPageBreak/>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714CE75E" w:rsidR="00FD1303" w:rsidRPr="00FD1303" w:rsidRDefault="00FD1303" w:rsidP="00AB51B9">
      <w:pPr>
        <w:pStyle w:val="BodyTextCont"/>
        <w:rPr>
          <w:rFonts w:hint="eastAsia"/>
        </w:rPr>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w:t>
      </w:r>
      <w:ins w:id="139" w:author="Kelvin Sung" w:date="2021-09-02T11:33:00Z">
        <w:r w:rsidR="009B20AD">
          <w:t xml:space="preserve">can be </w:t>
        </w:r>
      </w:ins>
      <w:r w:rsidRPr="00FD1303">
        <w:t xml:space="preserve">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1D4828B0" w:rsidR="00176116" w:rsidRDefault="00176116" w:rsidP="00176116">
      <w:pPr>
        <w:pStyle w:val="Bullet"/>
        <w:rPr>
          <w:rFonts w:hint="eastAsia"/>
        </w:rPr>
      </w:pPr>
      <w:r w:rsidRPr="00176116">
        <w:t>To examine the diffuse</w:t>
      </w:r>
      <w:ins w:id="140" w:author="Kelvin Sung" w:date="2021-09-02T14:15:00Z">
        <w:r w:rsidR="003B29E8">
          <w:t xml:space="preserve">, </w:t>
        </w:r>
      </w:ins>
      <w:moveToRangeStart w:id="141" w:author="Kelvin Sung" w:date="2021-09-02T14:15:00Z" w:name="move81484541"/>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142" w:author="Kelvin Sung" w:date="2021-09-02T14:15:00Z">
        <w:r w:rsidR="003B29E8">
          <w:t>,</w:t>
        </w:r>
      </w:ins>
      <w:moveTo w:id="143" w:author="Kelvin Sung" w:date="2021-09-02T14:15:00Z">
        <w:del w:id="144" w:author="Kelvin Sung" w:date="2021-09-02T14:15:00Z">
          <w:r w:rsidR="003B29E8" w:rsidDel="003B29E8">
            <w:delText xml:space="preserve"> </w:delText>
          </w:r>
        </w:del>
      </w:moveTo>
      <w:moveToRangeEnd w:id="141"/>
      <w:r w:rsidRPr="00176116">
        <w:t xml:space="preserve"> component </w:t>
      </w:r>
      <w:del w:id="145" w:author="Kelvin Sung" w:date="2021-09-02T14:15:00Z">
        <w:r w:rsidRPr="00176116" w:rsidDel="00E161C1">
          <w:delText xml:space="preserve">of </w:delText>
        </w:r>
      </w:del>
      <w:moveFromRangeStart w:id="146" w:author="Kelvin Sung" w:date="2021-09-02T14:15:00Z" w:name="move81484541"/>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moveFrom w:id="147" w:author="Kelvin Sung" w:date="2021-09-02T14:15:00Z">
        <w:r w:rsidR="00FA08E1" w:rsidDel="00E161C1">
          <w:t xml:space="preserve"> </w:t>
        </w:r>
      </w:moveFrom>
      <w:moveFromRangeEnd w:id="146"/>
      <w:r w:rsidR="00FA08E1">
        <w:t>in an illumination model</w:t>
      </w:r>
    </w:p>
    <w:p w14:paraId="464167D9" w14:textId="76E418D6"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w:t>
      </w:r>
      <w:ins w:id="148" w:author="Kelvin Sung" w:date="2021-09-02T14:16:00Z">
        <w:r w:rsidR="0031458B">
          <w:t xml:space="preserve">: </w:t>
        </w:r>
      </w:ins>
      <w:del w:id="149" w:author="Kelvin Sung" w:date="2021-09-02T14:16:00Z">
        <w:r w:rsidDel="0031458B">
          <w:delText xml:space="preserve"> (</w:delText>
        </w:r>
      </w:del>
      <w:r w:rsidRPr="007B1D0D">
        <w:rPr>
          <w:rStyle w:val="CodeInline"/>
        </w:rPr>
        <w:t>minion_sprite.png</w:t>
      </w:r>
      <w:r>
        <w:t xml:space="preserve"> and </w:t>
      </w:r>
      <w:r w:rsidRPr="007B1D0D">
        <w:rPr>
          <w:rStyle w:val="CodeInline"/>
        </w:rPr>
        <w:t>bg.png</w:t>
      </w:r>
      <w:ins w:id="150" w:author="Kelvin Sung" w:date="2021-09-02T14:16:00Z">
        <w:r w:rsidR="0031458B">
          <w:t>,</w:t>
        </w:r>
      </w:ins>
      <w:del w:id="151" w:author="Kelvin Sung" w:date="2021-09-02T14:16:00Z">
        <w:r w:rsidDel="0031458B">
          <w:delText>)</w:delText>
        </w:r>
      </w:del>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59C20E4C"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w:t>
      </w:r>
      <w:del w:id="152" w:author="Kelvin Sung" w:date="2021-09-02T14:16:00Z">
        <w:r w:rsidRPr="007B1D0D" w:rsidDel="004B79C6">
          <w:delText xml:space="preserve">automatically </w:delText>
        </w:r>
      </w:del>
      <w:ins w:id="153" w:author="Kelvin Sung" w:date="2021-09-02T14:16:00Z">
        <w:r w:rsidR="004B79C6">
          <w:t>algorithmically</w:t>
        </w:r>
        <w:r w:rsidR="004B79C6" w:rsidRPr="007B1D0D">
          <w:t xml:space="preserve"> </w:t>
        </w:r>
      </w:ins>
      <w:del w:id="154" w:author="Kelvin Sung" w:date="2021-09-02T14:17:00Z">
        <w:r w:rsidRPr="007B1D0D" w:rsidDel="004B79C6">
          <w:delText xml:space="preserve">based on the </w:delText>
        </w:r>
        <w:r w:rsidRPr="004C3324" w:rsidDel="004B79C6">
          <w:rPr>
            <w:rStyle w:val="CodeInline"/>
          </w:rPr>
          <w:delText>minion_sprite.png</w:delText>
        </w:r>
        <w:r w:rsidRPr="007B1D0D" w:rsidDel="004B79C6">
          <w:delText xml:space="preserve"> image </w:delText>
        </w:r>
      </w:del>
      <w:r w:rsidRPr="007B1D0D">
        <w:t xml:space="preserve">from </w:t>
      </w:r>
      <w:ins w:id="155" w:author="Kelvin Sung" w:date="2021-09-02T14:17:00Z">
        <w:r w:rsidR="004B79C6">
          <w:rPr>
            <w:rStyle w:val="Strong"/>
          </w:rPr>
          <w:fldChar w:fldCharType="begin"/>
        </w:r>
        <w:r w:rsidR="004B79C6">
          <w:rPr>
            <w:rStyle w:val="Strong"/>
          </w:rPr>
          <w:instrText xml:space="preserve"> HYPERLINK "</w:instrText>
        </w:r>
      </w:ins>
      <w:r w:rsidR="004B79C6" w:rsidRPr="00AB51B9">
        <w:rPr>
          <w:rStyle w:val="Strong"/>
        </w:rPr>
        <w:instrText>http://cpetry.github.io/NormalMap-Online/</w:instrText>
      </w:r>
      <w:ins w:id="156" w:author="Kelvin Sung" w:date="2021-09-02T14:17:00Z">
        <w:r w:rsidR="004B79C6">
          <w:rPr>
            <w:rStyle w:val="Strong"/>
          </w:rPr>
          <w:instrText xml:space="preserve">" </w:instrText>
        </w:r>
        <w:r w:rsidR="004B79C6">
          <w:rPr>
            <w:rStyle w:val="Strong"/>
          </w:rPr>
          <w:fldChar w:fldCharType="separate"/>
        </w:r>
      </w:ins>
      <w:r w:rsidR="004B79C6" w:rsidRPr="00A2748B">
        <w:rPr>
          <w:rStyle w:val="Hyperlink"/>
        </w:rPr>
        <w:t>http://cpetry.github.io/NormalMap-Online/</w:t>
      </w:r>
      <w:ins w:id="157" w:author="Kelvin Sung" w:date="2021-09-02T14:17:00Z">
        <w:r w:rsidR="004B79C6">
          <w:rPr>
            <w:rStyle w:val="Strong"/>
          </w:rPr>
          <w:fldChar w:fldCharType="end"/>
        </w:r>
        <w:r w:rsidR="004B79C6">
          <w:t xml:space="preserve"> </w:t>
        </w:r>
        <w:r w:rsidR="004B79C6" w:rsidRPr="007B1D0D">
          <w:t xml:space="preserve">based on the </w:t>
        </w:r>
        <w:r w:rsidR="004B79C6" w:rsidRPr="004C3324">
          <w:rPr>
            <w:rStyle w:val="CodeInline"/>
          </w:rPr>
          <w:t>minion_sprite.png</w:t>
        </w:r>
        <w:r w:rsidR="004B79C6" w:rsidRPr="007B1D0D">
          <w:t xml:space="preserve"> image</w:t>
        </w:r>
      </w:ins>
      <w:ins w:id="158" w:author="Kelvin Sung" w:date="2021-09-02T14:18:00Z">
        <w:r w:rsidR="00A467A4">
          <w:t>.</w:t>
        </w:r>
      </w:ins>
      <w:del w:id="159" w:author="Kelvin Sung" w:date="2021-09-02T14:17:00Z">
        <w:r w:rsidRPr="007B1D0D" w:rsidDel="004B79C6">
          <w:delText>.</w:delText>
        </w:r>
      </w:del>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lastRenderedPageBreak/>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4698FD4C" w14:textId="3151CAE6" w:rsidR="00114454" w:rsidRDefault="007A6F8D" w:rsidP="00114454">
      <w:pPr>
        <w:pStyle w:val="Code"/>
        <w:ind w:firstLine="435"/>
        <w:rPr>
          <w:ins w:id="160" w:author="Kelvin Sung" w:date="2021-09-02T15:06:00Z"/>
          <w:rStyle w:val="CodeBold"/>
        </w:rPr>
        <w:pPrChange w:id="161" w:author="Kelvin Sung" w:date="2021-09-02T15:06:00Z">
          <w:pPr>
            <w:pStyle w:val="Code"/>
          </w:pPr>
        </w:pPrChange>
      </w:pPr>
      <w:del w:id="162" w:author="Kelvin Sung" w:date="2021-09-02T15:06:00Z">
        <w:r w:rsidDel="00114454">
          <w:delText xml:space="preserve">    </w:delText>
        </w:r>
      </w:del>
      <w:r w:rsidRPr="00AB51B9">
        <w:rPr>
          <w:rStyle w:val="CodeBold"/>
        </w:rPr>
        <w:t>float dist = length(L);</w:t>
      </w:r>
      <w:r w:rsidR="004C3324" w:rsidRPr="00AB51B9">
        <w:rPr>
          <w:rStyle w:val="CodeBold"/>
        </w:rPr>
        <w:t xml:space="preserve">    </w:t>
      </w:r>
    </w:p>
    <w:p w14:paraId="2B7B39F4" w14:textId="145215E7" w:rsidR="004C3324" w:rsidRPr="00114454" w:rsidRDefault="00114454" w:rsidP="00245418">
      <w:pPr>
        <w:pStyle w:val="Code"/>
        <w:rPr>
          <w:rStyle w:val="CodeBold"/>
          <w:rFonts w:ascii="TheSansMonoConNormal" w:hAnsi="TheSansMonoConNormal"/>
          <w:rPrChange w:id="163" w:author="Kelvin Sung" w:date="2021-09-02T15:07:00Z">
            <w:rPr>
              <w:rStyle w:val="CodeBold"/>
            </w:rPr>
          </w:rPrChange>
        </w:rPr>
      </w:pPr>
      <w:ins w:id="164" w:author="Kelvin Sung" w:date="2021-09-02T15:06:00Z">
        <w:r>
          <w:rPr>
            <w:rStyle w:val="CodeBold"/>
          </w:rPr>
          <w:t xml:space="preserve">    </w:t>
        </w:r>
      </w:ins>
      <w:r w:rsidR="004C3324" w:rsidRPr="00114454">
        <w:rPr>
          <w:rStyle w:val="CodeBold"/>
          <w:rFonts w:ascii="TheSansMonoConNormal" w:hAnsi="TheSansMonoConNormal"/>
          <w:rPrChange w:id="165" w:author="Kelvin Sung" w:date="2021-09-02T15:07:00Z">
            <w:rPr>
              <w:rStyle w:val="CodeBold"/>
            </w:rPr>
          </w:rPrChange>
        </w:rPr>
        <w:t>if (dist &lt;= lgt.Far) {</w:t>
      </w:r>
    </w:p>
    <w:p w14:paraId="316B21F4" w14:textId="07AF073D" w:rsidR="004C3324" w:rsidRDefault="004C3324" w:rsidP="004C3324">
      <w:pPr>
        <w:pStyle w:val="Code"/>
        <w:rPr>
          <w:rFonts w:hint="eastAsia"/>
        </w:rPr>
      </w:pPr>
      <w:r>
        <w:t xml:space="preserve">        if (dist &lt;= lgt.Near)</w:t>
      </w:r>
      <w:r w:rsidR="007A6F8D">
        <w:t xml:space="preserve"> </w:t>
      </w:r>
      <w:ins w:id="166" w:author="Kelvin Sung" w:date="2021-09-02T15:07:00Z">
        <w:r w:rsidR="00114454">
          <w:t>{</w:t>
        </w:r>
      </w:ins>
      <w:del w:id="167" w:author="Kelvin Sung" w:date="2021-09-02T15:07:00Z">
        <w:r w:rsidR="007A6F8D" w:rsidDel="00114454">
          <w:delText>}</w:delText>
        </w:r>
      </w:del>
    </w:p>
    <w:p w14:paraId="47092CB4" w14:textId="39918581"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 xml:space="preserve">dentical to </w:t>
      </w:r>
      <w:del w:id="168" w:author="Kelvin Sung" w:date="2021-09-02T15:13:00Z">
        <w:r w:rsidDel="00E576FC">
          <w:rPr>
            <w:rStyle w:val="CodeBold"/>
            <w:rFonts w:ascii="TheSansMonoConNormal" w:hAnsi="TheSansMonoConNormal"/>
          </w:rPr>
          <w:delText>the code in light_fs.glsl</w:delText>
        </w:r>
      </w:del>
      <w:ins w:id="169" w:author="Kelvin Sung" w:date="2021-09-02T15:13:00Z">
        <w:r w:rsidR="00E576FC">
          <w:rPr>
            <w:rStyle w:val="CodeBold"/>
            <w:rFonts w:ascii="TheSansMonoConNormal" w:hAnsi="TheSansMonoConNormal"/>
          </w:rPr>
          <w:t>previous code</w:t>
        </w:r>
      </w:ins>
      <w:r>
        <w:rPr>
          <w:rStyle w:val="CodeBold"/>
          <w:rFonts w:ascii="TheSansMonoConNormal" w:hAnsi="TheSansMonoConNormal"/>
        </w:rPr>
        <w:t xml:space="preserve">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47460A9C"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w:t>
      </w:r>
      <w:del w:id="170" w:author="Kelvin Sung" w:date="2021-09-02T15:11:00Z">
        <w:r w:rsidRPr="00176116" w:rsidDel="00245418">
          <w:delText>point</w:delText>
        </w:r>
      </w:del>
      <w:ins w:id="171" w:author="Kelvin Sung" w:date="2021-09-02T15:11:00Z">
        <w:r w:rsidR="00245418">
          <w:t>position</w:t>
        </w:r>
      </w:ins>
      <w:r w:rsidRPr="00176116">
        <w:t>. Because the xyz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lastRenderedPageBreak/>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40F6A53C"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 xml:space="preserve">dentical </w:t>
      </w:r>
      <w:del w:id="172" w:author="Kelvin Sung" w:date="2021-09-02T15:13:00Z">
        <w:r w:rsidR="00C14BCC" w:rsidDel="005972D4">
          <w:rPr>
            <w:rStyle w:val="CodeBold"/>
            <w:rFonts w:ascii="TheSansMonoConNormal" w:hAnsi="TheSansMonoConNormal"/>
          </w:rPr>
          <w:delText xml:space="preserve">to the </w:delText>
        </w:r>
      </w:del>
      <w:ins w:id="173" w:author="Kelvin Sung" w:date="2021-09-02T15:13:00Z">
        <w:r w:rsidR="005972D4">
          <w:rPr>
            <w:rStyle w:val="CodeBold"/>
            <w:rFonts w:ascii="TheSansMonoConNormal" w:hAnsi="TheSansMonoConNormal"/>
          </w:rPr>
          <w:t xml:space="preserve">to previous </w:t>
        </w:r>
      </w:ins>
      <w:r w:rsidR="00C14BCC">
        <w:rPr>
          <w:rStyle w:val="CodeBold"/>
          <w:rFonts w:ascii="TheSansMonoConNormal" w:hAnsi="TheSansMonoConNormal"/>
        </w:rPr>
        <w:t>code</w:t>
      </w:r>
      <w:del w:id="174" w:author="Kelvin Sung" w:date="2021-09-02T15:12:00Z">
        <w:r w:rsidR="00C14BCC" w:rsidDel="005972D4">
          <w:rPr>
            <w:rStyle w:val="CodeBold"/>
            <w:rFonts w:ascii="TheSansMonoConNormal" w:hAnsi="TheSansMonoConNormal"/>
          </w:rPr>
          <w:delText xml:space="preserve"> in light_fs.glsl </w:delText>
        </w:r>
      </w:del>
      <w:r w:rsidR="00C14BCC">
        <w:rPr>
          <w:rStyle w:val="CodeBold"/>
          <w:rFonts w:ascii="TheSansMonoConNormal" w:hAnsi="TheSansMonoConNormal"/>
        </w:rPr>
        <w:t>…</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r>
        <w:t xml:space="preserve">shader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10F84AA8"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d</w:t>
      </w:r>
      <w:r w:rsidR="00126638">
        <w:t xml:space="preserve">efine </w:t>
      </w:r>
      <w:del w:id="175" w:author="Kelvin Sung" w:date="2021-09-02T15:16:00Z">
        <w:r w:rsidR="00126638" w:rsidDel="00706807">
          <w:delText xml:space="preserve"> </w:delText>
        </w:r>
      </w:del>
      <w:proofErr w:type="spellStart"/>
      <w:r w:rsidR="00126638" w:rsidRPr="00126638">
        <w:rPr>
          <w:rStyle w:val="CodeInline"/>
        </w:rPr>
        <w:t>IllumShader</w:t>
      </w:r>
      <w:proofErr w:type="spell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lastRenderedPageBreak/>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32085A5A"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w:t>
      </w:r>
      <w:del w:id="176" w:author="Kelvin Sung" w:date="2021-09-02T15:20:00Z">
        <w:r w:rsidRPr="00176116" w:rsidDel="00706807">
          <w:delText>,</w:delText>
        </w:r>
      </w:del>
      <w:r w:rsidRPr="00176116">
        <w:t xml:space="preserve"> </w:t>
      </w:r>
      <w:ins w:id="177" w:author="Kelvin Sung" w:date="2021-09-02T15:20:00Z">
        <w:r w:rsidR="00706807">
          <w:t xml:space="preserve">a minimum of 8 </w:t>
        </w:r>
      </w:ins>
      <w:del w:id="178" w:author="Kelvin Sung" w:date="2021-09-02T15:20:00Z">
        <w:r w:rsidRPr="00176116" w:rsidDel="00706807">
          <w:delText xml:space="preserve">up to 32 </w:delText>
        </w:r>
      </w:del>
      <w:r w:rsidRPr="00176116">
        <w:t xml:space="preserve">texture units can be active simultaneously during a single rendering pass. In this book, you will activate only two of the texture units during </w:t>
      </w:r>
      <w:r w:rsidRPr="00176116">
        <w:lastRenderedPageBreak/>
        <w:t>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F13B964" w:rsidR="00176116" w:rsidRDefault="00176116" w:rsidP="00176116">
      <w:pPr>
        <w:pStyle w:val="BodyTextFirst"/>
        <w:rPr>
          <w:rFonts w:hint="eastAsia"/>
        </w:rPr>
      </w:pPr>
      <w:r>
        <w:t xml:space="preserve">So far, you have been binding the color texture map to WebGL texture unit 0. With the addition of the normal texture, </w:t>
      </w:r>
      <w:ins w:id="179" w:author="Kelvin Sung" w:date="2021-09-02T15:22:00Z">
        <w:r w:rsidR="006B1B49">
          <w:t xml:space="preserve">the </w:t>
        </w:r>
      </w:ins>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lastRenderedPageBreak/>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commentRangeStart w:id="180"/>
      <w:commentRangeStart w:id="181"/>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commentRangeEnd w:id="180"/>
    <w:p w14:paraId="289063E7" w14:textId="77777777" w:rsidR="001126F3" w:rsidRDefault="00370EA8" w:rsidP="001126F3">
      <w:pPr>
        <w:pStyle w:val="Code"/>
        <w:rPr>
          <w:rFonts w:hint="eastAsia"/>
        </w:rPr>
      </w:pPr>
      <w:r>
        <w:rPr>
          <w:rStyle w:val="CommentReference"/>
          <w:rFonts w:asciiTheme="minorHAnsi" w:hAnsiTheme="minorHAnsi"/>
          <w:noProof w:val="0"/>
        </w:rPr>
        <w:commentReference w:id="180"/>
      </w:r>
      <w:commentRangeEnd w:id="181"/>
      <w:r w:rsidR="00DB7DE5">
        <w:rPr>
          <w:rStyle w:val="CommentReference"/>
          <w:rFonts w:asciiTheme="minorHAnsi" w:hAnsiTheme="minorHAnsi"/>
          <w:noProof w:val="0"/>
        </w:rPr>
        <w:commentReference w:id="181"/>
      </w:r>
      <w:r w:rsidR="001126F3">
        <w:t xml:space="preserve">    }</w:t>
      </w:r>
    </w:p>
    <w:p w14:paraId="465558F4" w14:textId="1BEDF05E" w:rsidR="001126F3" w:rsidRDefault="001126F3" w:rsidP="001126F3">
      <w:pPr>
        <w:pStyle w:val="Code"/>
        <w:rPr>
          <w:rFonts w:hint="eastAsia"/>
        </w:rPr>
      </w:pPr>
      <w:bookmarkStart w:id="182" w:name="_Hlk72122689"/>
      <w:r>
        <w:t xml:space="preserve">    </w:t>
      </w:r>
      <w:r w:rsidRPr="001126F3">
        <w:t>... implementation to follow …</w:t>
      </w:r>
      <w:bookmarkEnd w:id="182"/>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26B2FBD0" w:rsidR="001126F3" w:rsidRDefault="001126F3" w:rsidP="001126F3">
      <w:pPr>
        <w:pStyle w:val="Code"/>
        <w:rPr>
          <w:ins w:id="183" w:author="Kelvin Sung" w:date="2021-09-02T15:51:00Z"/>
        </w:rPr>
      </w:pPr>
      <w:r>
        <w:t>export default IllumRenderable;</w:t>
      </w:r>
    </w:p>
    <w:p w14:paraId="3B7316BB" w14:textId="5EA7811F" w:rsidR="000F3C25" w:rsidRPr="001126F3" w:rsidRDefault="000F3C25" w:rsidP="000F3C25">
      <w:pPr>
        <w:pStyle w:val="NoteTipCaution"/>
        <w:rPr>
          <w:rFonts w:hint="eastAsia"/>
        </w:rPr>
        <w:pPrChange w:id="184" w:author="Kelvin Sung" w:date="2021-09-02T15:51:00Z">
          <w:pPr>
            <w:pStyle w:val="Code"/>
          </w:pPr>
        </w:pPrChange>
      </w:pPr>
      <w:ins w:id="185" w:author="Kelvin Sung" w:date="2021-09-02T15:52:00Z">
        <w:r w:rsidRPr="00FB3BA0">
          <w:rPr>
            <w:rStyle w:val="Strong"/>
          </w:rPr>
          <w:t>Note</w:t>
        </w:r>
        <w:r>
          <w:tab/>
        </w:r>
        <w:r>
          <w:t xml:space="preserve">Once again, it is important to </w:t>
        </w:r>
      </w:ins>
      <w:ins w:id="186" w:author="Kelvin Sung" w:date="2021-09-02T15:56:00Z">
        <w:r w:rsidR="005C048A">
          <w:t>reiterate</w:t>
        </w:r>
      </w:ins>
      <w:ins w:id="187" w:author="Kelvin Sung" w:date="2021-09-02T15:52:00Z">
        <w:r>
          <w:t xml:space="preserve"> that the normal texture map </w:t>
        </w:r>
      </w:ins>
      <w:ins w:id="188" w:author="Kelvin Sung" w:date="2021-09-02T15:56:00Z">
        <w:r w:rsidR="005C048A">
          <w:t xml:space="preserve">is an image that </w:t>
        </w:r>
      </w:ins>
      <w:ins w:id="189" w:author="Kelvin Sung" w:date="2021-09-02T15:52:00Z">
        <w:r>
          <w:t>must be created</w:t>
        </w:r>
      </w:ins>
      <w:ins w:id="190" w:author="Kelvin Sung" w:date="2021-09-02T15:56:00Z">
        <w:r w:rsidR="005C048A" w:rsidRPr="005C048A">
          <w:t xml:space="preserve"> </w:t>
        </w:r>
        <w:r w:rsidR="005C048A">
          <w:t>explicitly</w:t>
        </w:r>
      </w:ins>
      <w:ins w:id="191" w:author="Kelvin Sung" w:date="2021-09-02T15:52:00Z">
        <w:r>
          <w:t>, a</w:t>
        </w:r>
      </w:ins>
      <w:ins w:id="192" w:author="Kelvin Sung" w:date="2021-09-02T15:53:00Z">
        <w:r>
          <w:t xml:space="preserve">lgorithmically by an appropriate program or manually by an artist. </w:t>
        </w:r>
      </w:ins>
      <w:ins w:id="193" w:author="Kelvin Sung" w:date="2021-09-02T15:54:00Z">
        <w:r>
          <w:t>Using a regular color texture map image as</w:t>
        </w:r>
      </w:ins>
      <w:ins w:id="194" w:author="Kelvin Sung" w:date="2021-09-02T15:56:00Z">
        <w:r w:rsidR="005C048A">
          <w:t xml:space="preserve"> a</w:t>
        </w:r>
      </w:ins>
      <w:ins w:id="195" w:author="Kelvin Sung" w:date="2021-09-02T15:54:00Z">
        <w:r>
          <w:t xml:space="preserve"> normal texture map will not work in general.</w:t>
        </w:r>
      </w:ins>
    </w:p>
    <w:p w14:paraId="1B7EB3B8" w14:textId="74840AC1" w:rsidR="00F43D5B" w:rsidRDefault="00EE10DF" w:rsidP="000D057D">
      <w:pPr>
        <w:pStyle w:val="NumList"/>
        <w:numPr>
          <w:ilvl w:val="0"/>
          <w:numId w:val="29"/>
        </w:numPr>
        <w:rPr>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lastRenderedPageBreak/>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732B15B5"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w:t>
      </w:r>
      <w:ins w:id="196" w:author="Kelvin Sung" w:date="2021-09-02T15:58:00Z">
        <w:r w:rsidR="00BE4BE3">
          <w:t>at</w:t>
        </w:r>
      </w:ins>
      <w:del w:id="197" w:author="Kelvin Sung" w:date="2021-09-02T15:58:00Z">
        <w:r w:rsidR="006C5525" w:rsidDel="00BE4BE3">
          <w:delText>ose</w:delText>
        </w:r>
      </w:del>
      <w:r w:rsidR="006C5525">
        <w:t xml:space="preserv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41055EC"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w:t>
      </w:r>
      <w:ins w:id="198" w:author="Kelvin Sung" w:date="2021-09-02T16:00:00Z">
        <w:r w:rsidR="0053724F">
          <w:t xml:space="preserve">instantiated as </w:t>
        </w:r>
      </w:ins>
      <w:del w:id="199" w:author="Kelvin Sung" w:date="2021-09-02T16:00:00Z">
        <w:r w:rsidDel="0053724F">
          <w:delText xml:space="preserve">modified to support </w:delText>
        </w:r>
      </w:del>
      <w:r>
        <w:t xml:space="preserve">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lastRenderedPageBreak/>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502A697E" w:rsidR="00B259A2" w:rsidRDefault="00EE10DF" w:rsidP="00EE10DF">
      <w:pPr>
        <w:pStyle w:val="BodyTextFirst"/>
        <w:rPr>
          <w:rFonts w:hint="eastAsia"/>
        </w:rPr>
      </w:pPr>
      <w:r w:rsidRPr="00EE10DF">
        <w:t>With the project now complete</w:t>
      </w:r>
      <w:ins w:id="200" w:author="Kelvin Sung" w:date="2021-09-02T16:03:00Z">
        <w:r w:rsidR="00EC46FE">
          <w:t>d</w:t>
        </w:r>
      </w:ins>
      <w:r w:rsidRPr="00EE10DF">
        <w:t xml:space="preserv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52EA0F04"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w:t>
      </w:r>
      <w:del w:id="201" w:author="Kelvin Sung" w:date="2021-09-02T16:07:00Z">
        <w:r w:rsidR="00FD0379" w:rsidDel="006D6CF6">
          <w:delText xml:space="preserve">results </w:delText>
        </w:r>
      </w:del>
      <w:r w:rsidR="00FD0379">
        <w:t xml:space="preserve">similar </w:t>
      </w:r>
      <w:ins w:id="202" w:author="Kelvin Sung" w:date="2021-09-02T16:07:00Z">
        <w:r w:rsidR="006D6CF6">
          <w:t xml:space="preserve">results </w:t>
        </w:r>
      </w:ins>
      <w:r w:rsidR="00FD0379">
        <w:t xml:space="preserve">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w:t>
      </w:r>
      <w:del w:id="203" w:author="Kelvin Sung" w:date="2021-09-02T16:08:00Z">
        <w:r w:rsidR="00A46CF0" w:rsidDel="003F38B5">
          <w:delText xml:space="preserve">shining </w:delText>
        </w:r>
      </w:del>
      <w:ins w:id="204" w:author="Kelvin Sung" w:date="2021-09-02T16:08:00Z">
        <w:r w:rsidR="003F38B5">
          <w:t>brightest</w:t>
        </w:r>
        <w:r w:rsidR="003F38B5">
          <w:t xml:space="preserve"> </w:t>
        </w:r>
      </w:ins>
      <w:r w:rsidR="00A46CF0">
        <w:t xml:space="preserve">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26B09A42"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w:t>
      </w:r>
      <w:ins w:id="205" w:author="Kelvin Sung" w:date="2021-09-02T16:10:00Z">
        <w:r w:rsidR="003F38B5">
          <w:t>For a more dramatic result, lower the Z height of the light (with the</w:t>
        </w:r>
      </w:ins>
      <w:ins w:id="206" w:author="Kelvin Sung" w:date="2021-09-02T16:11:00Z">
        <w:r w:rsidR="00934012">
          <w:t xml:space="preserve"> X key) to a value lower than </w:t>
        </w:r>
      </w:ins>
      <w:ins w:id="207" w:author="Kelvin Sung" w:date="2021-09-02T16:12:00Z">
        <w:r w:rsidR="007F79BA">
          <w:t>5</w:t>
        </w:r>
      </w:ins>
      <w:ins w:id="208" w:author="Kelvin Sung" w:date="2021-09-02T16:11:00Z">
        <w:r w:rsidR="00934012">
          <w:t xml:space="preserve">. </w:t>
        </w:r>
      </w:ins>
      <w:r w:rsidR="00B259A2" w:rsidRPr="00EE10DF">
        <w:t>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lastRenderedPageBreak/>
        <w:t>Specular Reflection and Materials</w:t>
      </w:r>
    </w:p>
    <w:p w14:paraId="64FB4602" w14:textId="653EF060" w:rsidR="00C14FDC" w:rsidRDefault="00EE10DF" w:rsidP="00EE10DF">
      <w:pPr>
        <w:pStyle w:val="BodyTextFirst"/>
        <w:rPr>
          <w:rFonts w:hint="eastAsia"/>
        </w:rPr>
      </w:pPr>
      <w:r w:rsidRPr="00EE10DF">
        <w:t>The diffuse lighting you have implemented is suitable for simulating the illumination of matte</w:t>
      </w:r>
      <w:del w:id="209" w:author="Kelvin Sung" w:date="2021-09-02T16:14:00Z">
        <w:r w:rsidRPr="00EE10DF" w:rsidDel="0032424E">
          <w:delText>d</w:delText>
        </w:r>
      </w:del>
      <w:r w:rsidRPr="00EE10DF">
        <w:t xml:space="preserve">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w:t>
      </w:r>
      <w:del w:id="210" w:author="Kelvin Sung" w:date="2021-09-02T16:15:00Z">
        <w:r w:rsidR="00AF0979" w:rsidDel="00F2430F">
          <w:delText>d</w:delText>
        </w:r>
      </w:del>
      <w:r w:rsidR="00AF0979">
        <w:t xml:space="preserve">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lastRenderedPageBreak/>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74895756"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del w:id="211" w:author="Kelvin Sung" w:date="2021-09-02T16:24:00Z">
        <w:r w:rsidRPr="00EE10DF" w:rsidDel="00623EDC">
          <w:delText xml:space="preserve"> in </w:delText>
        </w:r>
        <w:r w:rsidRPr="00EE10DF" w:rsidDel="00741540">
          <w:delText xml:space="preserve">computing </w:delText>
        </w:r>
        <w:r w:rsidRPr="00EE10DF" w:rsidDel="00623EDC">
          <w:delText xml:space="preserve">the </w:delText>
        </w:r>
        <m:oMath>
          <m:acc>
            <m:accPr>
              <m:ctrlPr>
                <w:rPr>
                  <w:rFonts w:ascii="Cambria Math" w:hAnsi="Cambria Math"/>
                </w:rPr>
              </m:ctrlPr>
            </m:accPr>
            <m:e>
              <m:r>
                <w:rPr>
                  <w:rFonts w:ascii="Cambria Math" w:hAnsi="Cambria Math"/>
                </w:rPr>
                <m:t>H</m:t>
              </m:r>
            </m:e>
          </m:acc>
        </m:oMath>
        <w:r w:rsidRPr="00EE10DF" w:rsidDel="00623EDC">
          <w:delText xml:space="preserve"> vector</w:delText>
        </w:r>
      </w:del>
      <w:r w:rsidRPr="00EE10DF">
        <w:t>. The halfway vector will be used to approximate specularity in your implementation.</w:t>
      </w:r>
    </w:p>
    <w:p w14:paraId="4479E9EC" w14:textId="77777777" w:rsidR="00EE10DF" w:rsidRPr="00EE10DF" w:rsidRDefault="00EE10DF" w:rsidP="00EE10DF">
      <w:pPr>
        <w:pStyle w:val="Figure"/>
      </w:pPr>
      <w:r w:rsidRPr="00EE10DF">
        <w:rPr>
          <w:noProof/>
        </w:rPr>
        <w:lastRenderedPageBreak/>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89B3D0B" w:rsidR="00EE10DF" w:rsidRPr="00EE10DF" w:rsidRDefault="00EE10DF" w:rsidP="00EE10DF">
      <w:pPr>
        <w:pStyle w:val="Bullet"/>
        <w:rPr>
          <w:rFonts w:hint="eastAsia"/>
        </w:rPr>
      </w:pPr>
      <w:r w:rsidRPr="00EE10DF">
        <w:t xml:space="preserve">The ambient term: </w:t>
      </w:r>
      <m:oMath>
        <m:sSub>
          <m:sSubPr>
            <m:ctrlPr>
              <w:del w:id="212" w:author="Kelvin Sung" w:date="2021-09-02T16:35:00Z">
                <w:rPr>
                  <w:rFonts w:ascii="Cambria Math" w:hAnsi="Cambria Math"/>
                </w:rPr>
              </w:del>
            </m:ctrlPr>
          </m:sSubPr>
          <m:e>
            <m:r>
              <w:del w:id="213" w:author="Kelvin Sung" w:date="2021-09-02T16:35:00Z">
                <w:rPr>
                  <w:rFonts w:ascii="Cambria Math" w:hAnsi="Cambria Math"/>
                </w:rPr>
                <m:t>K</m:t>
              </w:del>
            </m:r>
          </m:e>
          <m:sub>
            <m:r>
              <w:del w:id="214" w:author="Kelvin Sung" w:date="2021-09-02T16:35:00Z">
                <w:rPr>
                  <w:rFonts w:ascii="Cambria Math" w:hAnsi="Cambria Math"/>
                </w:rPr>
                <m:t>a</m:t>
              </w:del>
            </m:r>
          </m:sub>
        </m:sSub>
        <m:sSub>
          <m:sSubPr>
            <m:ctrlPr>
              <w:rPr>
                <w:rFonts w:ascii="Cambria Math" w:hAnsi="Cambria Math"/>
              </w:rPr>
            </m:ctrlPr>
          </m:sSubPr>
          <m:e>
            <m:r>
              <w:del w:id="215" w:author="Kelvin Sung" w:date="2021-09-02T16:27:00Z">
                <m:rPr>
                  <m:sty m:val="p"/>
                </m:rPr>
                <w:rPr>
                  <w:rFonts w:ascii="Cambria Math" w:hAnsi="Cambria Math"/>
                </w:rPr>
                <m:t>+</m:t>
              </w:del>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sSub>
          <m:sSubPr>
            <m:ctrlPr>
              <w:ins w:id="216" w:author="Kelvin Sung" w:date="2021-09-02T16:35:00Z">
                <w:rPr>
                  <w:rFonts w:ascii="Cambria Math" w:hAnsi="Cambria Math"/>
                </w:rPr>
              </w:ins>
            </m:ctrlPr>
          </m:sSubPr>
          <m:e>
            <m:r>
              <w:ins w:id="217" w:author="Kelvin Sung" w:date="2021-09-02T16:35:00Z">
                <w:rPr>
                  <w:rFonts w:ascii="Cambria Math" w:hAnsi="Cambria Math"/>
                </w:rPr>
                <m:t>K</m:t>
              </w:ins>
            </m:r>
          </m:e>
          <m:sub>
            <m:r>
              <w:ins w:id="218" w:author="Kelvin Sung" w:date="2021-09-02T16:35:00Z">
                <w:rPr>
                  <w:rFonts w:ascii="Cambria Math" w:hAnsi="Cambria Math"/>
                </w:rPr>
                <m:t>a</m:t>
              </w:ins>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380F77D9" w:rsidR="00EE10DF" w:rsidRDefault="00EE10DF" w:rsidP="00EE10DF">
      <w:pPr>
        <w:pStyle w:val="Figure"/>
      </w:pPr>
      <w:r w:rsidRPr="00EE10DF">
        <w:t xml:space="preserve">   </w:t>
      </w:r>
    </w:p>
    <w:p w14:paraId="55795AFA" w14:textId="58A8105E" w:rsidR="005F1640" w:rsidRPr="005F1640" w:rsidRDefault="003152F3" w:rsidP="005F1640">
      <w:pPr>
        <w:pStyle w:val="Figure"/>
      </w:pPr>
      <w:r>
        <w:rPr>
          <w:noProof/>
        </w:rPr>
        <w:lastRenderedPageBreak/>
        <w:drawing>
          <wp:inline distT="0" distB="0" distL="0" distR="0" wp14:anchorId="035FED88" wp14:editId="52695C77">
            <wp:extent cx="3744201" cy="23336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9649" cy="2337021"/>
                    </a:xfrm>
                    <a:prstGeom prst="rect">
                      <a:avLst/>
                    </a:prstGeom>
                    <a:noFill/>
                    <a:ln>
                      <a:noFill/>
                    </a:ln>
                  </pic:spPr>
                </pic:pic>
              </a:graphicData>
            </a:graphic>
          </wp:inline>
        </w:drawing>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w:t>
      </w:r>
      <w:r w:rsidRPr="00C221B7">
        <w:rPr>
          <w:rStyle w:val="CodeInline"/>
          <w:rPrChange w:id="219" w:author="Kelvin Sung" w:date="2021-09-02T16:45:00Z">
            <w:rPr/>
          </w:rPrChange>
        </w:rPr>
        <w:t>Material</w:t>
      </w:r>
      <w:r w:rsidRPr="00EE10DF">
        <w:t xml:space="preserve">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6933C630" w:rsidR="003476F7" w:rsidRDefault="003476F7" w:rsidP="003476F7">
      <w:pPr>
        <w:pStyle w:val="Figure"/>
      </w:pPr>
    </w:p>
    <w:p w14:paraId="708071E0" w14:textId="6895A3C6" w:rsidR="002E1C26" w:rsidRPr="002E1C26" w:rsidRDefault="002E1C26" w:rsidP="002E1C26">
      <w:pPr>
        <w:pStyle w:val="Figure"/>
      </w:pPr>
      <w:r>
        <w:rPr>
          <w:noProof/>
        </w:rPr>
        <w:drawing>
          <wp:inline distT="0" distB="0" distL="0" distR="0" wp14:anchorId="2DF3EE7E" wp14:editId="49742D30">
            <wp:extent cx="3750699" cy="2412342"/>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9266" cy="2437147"/>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lastRenderedPageBreak/>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lastRenderedPageBreak/>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commentRangeStart w:id="220"/>
      <w:commentRangeStart w:id="221"/>
      <w:r w:rsidRPr="00515F94">
        <w:t>O/P keys: Increase/decrease the shininess of the selected material property</w:t>
      </w:r>
      <w:commentRangeEnd w:id="220"/>
      <w:r w:rsidR="00C531FC">
        <w:rPr>
          <w:rStyle w:val="CommentReference"/>
          <w:rFonts w:asciiTheme="minorHAnsi" w:hAnsiTheme="minorHAnsi"/>
        </w:rPr>
        <w:commentReference w:id="220"/>
      </w:r>
      <w:commentRangeEnd w:id="221"/>
      <w:r w:rsidR="00377663">
        <w:rPr>
          <w:rStyle w:val="CommentReference"/>
          <w:rFonts w:asciiTheme="minorHAnsi" w:hAnsiTheme="minorHAnsi"/>
        </w:rPr>
        <w:commentReference w:id="221"/>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9872A5B" w:rsidR="003476F7" w:rsidRPr="003476F7" w:rsidRDefault="003476F7" w:rsidP="003476F7">
      <w:pPr>
        <w:pStyle w:val="Bullet"/>
        <w:rPr>
          <w:rFonts w:hint="eastAsia"/>
        </w:rPr>
      </w:pPr>
      <w:r w:rsidRPr="003476F7">
        <w:t xml:space="preserve">To understand and experience </w:t>
      </w:r>
      <w:del w:id="222" w:author="Kelvin Sung" w:date="2021-09-02T16:48:00Z">
        <w:r w:rsidRPr="003476F7" w:rsidDel="000B4C06">
          <w:delText xml:space="preserve">the </w:delText>
        </w:r>
      </w:del>
      <w:r w:rsidRPr="003476F7">
        <w:t>control</w:t>
      </w:r>
      <w:ins w:id="223" w:author="Kelvin Sung" w:date="2021-09-02T16:48:00Z">
        <w:r w:rsidR="000B4C06">
          <w:t>ling</w:t>
        </w:r>
      </w:ins>
      <w:r w:rsidRPr="003476F7">
        <w:t xml:space="preserve"> </w:t>
      </w:r>
      <w:del w:id="224" w:author="Kelvin Sung" w:date="2021-09-02T16:48:00Z">
        <w:r w:rsidRPr="003476F7" w:rsidDel="004932BE">
          <w:delText xml:space="preserve">of </w:delText>
        </w:r>
      </w:del>
      <w:ins w:id="225" w:author="Kelvin Sung" w:date="2021-09-02T16:48:00Z">
        <w:r w:rsidR="000B4C06">
          <w:t xml:space="preserve">the </w:t>
        </w:r>
      </w:ins>
      <w:r w:rsidRPr="00773243">
        <w:rPr>
          <w:rStyle w:val="CodeInline"/>
        </w:rPr>
        <w:t>Material</w:t>
      </w:r>
      <w:r w:rsidRPr="003476F7">
        <w:t xml:space="preserve"> of </w:t>
      </w:r>
      <w:ins w:id="226" w:author="Kelvin Sung" w:date="2021-09-02T16:49:00Z">
        <w:r w:rsidR="00AD4FE0">
          <w:t xml:space="preserve">an </w:t>
        </w:r>
      </w:ins>
      <w:r w:rsidRPr="003476F7">
        <w:t>illuminated object</w:t>
      </w:r>
      <w:del w:id="227" w:author="Kelvin Sung" w:date="2021-09-02T16:49:00Z">
        <w:r w:rsidRPr="003476F7" w:rsidDel="00AD4FE0">
          <w:delText>s</w:delText>
        </w:r>
      </w:del>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shader.  </w:t>
      </w:r>
    </w:p>
    <w:p w14:paraId="65EC9380" w14:textId="72CCCC39" w:rsidR="00E32CA3" w:rsidRDefault="00E32CA3" w:rsidP="00AB51B9">
      <w:pPr>
        <w:pStyle w:val="NumList"/>
        <w:numPr>
          <w:ilvl w:val="0"/>
          <w:numId w:val="58"/>
        </w:numPr>
        <w:rPr>
          <w:rFonts w:hint="eastAsia"/>
        </w:r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w:t>
      </w:r>
      <w:del w:id="228" w:author="Kelvin Sung" w:date="2021-09-02T16:50:00Z">
        <w:r w:rsidRPr="00E32CA3" w:rsidDel="00AD4FE0">
          <w:delText>In addition</w:delText>
        </w:r>
      </w:del>
      <w:ins w:id="229" w:author="Kelvin Sung" w:date="2021-09-02T16:50:00Z">
        <w:r w:rsidR="00AD4FE0">
          <w:t>Now</w:t>
        </w:r>
      </w:ins>
      <w:r w:rsidRPr="00E32CA3">
        <w:t xml:space="preserve">,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lastRenderedPageBreak/>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lastRenderedPageBreak/>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68985C07" w:rsidR="007C2E02" w:rsidRPr="007C2E02" w:rsidRDefault="00777D98" w:rsidP="00777D98">
      <w:pPr>
        <w:pStyle w:val="Code"/>
        <w:rPr>
          <w:rStyle w:val="CodeBold"/>
        </w:rPr>
      </w:pPr>
      <w:r w:rsidRPr="00777D98">
        <w:t xml:space="preserve">    </w:t>
      </w:r>
      <w:r w:rsidR="007C2E02" w:rsidRPr="007C2E02">
        <w:rPr>
          <w:rStyle w:val="CodeBold"/>
        </w:rPr>
        <w:t xml:space="preserve">vec4 shadedResult = </w:t>
      </w:r>
      <w:del w:id="230" w:author="Kelvin Sung" w:date="2021-09-02T16:55:00Z">
        <w:r w:rsidR="007C2E02" w:rsidRPr="007C2E02" w:rsidDel="00AD4FE0">
          <w:rPr>
            <w:rStyle w:val="CodeBold"/>
          </w:rPr>
          <w:delText xml:space="preserve">uMaterial.Ka </w:delText>
        </w:r>
      </w:del>
      <w:del w:id="231" w:author="Kelvin Sung" w:date="2021-09-02T16:54:00Z">
        <w:r w:rsidR="00AF160F" w:rsidRPr="00AF160F" w:rsidDel="00AD4FE0">
          <w:rPr>
            <w:rStyle w:val="CodeBold"/>
          </w:rPr>
          <w:delText xml:space="preserve">* </w:delText>
        </w:r>
        <w:r w:rsidR="007C2E02" w:rsidRPr="007C2E02" w:rsidDel="00AD4FE0">
          <w:rPr>
            <w:rStyle w:val="CodeBold"/>
          </w:rPr>
          <w:delText xml:space="preserve">uGlobalAmbientColor * </w:delText>
        </w:r>
      </w:del>
      <w:r w:rsidR="007C2E02" w:rsidRPr="007C2E02">
        <w:rPr>
          <w:rStyle w:val="CodeBold"/>
        </w:rPr>
        <w:t>uGlobalAmbientIntensity</w:t>
      </w:r>
      <w:ins w:id="232" w:author="Kelvin Sung" w:date="2021-09-02T16:54:00Z">
        <w:r w:rsidR="00AD4FE0">
          <w:rPr>
            <w:rStyle w:val="CodeBold"/>
          </w:rPr>
          <w:t xml:space="preserve"> </w:t>
        </w:r>
        <w:r w:rsidR="00AD4FE0" w:rsidRPr="00AF160F">
          <w:rPr>
            <w:rStyle w:val="CodeBold"/>
          </w:rPr>
          <w:t xml:space="preserve">* </w:t>
        </w:r>
        <w:r w:rsidR="00AD4FE0" w:rsidRPr="007C2E02">
          <w:rPr>
            <w:rStyle w:val="CodeBold"/>
          </w:rPr>
          <w:t>uGlobalAmbientColor *</w:t>
        </w:r>
      </w:ins>
      <w:ins w:id="233" w:author="Kelvin Sung" w:date="2021-09-02T16:55:00Z">
        <w:r w:rsidR="00AD4FE0">
          <w:rPr>
            <w:rStyle w:val="CodeBold"/>
          </w:rPr>
          <w:t xml:space="preserve"> </w:t>
        </w:r>
        <w:r w:rsidR="00AD4FE0" w:rsidRPr="007C2E02">
          <w:rPr>
            <w:rStyle w:val="CodeBold"/>
          </w:rPr>
          <w:t>uMaterial.Ka</w:t>
        </w:r>
      </w:ins>
      <w:r w:rsidR="007C2E02" w:rsidRPr="007C2E02">
        <w:rPr>
          <w:rStyle w:val="CodeBold"/>
        </w:rPr>
        <w:t>;</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lastRenderedPageBreak/>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7A9F4A6A" w:rsidR="00773243" w:rsidRDefault="00826BC4" w:rsidP="00773243">
      <w:pPr>
        <w:pStyle w:val="BodyTextFirst"/>
        <w:rPr>
          <w:rFonts w:hint="eastAsia"/>
        </w:rPr>
      </w:pPr>
      <w:r>
        <w:t xml:space="preserve">Similar to defining the </w:t>
      </w:r>
      <w:proofErr w:type="spellStart"/>
      <w:r w:rsidRPr="0007431B">
        <w:rPr>
          <w:rStyle w:val="CodeInline"/>
        </w:rPr>
        <w:t>Shader</w:t>
      </w:r>
      <w:ins w:id="234" w:author="Kelvin Sung" w:date="2021-09-02T17:05:00Z">
        <w:r w:rsidR="00C3673C">
          <w:rPr>
            <w:rStyle w:val="CodeInline"/>
          </w:rPr>
          <w:t>Light</w:t>
        </w:r>
      </w:ins>
      <w:del w:id="235" w:author="Kelvin Sung" w:date="2021-09-02T17:05:00Z">
        <w:r w:rsidRPr="0007431B" w:rsidDel="00C3673C">
          <w:rPr>
            <w:rStyle w:val="CodeInline"/>
          </w:rPr>
          <w:delText>Index</w:delText>
        </w:r>
      </w:del>
      <w:r w:rsidRPr="0007431B">
        <w:rPr>
          <w:rStyle w:val="CodeInline"/>
        </w:rPr>
        <w:t>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r>
        <w:t xml:space="preserve"> Similar to the implementation of </w:t>
      </w:r>
      <w:proofErr w:type="spellStart"/>
      <w:ins w:id="236" w:author="Kelvin Sung" w:date="2021-09-02T17:05:00Z">
        <w:r w:rsidR="00BD0580" w:rsidRPr="0007431B">
          <w:rPr>
            <w:rStyle w:val="CodeInline"/>
          </w:rPr>
          <w:t>Shader</w:t>
        </w:r>
        <w:r w:rsidR="00BD0580">
          <w:rPr>
            <w:rStyle w:val="CodeInline"/>
          </w:rPr>
          <w:t>Light</w:t>
        </w:r>
        <w:r w:rsidR="00BD0580" w:rsidRPr="0007431B">
          <w:rPr>
            <w:rStyle w:val="CodeInline"/>
          </w:rPr>
          <w:t>At</w:t>
        </w:r>
      </w:ins>
      <w:proofErr w:type="spellEnd"/>
      <w:del w:id="237" w:author="Kelvin Sung" w:date="2021-09-02T17:05:00Z">
        <w:r w:rsidRPr="00AB51B9" w:rsidDel="00BD0580">
          <w:rPr>
            <w:rStyle w:val="CodeInline"/>
          </w:rPr>
          <w:delText>ShaderIndexAt</w:delText>
        </w:r>
      </w:del>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/engine/shaders</w:t>
      </w:r>
      <w:r>
        <w:t xml:space="preserve"> folder. </w:t>
      </w:r>
    </w:p>
    <w:p w14:paraId="7FD75E41" w14:textId="67738C80" w:rsidR="00773243" w:rsidRDefault="00773243">
      <w:pPr>
        <w:pStyle w:val="NumList"/>
        <w:numPr>
          <w:ilvl w:val="0"/>
          <w:numId w:val="35"/>
        </w:numPr>
        <w:rPr>
          <w:rFonts w:hint="eastAsia"/>
        </w:rPr>
      </w:pPr>
      <w:r>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lastRenderedPageBreak/>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7F7A2708"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w:t>
      </w:r>
      <w:del w:id="238" w:author="Kelvin Sung" w:date="2021-09-02T17:06:00Z">
        <w:r w:rsidR="007E63D6" w:rsidRPr="0007431B" w:rsidDel="006D2EE2">
          <w:rPr>
            <w:rStyle w:val="CodeInline"/>
          </w:rPr>
          <w:delText>Index</w:delText>
        </w:r>
      </w:del>
      <w:ins w:id="239" w:author="Kelvin Sung" w:date="2021-09-02T17:06:00Z">
        <w:r w:rsidR="006D2EE2">
          <w:rPr>
            <w:rStyle w:val="CodeInline"/>
          </w:rPr>
          <w:t>Light</w:t>
        </w:r>
      </w:ins>
      <w:r w:rsidR="007E63D6" w:rsidRPr="0007431B">
        <w:rPr>
          <w:rStyle w:val="CodeInline"/>
        </w:rPr>
        <w:t>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473BCDD4"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r>
        <w:t xml:space="preserve">shader. </w:t>
      </w:r>
      <w:r w:rsidR="00973585">
        <w:t>Now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fragment shader.</w:t>
      </w:r>
    </w:p>
    <w:p w14:paraId="6522C1D3" w14:textId="093E816A" w:rsidR="001B23DC" w:rsidRDefault="008D3870">
      <w:pPr>
        <w:pStyle w:val="NumList"/>
        <w:numPr>
          <w:ilvl w:val="0"/>
          <w:numId w:val="36"/>
        </w:numPr>
        <w:rPr>
          <w:rFonts w:hint="eastAsia"/>
        </w:rPr>
      </w:pPr>
      <w:r>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ins w:id="240" w:author="Kelvin Sung" w:date="2021-09-02T17:17:00Z">
        <w:r w:rsidR="00F943A7">
          <w:rPr>
            <w:rStyle w:val="CodeInline"/>
          </w:rPr>
          <w:t>engine/</w:t>
        </w:r>
        <w:r w:rsidR="00511956">
          <w:rPr>
            <w:rStyle w:val="CodeInline"/>
          </w:rPr>
          <w:t>shaders</w:t>
        </w:r>
      </w:ins>
      <w:del w:id="241" w:author="Kelvin Sung" w:date="2021-09-02T17:17:00Z">
        <w:r w:rsidRPr="00AB51B9" w:rsidDel="00511956">
          <w:rPr>
            <w:rStyle w:val="CodeInline"/>
          </w:rPr>
          <w:delText>glsl_shaders/illum_fs.glsl</w:delText>
        </w:r>
      </w:del>
      <w:r>
        <w:t xml:space="preserve"> to import </w:t>
      </w:r>
      <w:proofErr w:type="spellStart"/>
      <w:r w:rsidRPr="00AB51B9">
        <w:rPr>
          <w:rStyle w:val="CodeInline"/>
        </w:rPr>
        <w:t>ShaderMaterial</w:t>
      </w:r>
      <w:proofErr w:type="spellEnd"/>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w:t>
      </w:r>
      <w:r w:rsidR="00BB1B88">
        <w:t>. Then define</w:t>
      </w:r>
      <w:r w:rsidR="00F04620">
        <w:t xml:space="preserve"> </w:t>
      </w:r>
      <w:r w:rsidR="002D2368">
        <w:t>the</w:t>
      </w:r>
      <w:r w:rsidR="00F04620">
        <w:t xml:space="preserve"> variables</w:t>
      </w:r>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lastRenderedPageBreak/>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13909C0B" w:rsidR="00674D34" w:rsidRDefault="00906AD8" w:rsidP="00906AD8">
      <w:pPr>
        <w:pStyle w:val="BodyTextFirst"/>
        <w:rPr>
          <w:rFonts w:hint="eastAsia"/>
        </w:rPr>
      </w:pPr>
      <w:r>
        <w:t xml:space="preserve">You </w:t>
      </w:r>
      <w:r w:rsidR="00EC23EF">
        <w:t xml:space="preserve">can now </w:t>
      </w:r>
      <w:ins w:id="242" w:author="Kelvin Sung" w:date="2021-09-02T17:23:00Z">
        <w:r w:rsidR="00A16066">
          <w:t xml:space="preserve">modify </w:t>
        </w:r>
      </w:ins>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lastRenderedPageBreak/>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lastRenderedPageBreak/>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2865AF74"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CEA52E4"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126837CF"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w:t>
      </w:r>
      <w:r w:rsidR="000A55D6">
        <w:lastRenderedPageBreak/>
        <w:t xml:space="preserve">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51FDE9D7" w14:textId="44010F27" w:rsidR="00377663" w:rsidRDefault="00867BAA" w:rsidP="00CE7700">
      <w:pPr>
        <w:pStyle w:val="BodyTextCont"/>
        <w:rPr>
          <w:ins w:id="243" w:author="Kelvin Sung" w:date="2021-09-02T17:39:00Z"/>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w:t>
      </w:r>
      <w:del w:id="244" w:author="Kelvin Sung" w:date="2021-09-02T17:35:00Z">
        <w:r w:rsidDel="000125D2">
          <w:delText xml:space="preserve">type </w:delText>
        </w:r>
      </w:del>
      <w:ins w:id="245" w:author="Kelvin Sung" w:date="2021-09-02T17:35:00Z">
        <w:r w:rsidR="000125D2">
          <w:t>press</w:t>
        </w:r>
        <w:r w:rsidR="000125D2">
          <w:t xml:space="preserve"> </w:t>
        </w:r>
      </w:ins>
      <w:r>
        <w:t xml:space="preserve">R, Y, and I </w:t>
      </w:r>
      <w:proofErr w:type="gramStart"/>
      <w:r>
        <w:t>keys</w:t>
      </w:r>
      <w:proofErr w:type="gramEnd"/>
      <w:r>
        <w:t xml:space="preserve"> at the same time) to around 0.2, increase the specularity property (type 9 to select Specular, and then </w:t>
      </w:r>
      <w:ins w:id="246" w:author="Kelvin Sung" w:date="2021-09-02T17:35:00Z">
        <w:r w:rsidR="00377663">
          <w:t xml:space="preserve">press </w:t>
        </w:r>
      </w:ins>
      <w:r>
        <w:t>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ins w:id="247" w:author="Kelvin Sung" w:date="2021-09-02T17:39:00Z">
        <w:r w:rsidR="00377663">
          <w:t xml:space="preserve">At this point, you </w:t>
        </w:r>
      </w:ins>
      <w:ins w:id="248" w:author="Kelvin Sung" w:date="2021-09-02T17:40:00Z">
        <w:r w:rsidR="00377663">
          <w:t xml:space="preserve">can </w:t>
        </w:r>
      </w:ins>
      <w:ins w:id="249" w:author="Kelvin Sung" w:date="2021-09-02T17:39:00Z">
        <w:r w:rsidR="00377663">
          <w:t xml:space="preserve">press and hold the P key to </w:t>
        </w:r>
      </w:ins>
      <w:ins w:id="250" w:author="Kelvin Sung" w:date="2021-09-02T17:40:00Z">
        <w:r w:rsidR="00377663">
          <w:t xml:space="preserve">decrease the </w:t>
        </w:r>
      </w:ins>
      <w:ins w:id="251" w:author="Kelvin Sung" w:date="2021-09-02T17:42:00Z">
        <w:r w:rsidR="004E714A">
          <w:t xml:space="preserve">value of the </w:t>
        </w:r>
      </w:ins>
      <w:ins w:id="252" w:author="Kelvin Sung" w:date="2021-09-02T17:40:00Z">
        <w:r w:rsidR="00377663">
          <w:t>shininess</w:t>
        </w:r>
      </w:ins>
      <w:ins w:id="253" w:author="Kelvin Sung" w:date="2021-09-02T17:41:00Z">
        <w:r w:rsidR="004E714A">
          <w:t xml:space="preserve">, n. </w:t>
        </w:r>
      </w:ins>
      <w:ins w:id="254" w:author="Kelvin Sung" w:date="2021-09-02T17:45:00Z">
        <w:r w:rsidR="004E714A">
          <w:t>As the</w:t>
        </w:r>
      </w:ins>
      <w:ins w:id="255" w:author="Kelvin Sung" w:date="2021-09-02T17:42:00Z">
        <w:r w:rsidR="004E714A">
          <w:t xml:space="preserve"> n</w:t>
        </w:r>
      </w:ins>
      <w:ins w:id="256" w:author="Kelvin Sung" w:date="2021-09-02T17:45:00Z">
        <w:r w:rsidR="004E714A">
          <w:t xml:space="preserve">-value decreases, </w:t>
        </w:r>
      </w:ins>
      <w:ins w:id="257" w:author="Kelvin Sung" w:date="2021-09-02T17:47:00Z">
        <w:r w:rsidR="00A92052">
          <w:t>y</w:t>
        </w:r>
      </w:ins>
      <w:ins w:id="258" w:author="Kelvin Sung" w:date="2021-09-02T17:48:00Z">
        <w:r w:rsidR="00A92052">
          <w:t>ou can observe</w:t>
        </w:r>
      </w:ins>
      <w:ins w:id="259" w:author="Kelvin Sung" w:date="2021-09-02T17:45:00Z">
        <w:r w:rsidR="004E714A">
          <w:t xml:space="preserve"> the </w:t>
        </w:r>
      </w:ins>
      <w:ins w:id="260" w:author="Kelvin Sung" w:date="2021-09-02T17:48:00Z">
        <w:r w:rsidR="00A92052">
          <w:t xml:space="preserve">increase in </w:t>
        </w:r>
      </w:ins>
      <w:ins w:id="261" w:author="Kelvin Sung" w:date="2021-09-02T17:46:00Z">
        <w:r w:rsidR="00A92052">
          <w:t>the sizes of the highlight spots</w:t>
        </w:r>
      </w:ins>
      <w:ins w:id="262" w:author="Kelvin Sung" w:date="2021-09-02T17:51:00Z">
        <w:r w:rsidR="004C34C9">
          <w:t xml:space="preserve"> coupled with decrease in the brightness of these spots</w:t>
        </w:r>
      </w:ins>
      <w:ins w:id="263" w:author="Kelvin Sung" w:date="2021-09-02T17:46:00Z">
        <w:r w:rsidR="00A92052">
          <w:t>.</w:t>
        </w:r>
      </w:ins>
      <w:ins w:id="264" w:author="Kelvin Sung" w:date="2021-09-02T17:49:00Z">
        <w:r w:rsidR="004C34C9">
          <w:t xml:space="preserve"> As depict</w:t>
        </w:r>
      </w:ins>
      <w:ins w:id="265" w:author="Kelvin Sung" w:date="2021-09-02T17:53:00Z">
        <w:r w:rsidR="00B51AA9">
          <w:t>ed</w:t>
        </w:r>
      </w:ins>
      <w:ins w:id="266" w:author="Kelvin Sung" w:date="2021-09-02T17:49:00Z">
        <w:r w:rsidR="004C34C9">
          <w:t xml:space="preserve"> </w:t>
        </w:r>
      </w:ins>
      <w:ins w:id="267" w:author="Kelvin Sung" w:date="2021-09-02T17:53:00Z">
        <w:r w:rsidR="00B51AA9">
          <w:t>by the middle sphere of</w:t>
        </w:r>
      </w:ins>
      <w:ins w:id="268" w:author="Kelvin Sung" w:date="2021-09-02T17:49:00Z">
        <w:r w:rsidR="004C34C9">
          <w:t xml:space="preserve"> Figure 8-14, </w:t>
        </w:r>
      </w:ins>
      <w:ins w:id="269" w:author="Kelvin Sung" w:date="2021-09-02T17:50:00Z">
        <w:r w:rsidR="004C34C9">
          <w:t xml:space="preserve">a smaller n-value corresponds to a lesser polished surface which typically </w:t>
        </w:r>
      </w:ins>
      <w:ins w:id="270" w:author="Kelvin Sung" w:date="2021-09-02T17:54:00Z">
        <w:r w:rsidR="00B55A16">
          <w:t>exhibits</w:t>
        </w:r>
      </w:ins>
      <w:ins w:id="271" w:author="Kelvin Sung" w:date="2021-09-02T17:50:00Z">
        <w:r w:rsidR="004C34C9">
          <w:t xml:space="preserve"> </w:t>
        </w:r>
      </w:ins>
      <w:ins w:id="272" w:author="Kelvin Sung" w:date="2021-09-02T17:54:00Z">
        <w:r w:rsidR="00B55A16">
          <w:t>highlight</w:t>
        </w:r>
      </w:ins>
      <w:ins w:id="273" w:author="Kelvin Sung" w:date="2021-09-02T17:55:00Z">
        <w:r w:rsidR="003F1D25">
          <w:t>s</w:t>
        </w:r>
      </w:ins>
      <w:ins w:id="274" w:author="Kelvin Sung" w:date="2021-09-02T17:54:00Z">
        <w:r w:rsidR="00B55A16">
          <w:t xml:space="preserve"> that </w:t>
        </w:r>
      </w:ins>
      <w:ins w:id="275" w:author="Kelvin Sung" w:date="2021-09-02T17:55:00Z">
        <w:r w:rsidR="003F1D25">
          <w:t xml:space="preserve">are </w:t>
        </w:r>
      </w:ins>
      <w:ins w:id="276" w:author="Kelvin Sung" w:date="2021-09-02T17:50:00Z">
        <w:r w:rsidR="004C34C9">
          <w:t xml:space="preserve">larger </w:t>
        </w:r>
      </w:ins>
      <w:ins w:id="277" w:author="Kelvin Sung" w:date="2021-09-02T17:54:00Z">
        <w:r w:rsidR="00B55A16">
          <w:t xml:space="preserve">in </w:t>
        </w:r>
      </w:ins>
      <w:ins w:id="278" w:author="Kelvin Sung" w:date="2021-09-02T17:53:00Z">
        <w:r w:rsidR="00B55A16">
          <w:t xml:space="preserve">area </w:t>
        </w:r>
      </w:ins>
      <w:ins w:id="279" w:author="Kelvin Sung" w:date="2021-09-02T17:50:00Z">
        <w:r w:rsidR="004C34C9">
          <w:t>but less</w:t>
        </w:r>
      </w:ins>
      <w:ins w:id="280" w:author="Kelvin Sung" w:date="2021-09-02T17:54:00Z">
        <w:r w:rsidR="00B55A16">
          <w:t>er in</w:t>
        </w:r>
      </w:ins>
      <w:ins w:id="281" w:author="Kelvin Sung" w:date="2021-09-02T17:50:00Z">
        <w:r w:rsidR="004C34C9">
          <w:t xml:space="preserve"> inten</w:t>
        </w:r>
      </w:ins>
      <w:ins w:id="282" w:author="Kelvin Sung" w:date="2021-09-02T17:54:00Z">
        <w:r w:rsidR="00B55A16">
          <w:t>sity.</w:t>
        </w:r>
      </w:ins>
    </w:p>
    <w:p w14:paraId="4FFFA4A9" w14:textId="1D2509F5" w:rsidR="00906AD8" w:rsidDel="00190D79" w:rsidRDefault="00B67836" w:rsidP="00CE7700">
      <w:pPr>
        <w:pStyle w:val="BodyTextCont"/>
        <w:rPr>
          <w:del w:id="283" w:author="Kelvin Sung" w:date="2021-09-02T17:57:00Z"/>
          <w:rFonts w:hint="eastAsia"/>
        </w:rPr>
      </w:pPr>
      <w:r>
        <w:t xml:space="preserve">Relatively small objects, such as the </w:t>
      </w:r>
      <w:r w:rsidRPr="00AB51B9">
        <w:rPr>
          <w:rStyle w:val="CodeInline"/>
        </w:rPr>
        <w:t>Hero</w:t>
      </w:r>
      <w:r>
        <w:t xml:space="preserve">, </w:t>
      </w:r>
      <w:r w:rsidR="00321D0F">
        <w:t xml:space="preserve">does not occupy many pixels, the associated highlight is likely to </w:t>
      </w:r>
      <w:r>
        <w:t xml:space="preserve">span even smaller number of pixels </w:t>
      </w:r>
      <w:r w:rsidR="00321D0F">
        <w:t xml:space="preserve">and </w:t>
      </w:r>
      <w:r>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1E1E48CA" w:rsidR="00906AD8" w:rsidRDefault="008C7610" w:rsidP="00906AD8">
      <w:pPr>
        <w:pStyle w:val="BodyTextCont"/>
        <w:rPr>
          <w:rFonts w:hint="eastAsia"/>
        </w:rPr>
      </w:pPr>
      <w:del w:id="284" w:author="Kelvin Sung" w:date="2021-09-02T17:56:00Z">
        <w:r w:rsidDel="0041729D">
          <w:delText>E</w:delText>
        </w:r>
        <w:r w:rsidR="00906AD8" w:rsidDel="0041729D">
          <w:delText xml:space="preserve">xperiment with selecting and manipulating the material property of the left </w:delText>
        </w:r>
        <w:r w:rsidR="00906AD8" w:rsidRPr="00906AD8" w:rsidDel="0041729D">
          <w:rPr>
            <w:rStyle w:val="CodeInline"/>
          </w:rPr>
          <w:delText>Minion</w:delText>
        </w:r>
        <w:r w:rsidR="00906AD8" w:rsidDel="0041729D">
          <w:delText xml:space="preserve"> object and moving the other light sources around to observe the red specular highlight on the background. </w:delText>
        </w:r>
      </w:del>
    </w:p>
    <w:p w14:paraId="5377E645" w14:textId="77777777" w:rsidR="00906AD8" w:rsidRDefault="00906AD8" w:rsidP="00906AD8">
      <w:pPr>
        <w:pStyle w:val="Heading1"/>
      </w:pPr>
      <w:r>
        <w:t>Light Source Types</w:t>
      </w:r>
    </w:p>
    <w:p w14:paraId="39C9C307" w14:textId="4D5C1BF1"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314CCABF"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ins w:id="285" w:author="Kelvin Sung" w:date="2021-09-02T17:58:00Z">
        <w:r w:rsidR="00DC0ACC">
          <w:t>.</w:t>
        </w:r>
      </w:ins>
      <w:del w:id="286" w:author="Kelvin Sung" w:date="2021-09-02T17:58:00Z">
        <w:r w:rsidR="00BA4588" w:rsidDel="00DC0ACC">
          <w:delText>,</w:delText>
        </w:r>
      </w:del>
      <w:r w:rsidR="00BA4588">
        <w:t xml:space="preserve"> </w:t>
      </w:r>
      <w:ins w:id="287" w:author="Kelvin Sung" w:date="2021-09-02T17:58:00Z">
        <w:r w:rsidR="00DC0ACC">
          <w:t>R</w:t>
        </w:r>
      </w:ins>
      <w:del w:id="288" w:author="Kelvin Sung" w:date="2021-09-02T17:58:00Z">
        <w:r w:rsidR="00BA4588" w:rsidDel="00DC0ACC">
          <w:delText>r</w:delText>
        </w:r>
      </w:del>
      <w:r w:rsidR="00BA4588">
        <w:t>ather</w:t>
      </w:r>
      <w:ins w:id="289" w:author="Kelvin Sung" w:date="2021-09-02T17:58:00Z">
        <w:r w:rsidR="00965726">
          <w:t>,</w:t>
        </w:r>
      </w:ins>
      <w:r w:rsidR="00492E2D">
        <w:t xml:space="preserve"> it illuminates everything in a specific direction.</w:t>
      </w:r>
      <w:r>
        <w:t xml:space="preserve"> </w:t>
      </w:r>
      <w:r w:rsidR="00492E2D">
        <w:t xml:space="preserve">These characteristics, while </w:t>
      </w:r>
      <w:del w:id="290" w:author="Kelvin Sung" w:date="2021-09-02T17:58:00Z">
        <w:r w:rsidR="00BA4588" w:rsidDel="00965726">
          <w:delText xml:space="preserve">they </w:delText>
        </w:r>
      </w:del>
      <w:r w:rsidR="00492E2D">
        <w:t xml:space="preserve">may </w:t>
      </w:r>
      <w:ins w:id="291" w:author="Kelvin Sung" w:date="2021-09-02T17:59:00Z">
        <w:r w:rsidR="00965726">
          <w:t xml:space="preserve">not </w:t>
        </w:r>
      </w:ins>
      <w:r w:rsidR="00F51F56">
        <w:t xml:space="preserve">seem </w:t>
      </w:r>
      <w:del w:id="292" w:author="Kelvin Sung" w:date="2021-09-02T17:59:00Z">
        <w:r w:rsidR="00F51F56" w:rsidDel="00965726">
          <w:delText>un</w:delText>
        </w:r>
      </w:del>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lastRenderedPageBreak/>
        <w:t>coming from a fixed direction and these rays illuminate everything</w:t>
      </w:r>
      <w:r>
        <w:t>. A directional light is a 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2C536405"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xml:space="preserve">. In </w:t>
      </w:r>
      <w:del w:id="293" w:author="Kelvin Sung" w:date="2021-09-02T18:04:00Z">
        <w:r w:rsidDel="00CE026E">
          <w:delText xml:space="preserve">illumination </w:delText>
        </w:r>
      </w:del>
      <w:r>
        <w:t xml:space="preserve">vector diagrams, all vectors always point away from the position </w:t>
      </w:r>
      <w:del w:id="294" w:author="Kelvin Sung" w:date="2021-09-02T18:04:00Z">
        <w:r w:rsidDel="00CE026E">
          <w:delText xml:space="preserve">to </w:delText>
        </w:r>
      </w:del>
      <w:r>
        <w:t>be</w:t>
      </w:r>
      <w:ins w:id="295" w:author="Kelvin Sung" w:date="2021-09-02T18:04:00Z">
        <w:r w:rsidR="00CE026E">
          <w:t>ing</w:t>
        </w:r>
      </w:ins>
      <w:r>
        <w:t xml:space="preserve"> illuminated, and </w:t>
      </w:r>
      <w:ins w:id="296" w:author="Kelvin Sung" w:date="2021-09-02T18:05:00Z">
        <w:r w:rsidR="00CE026E">
          <w:t xml:space="preserve">are </w:t>
        </w:r>
      </w:ins>
      <w:r>
        <w:t>assumed to be normalized with a magnitude of 1.</w:t>
      </w:r>
    </w:p>
    <w:p w14:paraId="02E1E729" w14:textId="142B0320" w:rsidR="00FB3BA0" w:rsidRDefault="00FB3BA0" w:rsidP="00FB3BA0">
      <w:pPr>
        <w:pStyle w:val="Heading2"/>
      </w:pPr>
      <w:r>
        <w:lastRenderedPageBreak/>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lastRenderedPageBreak/>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lastRenderedPageBreak/>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lastRenderedPageBreak/>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5D511518" w:rsidR="00FB3BA0" w:rsidRDefault="00731F86" w:rsidP="00FB3BA0">
      <w:pPr>
        <w:pStyle w:val="Code"/>
        <w:rPr>
          <w:ins w:id="297" w:author="Kelvin Sung" w:date="2021-09-02T18:19:00Z"/>
        </w:rPr>
      </w:pPr>
      <w:r>
        <w:t>}</w:t>
      </w:r>
    </w:p>
    <w:p w14:paraId="0AA33055" w14:textId="0566F36F" w:rsidR="00425DF3" w:rsidDel="00425DF3" w:rsidRDefault="00425DF3" w:rsidP="00425DF3">
      <w:pPr>
        <w:pStyle w:val="NoteTipCaution"/>
        <w:rPr>
          <w:del w:id="298" w:author="Kelvin Sung" w:date="2021-09-02T18:21:00Z"/>
          <w:rFonts w:hint="eastAsia"/>
        </w:rPr>
        <w:pPrChange w:id="299" w:author="Kelvin Sung" w:date="2021-09-02T18:19:00Z">
          <w:pPr>
            <w:pStyle w:val="Code"/>
          </w:pPr>
        </w:pPrChange>
      </w:pPr>
    </w:p>
    <w:p w14:paraId="2B8CEC80" w14:textId="3FD07BE1"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599593BB" w14:textId="39B83AA3" w:rsidR="00425DF3" w:rsidRDefault="00425DF3" w:rsidP="00425DF3">
      <w:pPr>
        <w:pStyle w:val="NoteTipCaution"/>
        <w:rPr>
          <w:ins w:id="300" w:author="Kelvin Sung" w:date="2021-09-02T18:21:00Z"/>
          <w:rFonts w:hint="eastAsia"/>
        </w:rPr>
      </w:pPr>
      <w:ins w:id="301" w:author="Kelvin Sung" w:date="2021-09-02T18:21:00Z">
        <w:r w:rsidRPr="00FB3BA0">
          <w:rPr>
            <w:rStyle w:val="Strong"/>
          </w:rPr>
          <w:t>Note</w:t>
        </w:r>
        <w:r>
          <w:tab/>
          <w:t xml:space="preserve"> The </w:t>
        </w:r>
        <w:proofErr w:type="spellStart"/>
        <w:r w:rsidRPr="00430900">
          <w:rPr>
            <w:rStyle w:val="CodeInline"/>
          </w:rPr>
          <w:t>lgtDir</w:t>
        </w:r>
        <w:proofErr w:type="spellEnd"/>
        <w:r>
          <w:t xml:space="preserve"> is the direction of the spotlight, </w:t>
        </w:r>
        <w:r>
          <w:t xml:space="preserve">while </w:t>
        </w:r>
        <w:r>
          <w:t>the light vector</w:t>
        </w:r>
        <w:r>
          <w:t>,</w:t>
        </w:r>
        <w:r>
          <w:t xml:space="preserve"> </w:t>
        </w:r>
        <w:r w:rsidRPr="00425DF3">
          <w:rPr>
            <w:b/>
            <w:rPrChange w:id="302" w:author="Kelvin Sung" w:date="2021-09-02T18:21:00Z">
              <w:rPr/>
            </w:rPrChange>
          </w:rPr>
          <w:t>L</w:t>
        </w:r>
        <w:r>
          <w:t xml:space="preserve">, </w:t>
        </w:r>
        <w:r>
          <w:t xml:space="preserve">is the vector from the position being </w:t>
        </w:r>
      </w:ins>
      <w:ins w:id="303" w:author="Kelvin Sung" w:date="2021-09-02T18:22:00Z">
        <w:r>
          <w:t>illumined</w:t>
        </w:r>
      </w:ins>
      <w:ins w:id="304" w:author="Kelvin Sung" w:date="2021-09-02T18:21:00Z">
        <w:r>
          <w:t xml:space="preserve"> to the position of the spotlight. </w:t>
        </w:r>
      </w:ins>
    </w:p>
    <w:p w14:paraId="093F5620" w14:textId="5A5165CB" w:rsidR="00FB3BA0" w:rsidDel="00425DF3" w:rsidRDefault="00FB3BA0" w:rsidP="00FB3BA0">
      <w:pPr>
        <w:pStyle w:val="Figure"/>
        <w:rPr>
          <w:del w:id="305" w:author="Kelvin Sung" w:date="2021-09-02T18:21:00Z"/>
        </w:rPr>
      </w:pPr>
    </w:p>
    <w:p w14:paraId="19F5283A" w14:textId="051DACC9" w:rsidR="0063277F" w:rsidRPr="0063277F" w:rsidRDefault="0063277F" w:rsidP="002B6319">
      <w:pPr>
        <w:pStyle w:val="Figure"/>
      </w:pPr>
      <w:r>
        <w:rPr>
          <w:noProof/>
        </w:rPr>
        <w:lastRenderedPageBreak/>
        <w:drawing>
          <wp:inline distT="0" distB="0" distL="0" distR="0" wp14:anchorId="0F12DCF4" wp14:editId="29899018">
            <wp:extent cx="4279797" cy="181628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87688" cy="1819636"/>
                    </a:xfrm>
                    <a:prstGeom prst="rect">
                      <a:avLst/>
                    </a:prstGeom>
                    <a:noFill/>
                    <a:ln>
                      <a:noFill/>
                    </a:ln>
                  </pic:spPr>
                </pic:pic>
              </a:graphicData>
            </a:graphic>
          </wp:inline>
        </w:drawing>
      </w:r>
    </w:p>
    <w:p w14:paraId="7E4B71FC" w14:textId="31AA6EF4" w:rsidR="00FB3BA0" w:rsidRDefault="00FB3BA0" w:rsidP="00FB3BA0">
      <w:pPr>
        <w:pStyle w:val="FigureCaption"/>
        <w:rPr>
          <w:ins w:id="306" w:author="Kelvin Sung" w:date="2021-09-02T18:26:00Z"/>
        </w:rPr>
      </w:pPr>
      <w:r w:rsidRPr="00FB3BA0">
        <w:t xml:space="preserve">Figure </w:t>
      </w:r>
      <w:r w:rsidR="003401C9">
        <w:t>8-23</w:t>
      </w:r>
      <w:r w:rsidRPr="00FB3BA0">
        <w:t>. Computing the angular attenuation of a spotlight</w:t>
      </w:r>
    </w:p>
    <w:p w14:paraId="35FA7EAD" w14:textId="77777777" w:rsidR="00B46602" w:rsidRDefault="00B46602" w:rsidP="00B46602">
      <w:pPr>
        <w:pStyle w:val="BodyTextCont"/>
        <w:rPr>
          <w:ins w:id="307" w:author="Kelvin Sung" w:date="2021-09-02T18:26:00Z"/>
          <w:rFonts w:hint="eastAsia"/>
        </w:rPr>
      </w:pPr>
    </w:p>
    <w:p w14:paraId="726F6173" w14:textId="77AED88E" w:rsidR="00B46602" w:rsidRPr="00B46602" w:rsidRDefault="00B46602" w:rsidP="00B46602">
      <w:pPr>
        <w:pStyle w:val="NoteTipCaution"/>
        <w:pPrChange w:id="308" w:author="Kelvin Sung" w:date="2021-09-02T18:26:00Z">
          <w:pPr>
            <w:pStyle w:val="FigureCaption"/>
          </w:pPr>
        </w:pPrChange>
      </w:pPr>
      <w:ins w:id="309" w:author="Kelvin Sung" w:date="2021-09-02T18:26:00Z">
        <w:r w:rsidRPr="00FB3BA0">
          <w:rPr>
            <w:rStyle w:val="Strong"/>
          </w:rPr>
          <w:t>Note</w:t>
        </w:r>
        <w:r>
          <w:tab/>
          <w:t xml:space="preserve"> </w:t>
        </w:r>
      </w:ins>
      <w:ins w:id="310" w:author="Kelvin Sung" w:date="2021-09-02T18:38:00Z">
        <w:r w:rsidR="00CD58A9">
          <w:t>T</w:t>
        </w:r>
      </w:ins>
      <w:ins w:id="311" w:author="Kelvin Sung" w:date="2021-09-02T18:37:00Z">
        <w:r w:rsidR="00CD58A9">
          <w:t xml:space="preserve">he </w:t>
        </w:r>
      </w:ins>
      <w:ins w:id="312" w:author="Kelvin Sung" w:date="2021-09-02T18:39:00Z">
        <w:r w:rsidR="00CD58A9">
          <w:t xml:space="preserve">following </w:t>
        </w:r>
      </w:ins>
      <w:ins w:id="313" w:author="Kelvin Sung" w:date="2021-09-02T18:38:00Z">
        <w:r w:rsidR="00CD58A9">
          <w:t xml:space="preserve">code is based on </w:t>
        </w:r>
      </w:ins>
      <w:ins w:id="314" w:author="Kelvin Sung" w:date="2021-09-02T18:37:00Z">
        <w:r w:rsidR="00CD58A9">
          <w:t>cosine of angular displacements</w:t>
        </w:r>
      </w:ins>
      <w:ins w:id="315" w:author="Kelvin Sung" w:date="2021-09-02T18:39:00Z">
        <w:r w:rsidR="00CD58A9">
          <w:t xml:space="preserve">. </w:t>
        </w:r>
      </w:ins>
      <w:ins w:id="316" w:author="Kelvin Sung" w:date="2021-09-02T18:40:00Z">
        <w:r w:rsidR="004A331A">
          <w:t xml:space="preserve">It is important </w:t>
        </w:r>
      </w:ins>
      <w:ins w:id="317" w:author="Kelvin Sung" w:date="2021-09-02T18:39:00Z">
        <w:r w:rsidR="00CD58A9">
          <w:t>to remember that g</w:t>
        </w:r>
        <w:r w:rsidR="00CD58A9">
          <w:t xml:space="preserve">iven two angles </w:t>
        </w:r>
        <m:oMath>
          <m:r>
            <w:rPr>
              <w:rFonts w:ascii="Cambria Math" w:eastAsia="Cambria Math" w:hAnsi="Cambria Math" w:cs="Cambria Math"/>
            </w:rPr>
            <m:t>α</m:t>
          </m:r>
        </m:oMath>
        <w:r w:rsidR="00CD58A9">
          <w:t xml:space="preserve"> and </w:t>
        </w:r>
        <m:oMath>
          <m:r>
            <w:rPr>
              <w:rFonts w:ascii="Cambria Math" w:eastAsia="Cambria Math" w:hAnsi="Cambria Math" w:cs="Cambria Math"/>
            </w:rPr>
            <m:t>β</m:t>
          </m:r>
        </m:oMath>
        <w:r w:rsidR="00CD58A9">
          <w:t>, where both are between 0 and 180</w:t>
        </w:r>
        <w:r w:rsidR="00CD58A9">
          <w:rPr>
            <w:rFonts w:ascii="Courier New" w:hAnsi="Courier New" w:cs="Courier New"/>
          </w:rPr>
          <w:t xml:space="preserve"> degrees,</w:t>
        </w:r>
        <w:r w:rsidR="00CD58A9">
          <w:t xml:space="preserve"> if </w:t>
        </w:r>
        <m:oMath>
          <m:r>
            <w:rPr>
              <w:rFonts w:ascii="Cambria Math" w:eastAsia="Cambria Math" w:hAnsi="Cambria Math" w:cs="Cambria Math"/>
            </w:rPr>
            <m:t>α</m:t>
          </m:r>
          <m:r>
            <w:rPr>
              <w:rFonts w:ascii="Cambria Math" w:eastAsia="Cambria Math" w:hAnsi="Cambria Math" w:cs="Cambria Math"/>
            </w:rPr>
            <m:t>&gt;</m:t>
          </m:r>
          <m:r>
            <w:rPr>
              <w:rFonts w:ascii="Cambria Math" w:eastAsia="Cambria Math" w:hAnsi="Cambria Math" w:cs="Cambria Math"/>
            </w:rPr>
            <m:t>β</m:t>
          </m:r>
        </m:oMath>
        <w:r w:rsidR="00CD58A9">
          <w:t xml:space="preserve">, then, </w:t>
        </w: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&lt;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oMath>
        <w:r w:rsidR="002B08EF">
          <w:t>.</w:t>
        </w:r>
      </w:ins>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1E5D3F1C"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w:t>
      </w:r>
      <w:del w:id="318" w:author="Kelvin Sung" w:date="2021-09-02T18:25:00Z">
        <w:r w:rsidRPr="00FB3BA0" w:rsidDel="00C769F5">
          <w:delText xml:space="preserve">less </w:delText>
        </w:r>
      </w:del>
      <w:ins w:id="319" w:author="Kelvin Sung" w:date="2021-09-02T18:25:00Z">
        <w:r w:rsidR="00C769F5">
          <w:t>greater</w:t>
        </w:r>
        <w:r w:rsidR="00C769F5" w:rsidRPr="00FB3BA0">
          <w:t xml:space="preserve"> </w:t>
        </w:r>
      </w:ins>
      <w:r w:rsidRPr="00FB3BA0">
        <w:t xml:space="preserve">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lastRenderedPageBreak/>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594E4F2F"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w:t>
      </w:r>
      <w:ins w:id="320" w:author="Kelvin Sung" w:date="2021-09-02T18:42:00Z">
        <w:r w:rsidR="00AA57D3">
          <w:t xml:space="preserve">in </w:t>
        </w:r>
        <w:r w:rsidR="00AA57D3" w:rsidRPr="00176116">
          <w:t xml:space="preserve">the </w:t>
        </w:r>
        <w:proofErr w:type="spellStart"/>
        <w:r w:rsidR="00AA57D3" w:rsidRPr="001126F3">
          <w:rPr>
            <w:rStyle w:val="CodeInline"/>
          </w:rPr>
          <w:t>src</w:t>
        </w:r>
        <w:proofErr w:type="spellEnd"/>
        <w:r w:rsidR="00AA57D3" w:rsidRPr="001126F3">
          <w:rPr>
            <w:rStyle w:val="CodeInline"/>
          </w:rPr>
          <w:t>/engine/</w:t>
        </w:r>
        <w:r w:rsidR="00AA57D3">
          <w:rPr>
            <w:rStyle w:val="CodeInline"/>
          </w:rPr>
          <w:t>lights</w:t>
        </w:r>
        <w:r w:rsidR="00AA57D3" w:rsidRPr="00176116">
          <w:t xml:space="preserve"> folder</w:t>
        </w:r>
        <w:r w:rsidR="00AA57D3">
          <w:t xml:space="preserve"> </w:t>
        </w:r>
      </w:ins>
      <w:del w:id="321" w:author="Kelvin Sung" w:date="2021-09-02T18:43:00Z">
        <w:r w:rsidDel="00AA57D3">
          <w:delText xml:space="preserve">and </w:delText>
        </w:r>
      </w:del>
      <w:ins w:id="322" w:author="Kelvin Sung" w:date="2021-09-02T18:43:00Z">
        <w:r w:rsidR="00AA57D3">
          <w:t>to</w:t>
        </w:r>
        <w:r w:rsidR="00AA57D3">
          <w:t xml:space="preserve"> </w:t>
        </w:r>
      </w:ins>
      <w:r>
        <w:t>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lastRenderedPageBreak/>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commentRangeStart w:id="323"/>
      <w:r>
        <w:t xml:space="preserve">Modifying </w:t>
      </w:r>
      <w:commentRangeEnd w:id="323"/>
      <w:r w:rsidR="00B40232">
        <w:rPr>
          <w:rStyle w:val="CommentReference"/>
          <w:rFonts w:asciiTheme="minorHAnsi" w:eastAsia="SimSun" w:hAnsiTheme="minorHAnsi" w:cstheme="minorBidi"/>
          <w:color w:val="auto"/>
        </w:rPr>
        <w:commentReference w:id="323"/>
      </w:r>
      <w:r>
        <w:t xml:space="preserve">the </w:t>
      </w:r>
      <w:proofErr w:type="spellStart"/>
      <w:r>
        <w:t>ShaderLightAt</w:t>
      </w:r>
      <w:proofErr w:type="spellEnd"/>
      <w:r>
        <w:t xml:space="preserve"> </w:t>
      </w:r>
      <w:r w:rsidR="00E15C4E">
        <w:t>Class</w:t>
      </w:r>
    </w:p>
    <w:p w14:paraId="1C18A855" w14:textId="316173AC"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in 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lastRenderedPageBreak/>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lastRenderedPageBreak/>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1B2711C6" w:rsidR="001B23DC" w:rsidRDefault="00765265" w:rsidP="00765265">
      <w:pPr>
        <w:pStyle w:val="Code"/>
        <w:rPr>
          <w:rStyle w:val="CodeBold"/>
        </w:rPr>
      </w:pPr>
      <w:r w:rsidRPr="00AB51B9">
        <w:t xml:space="preserve">                </w:t>
      </w:r>
      <w:r w:rsidRPr="00765265">
        <w:rPr>
          <w:rStyle w:val="CodeBold"/>
        </w:rPr>
        <w:t>gl.uniform1f(this.mInnerRef, Math.cos(0.5 * aLight.getInner())); // stores the cosine of half of inner cone angle</w:t>
      </w:r>
    </w:p>
    <w:p w14:paraId="175245EF" w14:textId="44F3423C" w:rsidR="001B23DC" w:rsidRDefault="007E229C" w:rsidP="00765265">
      <w:pPr>
        <w:pStyle w:val="Code"/>
        <w:rPr>
          <w:rStyle w:val="CodeBold"/>
        </w:rPr>
      </w:pPr>
      <w:r w:rsidRPr="0007431B">
        <w:t xml:space="preserve">                </w:t>
      </w:r>
      <w:r w:rsidR="00765265" w:rsidRPr="00765265">
        <w:rPr>
          <w:rStyle w:val="CodeBold"/>
        </w:rPr>
        <w:t>gl.uniform1f(this.mOuterRef, Math.cos(0.5 * aLight.getOuter())); // stores the cosine of half of outer cone angle</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1E0D6DB5"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for 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2BE9BD25"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 xml:space="preserve">The implementation of </w:t>
      </w:r>
      <w:r w:rsidR="00052C6C">
        <w:lastRenderedPageBreak/>
        <w:t>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 xml:space="preserve">A position is in shadow with respect to a light source if </w:t>
      </w:r>
      <w:r w:rsidR="00DF5337">
        <w:lastRenderedPageBreak/>
        <w:t>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267B73">
      <w:pPr>
        <w:pStyle w:val="BodyTextFirs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lastRenderedPageBreak/>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76CD992"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AB51B9">
        <w:t xml:space="preserve">a </w:t>
      </w:r>
      <w:r w:rsidR="00291E67" w:rsidRPr="00F41FBF">
        <w:t>human observe</w:t>
      </w:r>
      <w:r>
        <w:t>s</w:t>
      </w:r>
      <w:r w:rsidR="00291E67" w:rsidRPr="00F41FBF">
        <w:t xml:space="preserve"> shadows.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lastRenderedPageBreak/>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03253F8"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lastRenderedPageBreak/>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7A212CB3"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w:t>
      </w:r>
      <w:r>
        <w:lastRenderedPageBreak/>
        <w:t xml:space="preserve">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lastRenderedPageBreak/>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lastRenderedPageBreak/>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1947C5A0"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shader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0AA38906"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as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lastRenderedPageBreak/>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lastRenderedPageBreak/>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B51B9">
      <w:pPr>
        <w:pStyle w:val="BodyTextCon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lastRenderedPageBreak/>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30F31500" w:rsidR="00A70786" w:rsidRDefault="00A70786" w:rsidP="00A70786">
      <w:pPr>
        <w:pStyle w:val="BodyTextFirst"/>
        <w:rPr>
          <w:rFonts w:hint="eastAsia"/>
        </w:rPr>
      </w:pPr>
      <w:r>
        <w:t xml:space="preserve">A JavaScript </w:t>
      </w:r>
      <w:r w:rsidRPr="00E27494">
        <w:rPr>
          <w:rStyle w:val="CodeInline"/>
        </w:rPr>
        <w:t>Shader</w:t>
      </w:r>
      <w:r>
        <w:t xml:space="preserve"> </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lastRenderedPageBreak/>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lastRenderedPageBreak/>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7AB24024" w:rsidR="00C91077" w:rsidRDefault="000455C9" w:rsidP="00C91077">
      <w:pPr>
        <w:pStyle w:val="NumList"/>
        <w:numPr>
          <w:ilvl w:val="0"/>
          <w:numId w:val="47"/>
        </w:numPr>
        <w:rPr>
          <w:rFonts w:hint="eastAsia"/>
        </w:rPr>
      </w:pPr>
      <w:r>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7AE949D3"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lastRenderedPageBreak/>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lastRenderedPageBreak/>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5DD5F83A" w:rsidR="00A70786" w:rsidRDefault="00A70786" w:rsidP="00F31BF1">
      <w:pPr>
        <w:pStyle w:val="NumList"/>
        <w:numPr>
          <w:ilvl w:val="0"/>
          <w:numId w:val="48"/>
        </w:numPr>
        <w:rPr>
          <w:rFonts w:hint="eastAsia"/>
        </w:rPr>
      </w:pPr>
      <w:r>
        <w:t xml:space="preserve">Create </w:t>
      </w:r>
      <w:r w:rsidR="004D1F4E">
        <w:t xml:space="preserve">the </w:t>
      </w:r>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00D8732" w:rsidR="00A70786" w:rsidRDefault="003238E4" w:rsidP="00F31BF1">
      <w:pPr>
        <w:pStyle w:val="NumList"/>
        <w:numPr>
          <w:ilvl w:val="0"/>
          <w:numId w:val="48"/>
        </w:numPr>
        <w:rPr>
          <w:rFonts w:hint="eastAsia"/>
        </w:rPr>
      </w:pPr>
      <w:r>
        <w:t xml:space="preserve">Create </w:t>
      </w:r>
      <w:r w:rsidR="004D1F4E">
        <w:t xml:space="preserve">the </w:t>
      </w:r>
      <w:proofErr w:type="spellStart"/>
      <w:r w:rsidRPr="003238E4">
        <w:rPr>
          <w:rStyle w:val="CodeInline"/>
        </w:rPr>
        <w:t>ShadowCaster</w:t>
      </w:r>
      <w:proofErr w:type="spellEnd"/>
      <w:r>
        <w:t xml:space="preserve"> </w:t>
      </w:r>
      <w:r w:rsidR="004D1F4E">
        <w:t xml:space="preserve">class, </w:t>
      </w:r>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lastRenderedPageBreak/>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05931255"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caster </w:t>
      </w:r>
      <w:r w:rsidR="00CF38D7" w:rsidRPr="00AB51B9">
        <w:rPr>
          <w:rStyle w:val="CodeInline"/>
        </w:rPr>
        <w:t>Renderable</w:t>
      </w:r>
      <w:r w:rsidR="00CF38D7">
        <w:t>.</w:t>
      </w:r>
    </w:p>
    <w:p w14:paraId="55897D7E" w14:textId="552CD3F8" w:rsidR="00885276" w:rsidRDefault="00287304">
      <w:pPr>
        <w:pStyle w:val="NumSubList"/>
        <w:rPr>
          <w:rFonts w:hint="eastAsia"/>
        </w:rPr>
      </w:pPr>
      <w:r>
        <w:t xml:space="preserve">Step D, restores the state of the caster </w:t>
      </w:r>
      <w:r w:rsidRPr="00AB51B9">
        <w:rPr>
          <w:rStyle w:val="CodeInline"/>
        </w:rPr>
        <w:t>Renderable</w:t>
      </w:r>
      <w:r>
        <w:t>.</w:t>
      </w:r>
    </w:p>
    <w:p w14:paraId="1961646F" w14:textId="34A43410"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lastRenderedPageBreak/>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lastRenderedPageBreak/>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327DA68F" w:rsidR="00A70786" w:rsidRDefault="00885276" w:rsidP="00AB51B9">
      <w:pPr>
        <w:pStyle w:val="BodyTextCon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D352FA">
        <w:t xml:space="preserve">for the </w:t>
      </w:r>
      <w:r w:rsidR="004D76A9">
        <w:t xml:space="preserve">size of the </w:t>
      </w:r>
      <w:r w:rsidR="00D352FA">
        <w:t xml:space="preserve">projected caster geometry </w:t>
      </w:r>
      <w:r w:rsidR="004D76A9" w:rsidRPr="00885276">
        <w:t>there are two cases to consider</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ensure the shadow caster and receiver are on the same side of the light position and that,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lastRenderedPageBreak/>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lastRenderedPageBreak/>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lastRenderedPageBreak/>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570E7874"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--a 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xml:space="preserve">: </w:t>
      </w:r>
      <w:proofErr w:type="gramStart"/>
      <w:r w:rsidR="00362756">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323EAF98"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r w:rsidR="00C50AA0">
        <w:t>objects and</w:t>
      </w:r>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lastRenderedPageBreak/>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5CEE5F0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lastRenderedPageBreak/>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w:t>
      </w:r>
      <w:r>
        <w:lastRenderedPageBreak/>
        <w:t xml:space="preserve">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9"/>
      <w:headerReference w:type="default" r:id="rId50"/>
      <w:footerReference w:type="even" r:id="rId51"/>
      <w:footerReference w:type="default" r:id="rId52"/>
      <w:headerReference w:type="first" r:id="rId53"/>
      <w:footerReference w:type="first" r:id="rId5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usuf Pisan" w:date="2021-08-31T15:15:00Z" w:initials="YP">
    <w:p w14:paraId="15FC3E4E" w14:textId="09DE50AB" w:rsidR="00245418" w:rsidRDefault="00245418">
      <w:pPr>
        <w:pStyle w:val="CommentText"/>
      </w:pPr>
      <w:r>
        <w:rPr>
          <w:rStyle w:val="CommentReference"/>
        </w:rPr>
        <w:annotationRef/>
      </w:r>
      <w:r>
        <w:t>This chapter covers illumination and shadows. It has technical material that will stretch some readers, but the chapter does build up to it slowly. The sections and examples are clear even when the implementation gets more complex.</w:t>
      </w:r>
    </w:p>
  </w:comment>
  <w:comment w:id="2" w:author="Kelvin Sung" w:date="2021-09-01T09:30:00Z" w:initials="KS">
    <w:p w14:paraId="64CE25FA" w14:textId="2356F2CA" w:rsidR="00245418" w:rsidRDefault="00245418">
      <w:pPr>
        <w:pStyle w:val="CommentText"/>
      </w:pPr>
      <w:r>
        <w:rPr>
          <w:rStyle w:val="CommentReference"/>
        </w:rPr>
        <w:annotationRef/>
      </w:r>
      <w:r>
        <w:t>Agree. Chap 8 and 9 are more challenging chapters of the book.</w:t>
      </w:r>
    </w:p>
  </w:comment>
  <w:comment w:id="3" w:author="Yusuf Pisan" w:date="2021-08-31T11:35:00Z" w:initials="YP">
    <w:p w14:paraId="14C5EF51" w14:textId="6739190B" w:rsidR="00245418" w:rsidRDefault="00245418">
      <w:pPr>
        <w:pStyle w:val="CommentText"/>
      </w:pPr>
      <w:r>
        <w:rPr>
          <w:rStyle w:val="CommentReference"/>
        </w:rPr>
        <w:annotationRef/>
      </w:r>
      <w:r>
        <w:t>mathematical?</w:t>
      </w:r>
    </w:p>
  </w:comment>
  <w:comment w:id="4" w:author="Kelvin Sung" w:date="2021-09-01T09:20:00Z" w:initials="KS">
    <w:p w14:paraId="46F4A20E" w14:textId="4611259D" w:rsidR="00245418" w:rsidRDefault="00245418">
      <w:pPr>
        <w:pStyle w:val="CommentText"/>
      </w:pPr>
      <w:r>
        <w:rPr>
          <w:rStyle w:val="CommentReference"/>
        </w:rPr>
        <w:annotationRef/>
      </w:r>
      <w:r>
        <w:t>Thanks.</w:t>
      </w:r>
    </w:p>
  </w:comment>
  <w:comment w:id="8" w:author="Yusuf Pisan" w:date="2021-08-31T11:38:00Z" w:initials="YP">
    <w:p w14:paraId="1D774F85" w14:textId="4FD5E5EC" w:rsidR="00245418" w:rsidRDefault="00245418">
      <w:pPr>
        <w:pStyle w:val="CommentText"/>
      </w:pPr>
      <w:r>
        <w:rPr>
          <w:rStyle w:val="CommentReference"/>
        </w:rPr>
        <w:annotationRef/>
      </w:r>
      <w:r>
        <w:t>Could be more descriptive</w:t>
      </w:r>
    </w:p>
  </w:comment>
  <w:comment w:id="9" w:author="Kelvin Sung" w:date="2021-09-01T09:21:00Z" w:initials="KS">
    <w:p w14:paraId="1ADCC31E" w14:textId="1F1FC47E" w:rsidR="00245418" w:rsidRDefault="00245418">
      <w:pPr>
        <w:pStyle w:val="CommentText"/>
      </w:pPr>
      <w:r>
        <w:rPr>
          <w:rStyle w:val="CommentReference"/>
        </w:rPr>
        <w:annotationRef/>
      </w:r>
      <w:r>
        <w:t>Good point! Hope this is better</w:t>
      </w:r>
    </w:p>
  </w:comment>
  <w:comment w:id="16" w:author="Yusuf Pisan" w:date="2021-08-31T11:39:00Z" w:initials="YP">
    <w:p w14:paraId="50A690EE" w14:textId="5188DFE0" w:rsidR="00245418" w:rsidRDefault="00245418">
      <w:pPr>
        <w:pStyle w:val="CommentText"/>
      </w:pPr>
      <w:r>
        <w:rPr>
          <w:rStyle w:val="CommentReference"/>
        </w:rPr>
        <w:annotationRef/>
      </w:r>
      <w:r>
        <w:t>Light being blocked – occlusion is very specific and might be difficult for the reader to understand.</w:t>
      </w:r>
    </w:p>
  </w:comment>
  <w:comment w:id="17" w:author="Kelvin Sung" w:date="2021-09-01T09:22:00Z" w:initials="KS">
    <w:p w14:paraId="0664F087" w14:textId="5D6D2C09" w:rsidR="00245418" w:rsidRDefault="00245418">
      <w:pPr>
        <w:pStyle w:val="CommentText"/>
      </w:pPr>
      <w:r>
        <w:rPr>
          <w:rStyle w:val="CommentReference"/>
        </w:rPr>
        <w:annotationRef/>
      </w:r>
      <w:r>
        <w:t>Thanks.</w:t>
      </w:r>
    </w:p>
  </w:comment>
  <w:comment w:id="24" w:author="Yusuf Pisan" w:date="2021-08-31T11:49:00Z" w:initials="YP">
    <w:p w14:paraId="4CA20F18" w14:textId="63586C5D" w:rsidR="00245418" w:rsidRDefault="00245418">
      <w:pPr>
        <w:pStyle w:val="CommentText"/>
      </w:pPr>
      <w:r>
        <w:rPr>
          <w:rStyle w:val="CommentReference"/>
        </w:rPr>
        <w:annotationRef/>
      </w:r>
      <w:r>
        <w:t>Does varying need to be explained?</w:t>
      </w:r>
    </w:p>
  </w:comment>
  <w:comment w:id="25" w:author="Kelvin Sung" w:date="2021-09-01T09:22:00Z" w:initials="KS">
    <w:p w14:paraId="7C501051" w14:textId="376C5753" w:rsidR="00245418" w:rsidRDefault="00245418">
      <w:pPr>
        <w:pStyle w:val="CommentText"/>
      </w:pPr>
      <w:r>
        <w:rPr>
          <w:rStyle w:val="CommentReference"/>
        </w:rPr>
        <w:annotationRef/>
      </w:r>
      <w:r>
        <w:t>Did so in Chapter 5</w:t>
      </w:r>
    </w:p>
  </w:comment>
  <w:comment w:id="34" w:author="Yusuf Pisan" w:date="2021-08-31T11:52:00Z" w:initials="YP">
    <w:p w14:paraId="0D4AA14B" w14:textId="454F5798" w:rsidR="00245418" w:rsidRDefault="00245418">
      <w:pPr>
        <w:pStyle w:val="CommentText"/>
      </w:pPr>
      <w:r>
        <w:rPr>
          <w:rStyle w:val="CommentReference"/>
        </w:rPr>
        <w:annotationRef/>
      </w:r>
      <w:r>
        <w:t>begin to</w:t>
      </w:r>
    </w:p>
  </w:comment>
  <w:comment w:id="35" w:author="Kelvin Sung" w:date="2021-09-01T09:24:00Z" w:initials="KS">
    <w:p w14:paraId="5B6E401C" w14:textId="291B7095" w:rsidR="00245418" w:rsidRDefault="00245418">
      <w:pPr>
        <w:pStyle w:val="CommentText"/>
      </w:pPr>
      <w:r>
        <w:rPr>
          <w:rStyle w:val="CommentReference"/>
        </w:rPr>
        <w:annotationRef/>
      </w:r>
      <w:r>
        <w:t>Thanks.</w:t>
      </w:r>
    </w:p>
  </w:comment>
  <w:comment w:id="37" w:author="Yusuf Pisan" w:date="2021-08-31T11:53:00Z" w:initials="YP">
    <w:p w14:paraId="0FE049A0" w14:textId="6B34A5DC" w:rsidR="00245418" w:rsidRDefault="00245418">
      <w:pPr>
        <w:pStyle w:val="CommentText"/>
      </w:pPr>
      <w:r>
        <w:rPr>
          <w:rStyle w:val="CommentReference"/>
        </w:rPr>
        <w:annotationRef/>
      </w:r>
      <w:r>
        <w:t>only selected objects</w:t>
      </w:r>
    </w:p>
  </w:comment>
  <w:comment w:id="38" w:author="Kelvin Sung" w:date="2021-09-01T09:24:00Z" w:initials="KS">
    <w:p w14:paraId="1CBAD6B4" w14:textId="22D36536" w:rsidR="00245418" w:rsidRDefault="00245418">
      <w:pPr>
        <w:pStyle w:val="CommentText"/>
      </w:pPr>
      <w:r>
        <w:rPr>
          <w:rStyle w:val="CommentReference"/>
        </w:rPr>
        <w:annotationRef/>
      </w:r>
      <w:r>
        <w:t>Thanks</w:t>
      </w:r>
    </w:p>
  </w:comment>
  <w:comment w:id="135" w:author="Yusuf Pisan" w:date="2021-08-31T12:28:00Z" w:initials="YP">
    <w:p w14:paraId="249C060A" w14:textId="74723890" w:rsidR="00245418" w:rsidRDefault="00245418">
      <w:pPr>
        <w:pStyle w:val="CommentText"/>
      </w:pPr>
      <w:r>
        <w:rPr>
          <w:rStyle w:val="CommentReference"/>
        </w:rPr>
        <w:annotationRef/>
      </w:r>
      <w:r>
        <w:t>includes</w:t>
      </w:r>
    </w:p>
  </w:comment>
  <w:comment w:id="136" w:author="Kelvin Sung" w:date="2021-09-01T09:24:00Z" w:initials="KS">
    <w:p w14:paraId="3116D517" w14:textId="65BDBCE2" w:rsidR="00245418" w:rsidRDefault="00245418">
      <w:pPr>
        <w:pStyle w:val="CommentText"/>
      </w:pPr>
      <w:r>
        <w:rPr>
          <w:rStyle w:val="CommentReference"/>
        </w:rPr>
        <w:annotationRef/>
      </w:r>
      <w:r>
        <w:t>thanks.</w:t>
      </w:r>
    </w:p>
  </w:comment>
  <w:comment w:id="180" w:author="Yusuf Pisan" w:date="2021-08-31T12:45:00Z" w:initials="YP">
    <w:p w14:paraId="79ED2D96" w14:textId="0C13C5CC" w:rsidR="00245418" w:rsidRDefault="00245418">
      <w:pPr>
        <w:pStyle w:val="CommentText"/>
      </w:pPr>
      <w:r>
        <w:rPr>
          <w:rStyle w:val="CommentReference"/>
        </w:rPr>
        <w:annotationRef/>
      </w:r>
      <w:r>
        <w:t>This might be worth emphasizing that the normal map is coming from the sprite sheet. Using any old image will not work.</w:t>
      </w:r>
    </w:p>
  </w:comment>
  <w:comment w:id="181" w:author="Kelvin Sung" w:date="2021-09-02T15:51:00Z" w:initials="KS">
    <w:p w14:paraId="065531EB" w14:textId="05B521EF" w:rsidR="00DB7DE5" w:rsidRDefault="00DB7DE5">
      <w:pPr>
        <w:pStyle w:val="CommentText"/>
      </w:pPr>
      <w:r>
        <w:rPr>
          <w:rStyle w:val="CommentReference"/>
        </w:rPr>
        <w:annotationRef/>
      </w:r>
      <w:r>
        <w:t>Added in a new Note below for this.</w:t>
      </w:r>
    </w:p>
  </w:comment>
  <w:comment w:id="220" w:author="Yusuf Pisan" w:date="2021-08-31T12:54:00Z" w:initials="YP">
    <w:p w14:paraId="5B4D66F8" w14:textId="2B31EFB0" w:rsidR="00245418" w:rsidRDefault="00245418">
      <w:pPr>
        <w:pStyle w:val="CommentText"/>
      </w:pPr>
      <w:r>
        <w:rPr>
          <w:rStyle w:val="CommentReference"/>
        </w:rPr>
        <w:annotationRef/>
      </w:r>
      <w:r>
        <w:t>Shininess is given as a whole number in the display so the first couple of button presses does not make any difference in display readout. May not be worth changing.</w:t>
      </w:r>
    </w:p>
  </w:comment>
  <w:comment w:id="221" w:author="Kelvin Sung" w:date="2021-09-02T17:38:00Z" w:initials="KS">
    <w:p w14:paraId="3C250E2C" w14:textId="5048239F" w:rsidR="00377663" w:rsidRDefault="00377663">
      <w:pPr>
        <w:pStyle w:val="CommentText"/>
      </w:pPr>
      <w:r>
        <w:rPr>
          <w:rStyle w:val="CommentReference"/>
        </w:rPr>
        <w:annotationRef/>
      </w:r>
      <w:r>
        <w:t>Added instructions in observation on how to use this.</w:t>
      </w:r>
    </w:p>
  </w:comment>
  <w:comment w:id="323" w:author="Kelvin Sung" w:date="2021-09-02T18:45:00Z" w:initials="KS">
    <w:p w14:paraId="62396A42" w14:textId="68F67817" w:rsidR="00B40232" w:rsidRDefault="00B40232">
      <w:pPr>
        <w:pStyle w:val="CommentText"/>
      </w:pPr>
      <w:r>
        <w:rPr>
          <w:rStyle w:val="CommentReference"/>
        </w:rPr>
        <w:annotationRef/>
      </w:r>
      <w:r w:rsidR="005A5792">
        <w:t>HERE</w:t>
      </w:r>
      <w:bookmarkStart w:id="324" w:name="_GoBack"/>
      <w:bookmarkEnd w:id="32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FC3E4E" w15:done="0"/>
  <w15:commentEx w15:paraId="64CE25FA" w15:paraIdParent="15FC3E4E" w15:done="0"/>
  <w15:commentEx w15:paraId="14C5EF51" w15:done="0"/>
  <w15:commentEx w15:paraId="46F4A20E" w15:paraIdParent="14C5EF51" w15:done="0"/>
  <w15:commentEx w15:paraId="1D774F85" w15:done="0"/>
  <w15:commentEx w15:paraId="1ADCC31E" w15:paraIdParent="1D774F85" w15:done="0"/>
  <w15:commentEx w15:paraId="50A690EE" w15:done="0"/>
  <w15:commentEx w15:paraId="0664F087" w15:paraIdParent="50A690EE" w15:done="0"/>
  <w15:commentEx w15:paraId="4CA20F18" w15:done="0"/>
  <w15:commentEx w15:paraId="7C501051" w15:paraIdParent="4CA20F18" w15:done="0"/>
  <w15:commentEx w15:paraId="0D4AA14B" w15:done="0"/>
  <w15:commentEx w15:paraId="5B6E401C" w15:paraIdParent="0D4AA14B" w15:done="0"/>
  <w15:commentEx w15:paraId="0FE049A0" w15:done="0"/>
  <w15:commentEx w15:paraId="1CBAD6B4" w15:paraIdParent="0FE049A0" w15:done="0"/>
  <w15:commentEx w15:paraId="249C060A" w15:done="0"/>
  <w15:commentEx w15:paraId="3116D517" w15:paraIdParent="249C060A" w15:done="0"/>
  <w15:commentEx w15:paraId="79ED2D96" w15:done="0"/>
  <w15:commentEx w15:paraId="065531EB" w15:paraIdParent="79ED2D96" w15:done="0"/>
  <w15:commentEx w15:paraId="5B4D66F8" w15:done="0"/>
  <w15:commentEx w15:paraId="3C250E2C" w15:paraIdParent="5B4D66F8" w15:done="0"/>
  <w15:commentEx w15:paraId="62396A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61B47" w16cex:dateUtc="2021-06-30T05:20:00Z"/>
  <w16cex:commentExtensible w16cex:durableId="247145F6" w16cex:dateUtc="2021-06-14T10:05:00Z"/>
  <w16cex:commentExtensible w16cex:durableId="247B4BA1" w16cex:dateUtc="2021-06-22T00:32:00Z"/>
  <w16cex:commentExtensible w16cex:durableId="248A0683" w16cex:dateUtc="2021-07-03T04:41:00Z"/>
  <w16cex:commentExtensible w16cex:durableId="248A32BE" w16cex:dateUtc="2021-07-03T07:50:00Z"/>
  <w16cex:commentExtensible w16cex:durableId="247160B9" w16cex:dateUtc="2021-06-14T11:59:00Z"/>
  <w16cex:commentExtensible w16cex:durableId="24716125" w16cex:dateUtc="2021-06-14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FC3E4E" w16cid:durableId="24D9C423"/>
  <w16cid:commentId w16cid:paraId="64CE25FA" w16cid:durableId="24D9C6CA"/>
  <w16cid:commentId w16cid:paraId="14C5EF51" w16cid:durableId="24D9C424"/>
  <w16cid:commentId w16cid:paraId="46F4A20E" w16cid:durableId="24D9C44B"/>
  <w16cid:commentId w16cid:paraId="1D774F85" w16cid:durableId="24D9C425"/>
  <w16cid:commentId w16cid:paraId="1ADCC31E" w16cid:durableId="24D9C487"/>
  <w16cid:commentId w16cid:paraId="50A690EE" w16cid:durableId="24D9C426"/>
  <w16cid:commentId w16cid:paraId="0664F087" w16cid:durableId="24D9C4CE"/>
  <w16cid:commentId w16cid:paraId="4CA20F18" w16cid:durableId="24D9C427"/>
  <w16cid:commentId w16cid:paraId="7C501051" w16cid:durableId="24D9C4E8"/>
  <w16cid:commentId w16cid:paraId="0D4AA14B" w16cid:durableId="24D9C428"/>
  <w16cid:commentId w16cid:paraId="5B6E401C" w16cid:durableId="24D9C533"/>
  <w16cid:commentId w16cid:paraId="0FE049A0" w16cid:durableId="24D9C429"/>
  <w16cid:commentId w16cid:paraId="1CBAD6B4" w16cid:durableId="24D9C536"/>
  <w16cid:commentId w16cid:paraId="249C060A" w16cid:durableId="24D9C42A"/>
  <w16cid:commentId w16cid:paraId="3116D517" w16cid:durableId="24D9C553"/>
  <w16cid:commentId w16cid:paraId="79ED2D96" w16cid:durableId="24D9C42B"/>
  <w16cid:commentId w16cid:paraId="065531EB" w16cid:durableId="24DB7180"/>
  <w16cid:commentId w16cid:paraId="5B4D66F8" w16cid:durableId="24D9C42C"/>
  <w16cid:commentId w16cid:paraId="3C250E2C" w16cid:durableId="24DB8AB3"/>
  <w16cid:commentId w16cid:paraId="62396A42" w16cid:durableId="24DB9A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B8E33" w14:textId="77777777" w:rsidR="00B666B7" w:rsidRDefault="00B666B7" w:rsidP="000C758C">
      <w:pPr>
        <w:spacing w:after="0" w:line="240" w:lineRule="auto"/>
      </w:pPr>
      <w:r>
        <w:separator/>
      </w:r>
    </w:p>
  </w:endnote>
  <w:endnote w:type="continuationSeparator" w:id="0">
    <w:p w14:paraId="3D71238B" w14:textId="77777777" w:rsidR="00B666B7" w:rsidRDefault="00B666B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245418" w:rsidRPr="00222F70" w:rsidRDefault="00245418">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245418" w:rsidRPr="00222F70" w:rsidRDefault="00245418"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rFonts w:hint="eastAsia"/>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45418" w:rsidRDefault="00245418"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7C12B" w14:textId="77777777" w:rsidR="00B666B7" w:rsidRDefault="00B666B7" w:rsidP="000C758C">
      <w:pPr>
        <w:spacing w:after="0" w:line="240" w:lineRule="auto"/>
      </w:pPr>
      <w:r>
        <w:separator/>
      </w:r>
    </w:p>
  </w:footnote>
  <w:footnote w:type="continuationSeparator" w:id="0">
    <w:p w14:paraId="55990D74" w14:textId="77777777" w:rsidR="00B666B7" w:rsidRDefault="00B666B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245418" w:rsidRPr="003C7D0E" w:rsidRDefault="00245418"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245418" w:rsidRPr="002A45BE" w:rsidRDefault="00245418"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245418" w:rsidRDefault="00245418"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mv="urn:schemas-microsoft-com:mac:vml" xmlns:mo="http://schemas.microsoft.com/office/mac/office/2008/main">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45418" w:rsidRPr="00B44665" w:rsidRDefault="00245418"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487F"/>
    <w:rsid w:val="000051CF"/>
    <w:rsid w:val="000063BC"/>
    <w:rsid w:val="0000696A"/>
    <w:rsid w:val="00006CB3"/>
    <w:rsid w:val="00006F94"/>
    <w:rsid w:val="000125D2"/>
    <w:rsid w:val="00013A85"/>
    <w:rsid w:val="00016B12"/>
    <w:rsid w:val="00022150"/>
    <w:rsid w:val="00022E17"/>
    <w:rsid w:val="0003012B"/>
    <w:rsid w:val="00030372"/>
    <w:rsid w:val="00030977"/>
    <w:rsid w:val="00031AFA"/>
    <w:rsid w:val="00036896"/>
    <w:rsid w:val="00037C43"/>
    <w:rsid w:val="00040DB1"/>
    <w:rsid w:val="00041220"/>
    <w:rsid w:val="000455C9"/>
    <w:rsid w:val="00047F4B"/>
    <w:rsid w:val="000504F3"/>
    <w:rsid w:val="000509DA"/>
    <w:rsid w:val="00051C0D"/>
    <w:rsid w:val="00052C6C"/>
    <w:rsid w:val="00053317"/>
    <w:rsid w:val="00053B42"/>
    <w:rsid w:val="00054155"/>
    <w:rsid w:val="000546AA"/>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4C06"/>
    <w:rsid w:val="000B7866"/>
    <w:rsid w:val="000C036B"/>
    <w:rsid w:val="000C08D7"/>
    <w:rsid w:val="000C1A69"/>
    <w:rsid w:val="000C429E"/>
    <w:rsid w:val="000C50A2"/>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3C25"/>
    <w:rsid w:val="000F59E9"/>
    <w:rsid w:val="000F7218"/>
    <w:rsid w:val="000F7461"/>
    <w:rsid w:val="000F77F5"/>
    <w:rsid w:val="000F78BA"/>
    <w:rsid w:val="0010123E"/>
    <w:rsid w:val="00101BBB"/>
    <w:rsid w:val="00104C35"/>
    <w:rsid w:val="001126F3"/>
    <w:rsid w:val="00112F51"/>
    <w:rsid w:val="00113313"/>
    <w:rsid w:val="00113C49"/>
    <w:rsid w:val="00113F62"/>
    <w:rsid w:val="00114454"/>
    <w:rsid w:val="00120A8D"/>
    <w:rsid w:val="00120C85"/>
    <w:rsid w:val="001224E6"/>
    <w:rsid w:val="00125F73"/>
    <w:rsid w:val="00126638"/>
    <w:rsid w:val="00127088"/>
    <w:rsid w:val="00127FCE"/>
    <w:rsid w:val="00130A42"/>
    <w:rsid w:val="00130F27"/>
    <w:rsid w:val="0013118D"/>
    <w:rsid w:val="001339C6"/>
    <w:rsid w:val="00134300"/>
    <w:rsid w:val="001362C2"/>
    <w:rsid w:val="00136487"/>
    <w:rsid w:val="00140DD6"/>
    <w:rsid w:val="00141C46"/>
    <w:rsid w:val="00143518"/>
    <w:rsid w:val="00143B2A"/>
    <w:rsid w:val="0014498C"/>
    <w:rsid w:val="00147D98"/>
    <w:rsid w:val="00147ECF"/>
    <w:rsid w:val="00150352"/>
    <w:rsid w:val="00150D2D"/>
    <w:rsid w:val="001649D0"/>
    <w:rsid w:val="001672E4"/>
    <w:rsid w:val="001701D9"/>
    <w:rsid w:val="00173ED3"/>
    <w:rsid w:val="00175718"/>
    <w:rsid w:val="00175C7E"/>
    <w:rsid w:val="00176116"/>
    <w:rsid w:val="00177F45"/>
    <w:rsid w:val="00180DA5"/>
    <w:rsid w:val="00184191"/>
    <w:rsid w:val="0018468C"/>
    <w:rsid w:val="001877A4"/>
    <w:rsid w:val="00190D79"/>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5418"/>
    <w:rsid w:val="0024778D"/>
    <w:rsid w:val="002537E5"/>
    <w:rsid w:val="00253D5C"/>
    <w:rsid w:val="00253E9A"/>
    <w:rsid w:val="002570D7"/>
    <w:rsid w:val="0026070D"/>
    <w:rsid w:val="00260939"/>
    <w:rsid w:val="002618E9"/>
    <w:rsid w:val="00263296"/>
    <w:rsid w:val="00263F0F"/>
    <w:rsid w:val="002672D5"/>
    <w:rsid w:val="00267B73"/>
    <w:rsid w:val="00270E14"/>
    <w:rsid w:val="00270EE6"/>
    <w:rsid w:val="00271317"/>
    <w:rsid w:val="00271BCC"/>
    <w:rsid w:val="00273266"/>
    <w:rsid w:val="002766B5"/>
    <w:rsid w:val="00277DA7"/>
    <w:rsid w:val="00284A15"/>
    <w:rsid w:val="00284CFF"/>
    <w:rsid w:val="00284DE8"/>
    <w:rsid w:val="0028595F"/>
    <w:rsid w:val="00287304"/>
    <w:rsid w:val="00291E67"/>
    <w:rsid w:val="002946C2"/>
    <w:rsid w:val="00295F4E"/>
    <w:rsid w:val="00296555"/>
    <w:rsid w:val="002A04FA"/>
    <w:rsid w:val="002A0F89"/>
    <w:rsid w:val="002A42BA"/>
    <w:rsid w:val="002A45D1"/>
    <w:rsid w:val="002A58C0"/>
    <w:rsid w:val="002A6E27"/>
    <w:rsid w:val="002B08EF"/>
    <w:rsid w:val="002B1CFF"/>
    <w:rsid w:val="002B1F75"/>
    <w:rsid w:val="002B3F21"/>
    <w:rsid w:val="002B5FE6"/>
    <w:rsid w:val="002B6319"/>
    <w:rsid w:val="002C1AA5"/>
    <w:rsid w:val="002C316D"/>
    <w:rsid w:val="002C3B1F"/>
    <w:rsid w:val="002C6DC9"/>
    <w:rsid w:val="002C7BF1"/>
    <w:rsid w:val="002D2368"/>
    <w:rsid w:val="002D3734"/>
    <w:rsid w:val="002D4BD2"/>
    <w:rsid w:val="002D55D9"/>
    <w:rsid w:val="002D56C5"/>
    <w:rsid w:val="002D6A0B"/>
    <w:rsid w:val="002D74EA"/>
    <w:rsid w:val="002D76A0"/>
    <w:rsid w:val="002E1C26"/>
    <w:rsid w:val="002E2C51"/>
    <w:rsid w:val="002E564D"/>
    <w:rsid w:val="002E5D9B"/>
    <w:rsid w:val="002E5EB1"/>
    <w:rsid w:val="002F2089"/>
    <w:rsid w:val="002F2D66"/>
    <w:rsid w:val="003022C4"/>
    <w:rsid w:val="003031DC"/>
    <w:rsid w:val="00304F42"/>
    <w:rsid w:val="00305BAF"/>
    <w:rsid w:val="00306A21"/>
    <w:rsid w:val="00307A03"/>
    <w:rsid w:val="00307A96"/>
    <w:rsid w:val="00311444"/>
    <w:rsid w:val="00311786"/>
    <w:rsid w:val="00312FB6"/>
    <w:rsid w:val="0031458B"/>
    <w:rsid w:val="003152F3"/>
    <w:rsid w:val="0031592F"/>
    <w:rsid w:val="00315D97"/>
    <w:rsid w:val="00315E34"/>
    <w:rsid w:val="0032008E"/>
    <w:rsid w:val="003205BF"/>
    <w:rsid w:val="00320751"/>
    <w:rsid w:val="00321D0F"/>
    <w:rsid w:val="003232B2"/>
    <w:rsid w:val="00323625"/>
    <w:rsid w:val="003238E4"/>
    <w:rsid w:val="00323CF5"/>
    <w:rsid w:val="0032424E"/>
    <w:rsid w:val="00324C3F"/>
    <w:rsid w:val="0032519E"/>
    <w:rsid w:val="0032562F"/>
    <w:rsid w:val="00326F2E"/>
    <w:rsid w:val="003276E8"/>
    <w:rsid w:val="003312AA"/>
    <w:rsid w:val="0033205B"/>
    <w:rsid w:val="00332BA2"/>
    <w:rsid w:val="0033378F"/>
    <w:rsid w:val="00334A41"/>
    <w:rsid w:val="00336531"/>
    <w:rsid w:val="003401C9"/>
    <w:rsid w:val="0034026A"/>
    <w:rsid w:val="003406B0"/>
    <w:rsid w:val="00341A8E"/>
    <w:rsid w:val="00341BB9"/>
    <w:rsid w:val="003424C8"/>
    <w:rsid w:val="00344F61"/>
    <w:rsid w:val="00346914"/>
    <w:rsid w:val="0034748C"/>
    <w:rsid w:val="003476F7"/>
    <w:rsid w:val="00351E12"/>
    <w:rsid w:val="00351E63"/>
    <w:rsid w:val="00352904"/>
    <w:rsid w:val="00354DC9"/>
    <w:rsid w:val="0035588B"/>
    <w:rsid w:val="003565B8"/>
    <w:rsid w:val="00362756"/>
    <w:rsid w:val="003634E2"/>
    <w:rsid w:val="00370EA8"/>
    <w:rsid w:val="003721DC"/>
    <w:rsid w:val="003741ED"/>
    <w:rsid w:val="00377663"/>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2798"/>
    <w:rsid w:val="003B29E8"/>
    <w:rsid w:val="003B5DCC"/>
    <w:rsid w:val="003B5F98"/>
    <w:rsid w:val="003B6073"/>
    <w:rsid w:val="003B61A0"/>
    <w:rsid w:val="003B6C14"/>
    <w:rsid w:val="003C2D14"/>
    <w:rsid w:val="003C4ACB"/>
    <w:rsid w:val="003C62F0"/>
    <w:rsid w:val="003C6AAD"/>
    <w:rsid w:val="003C7D6B"/>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1D25"/>
    <w:rsid w:val="003F312E"/>
    <w:rsid w:val="003F38B5"/>
    <w:rsid w:val="003F4D6D"/>
    <w:rsid w:val="003F515B"/>
    <w:rsid w:val="003F7C14"/>
    <w:rsid w:val="0040105A"/>
    <w:rsid w:val="00402743"/>
    <w:rsid w:val="0040280C"/>
    <w:rsid w:val="00403296"/>
    <w:rsid w:val="00404C8A"/>
    <w:rsid w:val="0040553D"/>
    <w:rsid w:val="00405F31"/>
    <w:rsid w:val="0040633B"/>
    <w:rsid w:val="004064DF"/>
    <w:rsid w:val="00407E07"/>
    <w:rsid w:val="00410076"/>
    <w:rsid w:val="004117FC"/>
    <w:rsid w:val="0041183C"/>
    <w:rsid w:val="00412F46"/>
    <w:rsid w:val="00415567"/>
    <w:rsid w:val="0041668E"/>
    <w:rsid w:val="00416C31"/>
    <w:rsid w:val="0041729D"/>
    <w:rsid w:val="00417C46"/>
    <w:rsid w:val="00421F0F"/>
    <w:rsid w:val="004223F1"/>
    <w:rsid w:val="004252C2"/>
    <w:rsid w:val="00425DF3"/>
    <w:rsid w:val="004312D6"/>
    <w:rsid w:val="00432020"/>
    <w:rsid w:val="00435160"/>
    <w:rsid w:val="004364D7"/>
    <w:rsid w:val="004401CD"/>
    <w:rsid w:val="00440DDE"/>
    <w:rsid w:val="00442764"/>
    <w:rsid w:val="00442928"/>
    <w:rsid w:val="00443BAF"/>
    <w:rsid w:val="0045030D"/>
    <w:rsid w:val="00450540"/>
    <w:rsid w:val="004507D9"/>
    <w:rsid w:val="00457FA1"/>
    <w:rsid w:val="0046297E"/>
    <w:rsid w:val="00463784"/>
    <w:rsid w:val="004639DC"/>
    <w:rsid w:val="00463CAA"/>
    <w:rsid w:val="0046720A"/>
    <w:rsid w:val="0047069B"/>
    <w:rsid w:val="004707D2"/>
    <w:rsid w:val="004723B4"/>
    <w:rsid w:val="004734F2"/>
    <w:rsid w:val="004767E2"/>
    <w:rsid w:val="00486DA1"/>
    <w:rsid w:val="00492E2D"/>
    <w:rsid w:val="004932BE"/>
    <w:rsid w:val="004947F9"/>
    <w:rsid w:val="004A1350"/>
    <w:rsid w:val="004A1AB8"/>
    <w:rsid w:val="004A331A"/>
    <w:rsid w:val="004A36B9"/>
    <w:rsid w:val="004A7224"/>
    <w:rsid w:val="004B18C4"/>
    <w:rsid w:val="004B62A0"/>
    <w:rsid w:val="004B6445"/>
    <w:rsid w:val="004B79C6"/>
    <w:rsid w:val="004C0D81"/>
    <w:rsid w:val="004C19AF"/>
    <w:rsid w:val="004C22D4"/>
    <w:rsid w:val="004C255F"/>
    <w:rsid w:val="004C3324"/>
    <w:rsid w:val="004C34C9"/>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D7CB2"/>
    <w:rsid w:val="004E1DEA"/>
    <w:rsid w:val="004E2A70"/>
    <w:rsid w:val="004E44C2"/>
    <w:rsid w:val="004E4915"/>
    <w:rsid w:val="004E4DC9"/>
    <w:rsid w:val="004E536E"/>
    <w:rsid w:val="004E714A"/>
    <w:rsid w:val="004F0345"/>
    <w:rsid w:val="004F03BB"/>
    <w:rsid w:val="004F072E"/>
    <w:rsid w:val="004F230B"/>
    <w:rsid w:val="004F32BC"/>
    <w:rsid w:val="00502851"/>
    <w:rsid w:val="00503388"/>
    <w:rsid w:val="005046A6"/>
    <w:rsid w:val="00505C76"/>
    <w:rsid w:val="00506536"/>
    <w:rsid w:val="00506ACA"/>
    <w:rsid w:val="00507EB8"/>
    <w:rsid w:val="00511716"/>
    <w:rsid w:val="00511956"/>
    <w:rsid w:val="0051538C"/>
    <w:rsid w:val="0051547A"/>
    <w:rsid w:val="00515F94"/>
    <w:rsid w:val="005205ED"/>
    <w:rsid w:val="005237AC"/>
    <w:rsid w:val="0052441B"/>
    <w:rsid w:val="00526283"/>
    <w:rsid w:val="00526690"/>
    <w:rsid w:val="0053012F"/>
    <w:rsid w:val="005306BF"/>
    <w:rsid w:val="00533E25"/>
    <w:rsid w:val="00533F4A"/>
    <w:rsid w:val="0053724F"/>
    <w:rsid w:val="0053744B"/>
    <w:rsid w:val="00540875"/>
    <w:rsid w:val="00542DE7"/>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6D11"/>
    <w:rsid w:val="00567E09"/>
    <w:rsid w:val="00574BDC"/>
    <w:rsid w:val="00575E2E"/>
    <w:rsid w:val="00577E2D"/>
    <w:rsid w:val="00581007"/>
    <w:rsid w:val="00581553"/>
    <w:rsid w:val="0058482C"/>
    <w:rsid w:val="005870CB"/>
    <w:rsid w:val="0059027C"/>
    <w:rsid w:val="0059128C"/>
    <w:rsid w:val="00591576"/>
    <w:rsid w:val="0059184D"/>
    <w:rsid w:val="00593FE7"/>
    <w:rsid w:val="00596BC2"/>
    <w:rsid w:val="00596C87"/>
    <w:rsid w:val="005972D4"/>
    <w:rsid w:val="00597B12"/>
    <w:rsid w:val="005A08F9"/>
    <w:rsid w:val="005A09B4"/>
    <w:rsid w:val="005A1C68"/>
    <w:rsid w:val="005A2F2B"/>
    <w:rsid w:val="005A312F"/>
    <w:rsid w:val="005A3681"/>
    <w:rsid w:val="005A5792"/>
    <w:rsid w:val="005B55B0"/>
    <w:rsid w:val="005B6455"/>
    <w:rsid w:val="005C048A"/>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1640"/>
    <w:rsid w:val="005F33F3"/>
    <w:rsid w:val="005F603D"/>
    <w:rsid w:val="006007F9"/>
    <w:rsid w:val="00610539"/>
    <w:rsid w:val="0061133E"/>
    <w:rsid w:val="006125FF"/>
    <w:rsid w:val="00614A8E"/>
    <w:rsid w:val="00614D89"/>
    <w:rsid w:val="0061557F"/>
    <w:rsid w:val="00616398"/>
    <w:rsid w:val="00623EDC"/>
    <w:rsid w:val="0063247D"/>
    <w:rsid w:val="0063277F"/>
    <w:rsid w:val="006357EF"/>
    <w:rsid w:val="00637F9B"/>
    <w:rsid w:val="006402BD"/>
    <w:rsid w:val="006414D8"/>
    <w:rsid w:val="0064202B"/>
    <w:rsid w:val="006431B4"/>
    <w:rsid w:val="00643B38"/>
    <w:rsid w:val="0064479A"/>
    <w:rsid w:val="00646D12"/>
    <w:rsid w:val="00647837"/>
    <w:rsid w:val="006536C3"/>
    <w:rsid w:val="00654E7B"/>
    <w:rsid w:val="00655980"/>
    <w:rsid w:val="00657079"/>
    <w:rsid w:val="00657587"/>
    <w:rsid w:val="00657B84"/>
    <w:rsid w:val="00660027"/>
    <w:rsid w:val="006606E1"/>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1B49"/>
    <w:rsid w:val="006B47E8"/>
    <w:rsid w:val="006B7B53"/>
    <w:rsid w:val="006C160D"/>
    <w:rsid w:val="006C3116"/>
    <w:rsid w:val="006C41AD"/>
    <w:rsid w:val="006C5525"/>
    <w:rsid w:val="006C5D2C"/>
    <w:rsid w:val="006C77F4"/>
    <w:rsid w:val="006D0518"/>
    <w:rsid w:val="006D2EE2"/>
    <w:rsid w:val="006D462E"/>
    <w:rsid w:val="006D5B5A"/>
    <w:rsid w:val="006D6CF6"/>
    <w:rsid w:val="006E1EFA"/>
    <w:rsid w:val="006E3516"/>
    <w:rsid w:val="006E7F9D"/>
    <w:rsid w:val="006F0443"/>
    <w:rsid w:val="006F2F82"/>
    <w:rsid w:val="006F3977"/>
    <w:rsid w:val="006F4497"/>
    <w:rsid w:val="006F48A5"/>
    <w:rsid w:val="006F4DCA"/>
    <w:rsid w:val="006F5089"/>
    <w:rsid w:val="006F6C5E"/>
    <w:rsid w:val="00700780"/>
    <w:rsid w:val="00702B28"/>
    <w:rsid w:val="00706807"/>
    <w:rsid w:val="00706C72"/>
    <w:rsid w:val="00712120"/>
    <w:rsid w:val="00716019"/>
    <w:rsid w:val="00716895"/>
    <w:rsid w:val="00716FE3"/>
    <w:rsid w:val="007209FA"/>
    <w:rsid w:val="00720E36"/>
    <w:rsid w:val="007236D6"/>
    <w:rsid w:val="0072421E"/>
    <w:rsid w:val="0072479E"/>
    <w:rsid w:val="00724E96"/>
    <w:rsid w:val="00725489"/>
    <w:rsid w:val="0072664E"/>
    <w:rsid w:val="00726CFD"/>
    <w:rsid w:val="00726DED"/>
    <w:rsid w:val="00731F86"/>
    <w:rsid w:val="00732CD3"/>
    <w:rsid w:val="007333D9"/>
    <w:rsid w:val="00736BBB"/>
    <w:rsid w:val="00740AF1"/>
    <w:rsid w:val="00741540"/>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78E"/>
    <w:rsid w:val="00777D98"/>
    <w:rsid w:val="00784CD5"/>
    <w:rsid w:val="007856FE"/>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B4C3B"/>
    <w:rsid w:val="007C039C"/>
    <w:rsid w:val="007C234F"/>
    <w:rsid w:val="007C2E02"/>
    <w:rsid w:val="007C3F02"/>
    <w:rsid w:val="007C4154"/>
    <w:rsid w:val="007C62CE"/>
    <w:rsid w:val="007C6EAE"/>
    <w:rsid w:val="007D1587"/>
    <w:rsid w:val="007D5C2A"/>
    <w:rsid w:val="007D795B"/>
    <w:rsid w:val="007D7A5F"/>
    <w:rsid w:val="007E229C"/>
    <w:rsid w:val="007E63D6"/>
    <w:rsid w:val="007F08C3"/>
    <w:rsid w:val="007F1750"/>
    <w:rsid w:val="007F2843"/>
    <w:rsid w:val="007F34C0"/>
    <w:rsid w:val="007F3D20"/>
    <w:rsid w:val="007F4331"/>
    <w:rsid w:val="007F48F3"/>
    <w:rsid w:val="007F53AE"/>
    <w:rsid w:val="007F6D82"/>
    <w:rsid w:val="007F79BA"/>
    <w:rsid w:val="00804B57"/>
    <w:rsid w:val="00804F31"/>
    <w:rsid w:val="00810B61"/>
    <w:rsid w:val="00810F60"/>
    <w:rsid w:val="00815015"/>
    <w:rsid w:val="00817FF4"/>
    <w:rsid w:val="0082060C"/>
    <w:rsid w:val="00821450"/>
    <w:rsid w:val="0082261D"/>
    <w:rsid w:val="00822FBD"/>
    <w:rsid w:val="00824945"/>
    <w:rsid w:val="008261D3"/>
    <w:rsid w:val="00826BC4"/>
    <w:rsid w:val="008321A6"/>
    <w:rsid w:val="00833D33"/>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1A82"/>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6A8"/>
    <w:rsid w:val="008D0760"/>
    <w:rsid w:val="008D3870"/>
    <w:rsid w:val="008D56A5"/>
    <w:rsid w:val="008D74D1"/>
    <w:rsid w:val="008D7AAF"/>
    <w:rsid w:val="008E183F"/>
    <w:rsid w:val="008E41D9"/>
    <w:rsid w:val="008E5A1F"/>
    <w:rsid w:val="008F1095"/>
    <w:rsid w:val="008F1800"/>
    <w:rsid w:val="008F2C2B"/>
    <w:rsid w:val="008F2FC1"/>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012"/>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5726"/>
    <w:rsid w:val="00967AEA"/>
    <w:rsid w:val="00972639"/>
    <w:rsid w:val="00973585"/>
    <w:rsid w:val="00974658"/>
    <w:rsid w:val="00976B80"/>
    <w:rsid w:val="00977027"/>
    <w:rsid w:val="00977EAD"/>
    <w:rsid w:val="00982AD4"/>
    <w:rsid w:val="00987209"/>
    <w:rsid w:val="00990F05"/>
    <w:rsid w:val="0099354B"/>
    <w:rsid w:val="009950E4"/>
    <w:rsid w:val="00996005"/>
    <w:rsid w:val="009A37C3"/>
    <w:rsid w:val="009A4901"/>
    <w:rsid w:val="009A5F6C"/>
    <w:rsid w:val="009A7884"/>
    <w:rsid w:val="009A7D86"/>
    <w:rsid w:val="009B20AD"/>
    <w:rsid w:val="009B3E7D"/>
    <w:rsid w:val="009C0A9E"/>
    <w:rsid w:val="009C1314"/>
    <w:rsid w:val="009C1A4E"/>
    <w:rsid w:val="009C4EFC"/>
    <w:rsid w:val="009C5022"/>
    <w:rsid w:val="009C5D6F"/>
    <w:rsid w:val="009D052C"/>
    <w:rsid w:val="009D077D"/>
    <w:rsid w:val="009D2150"/>
    <w:rsid w:val="009D2A29"/>
    <w:rsid w:val="009D4B56"/>
    <w:rsid w:val="009D4D96"/>
    <w:rsid w:val="009D5853"/>
    <w:rsid w:val="009D7568"/>
    <w:rsid w:val="009E4A65"/>
    <w:rsid w:val="009E5562"/>
    <w:rsid w:val="009E59E0"/>
    <w:rsid w:val="009E66CF"/>
    <w:rsid w:val="009E7175"/>
    <w:rsid w:val="009F0EDA"/>
    <w:rsid w:val="009F1E4D"/>
    <w:rsid w:val="009F1E5D"/>
    <w:rsid w:val="009F697C"/>
    <w:rsid w:val="00A02162"/>
    <w:rsid w:val="00A068C1"/>
    <w:rsid w:val="00A078B7"/>
    <w:rsid w:val="00A11430"/>
    <w:rsid w:val="00A1237D"/>
    <w:rsid w:val="00A14857"/>
    <w:rsid w:val="00A15CCA"/>
    <w:rsid w:val="00A16066"/>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7A4"/>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052"/>
    <w:rsid w:val="00A92F31"/>
    <w:rsid w:val="00A95208"/>
    <w:rsid w:val="00A96401"/>
    <w:rsid w:val="00A973BE"/>
    <w:rsid w:val="00AA1145"/>
    <w:rsid w:val="00AA150B"/>
    <w:rsid w:val="00AA4715"/>
    <w:rsid w:val="00AA4896"/>
    <w:rsid w:val="00AA57D3"/>
    <w:rsid w:val="00AA71BF"/>
    <w:rsid w:val="00AB3091"/>
    <w:rsid w:val="00AB3E15"/>
    <w:rsid w:val="00AB46AE"/>
    <w:rsid w:val="00AB51B9"/>
    <w:rsid w:val="00AC2CA3"/>
    <w:rsid w:val="00AC6237"/>
    <w:rsid w:val="00AD1825"/>
    <w:rsid w:val="00AD1B74"/>
    <w:rsid w:val="00AD275E"/>
    <w:rsid w:val="00AD4435"/>
    <w:rsid w:val="00AD49B0"/>
    <w:rsid w:val="00AD4FE0"/>
    <w:rsid w:val="00AD74BE"/>
    <w:rsid w:val="00AD7529"/>
    <w:rsid w:val="00AD752D"/>
    <w:rsid w:val="00AE08AD"/>
    <w:rsid w:val="00AE1F2E"/>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16D89"/>
    <w:rsid w:val="00B216EC"/>
    <w:rsid w:val="00B21B0F"/>
    <w:rsid w:val="00B23400"/>
    <w:rsid w:val="00B24A37"/>
    <w:rsid w:val="00B259A2"/>
    <w:rsid w:val="00B26713"/>
    <w:rsid w:val="00B3038A"/>
    <w:rsid w:val="00B3284E"/>
    <w:rsid w:val="00B334B2"/>
    <w:rsid w:val="00B347B0"/>
    <w:rsid w:val="00B34A50"/>
    <w:rsid w:val="00B35073"/>
    <w:rsid w:val="00B352BE"/>
    <w:rsid w:val="00B36D55"/>
    <w:rsid w:val="00B3722D"/>
    <w:rsid w:val="00B376A8"/>
    <w:rsid w:val="00B40232"/>
    <w:rsid w:val="00B40CDF"/>
    <w:rsid w:val="00B42241"/>
    <w:rsid w:val="00B42611"/>
    <w:rsid w:val="00B44010"/>
    <w:rsid w:val="00B46602"/>
    <w:rsid w:val="00B46C7C"/>
    <w:rsid w:val="00B5076B"/>
    <w:rsid w:val="00B51AA9"/>
    <w:rsid w:val="00B53D6A"/>
    <w:rsid w:val="00B55A16"/>
    <w:rsid w:val="00B6085F"/>
    <w:rsid w:val="00B61FE7"/>
    <w:rsid w:val="00B64A51"/>
    <w:rsid w:val="00B658FA"/>
    <w:rsid w:val="00B65EE1"/>
    <w:rsid w:val="00B666B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0580"/>
    <w:rsid w:val="00BD1A21"/>
    <w:rsid w:val="00BD6D71"/>
    <w:rsid w:val="00BD7AE9"/>
    <w:rsid w:val="00BE2DF9"/>
    <w:rsid w:val="00BE318D"/>
    <w:rsid w:val="00BE3B57"/>
    <w:rsid w:val="00BE40D3"/>
    <w:rsid w:val="00BE417B"/>
    <w:rsid w:val="00BE4BE3"/>
    <w:rsid w:val="00BE66E0"/>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21B7"/>
    <w:rsid w:val="00C23D3F"/>
    <w:rsid w:val="00C24062"/>
    <w:rsid w:val="00C252AE"/>
    <w:rsid w:val="00C25EDF"/>
    <w:rsid w:val="00C308A0"/>
    <w:rsid w:val="00C31478"/>
    <w:rsid w:val="00C34F93"/>
    <w:rsid w:val="00C3673C"/>
    <w:rsid w:val="00C37465"/>
    <w:rsid w:val="00C44112"/>
    <w:rsid w:val="00C44B6E"/>
    <w:rsid w:val="00C50AA0"/>
    <w:rsid w:val="00C51665"/>
    <w:rsid w:val="00C5290D"/>
    <w:rsid w:val="00C52D59"/>
    <w:rsid w:val="00C531FC"/>
    <w:rsid w:val="00C5365B"/>
    <w:rsid w:val="00C5545D"/>
    <w:rsid w:val="00C5598D"/>
    <w:rsid w:val="00C56DB6"/>
    <w:rsid w:val="00C61246"/>
    <w:rsid w:val="00C640A5"/>
    <w:rsid w:val="00C64CAE"/>
    <w:rsid w:val="00C663B5"/>
    <w:rsid w:val="00C66B68"/>
    <w:rsid w:val="00C66CBD"/>
    <w:rsid w:val="00C72AC0"/>
    <w:rsid w:val="00C73701"/>
    <w:rsid w:val="00C7440B"/>
    <w:rsid w:val="00C74C3D"/>
    <w:rsid w:val="00C761AF"/>
    <w:rsid w:val="00C769F5"/>
    <w:rsid w:val="00C8061B"/>
    <w:rsid w:val="00C8241A"/>
    <w:rsid w:val="00C85729"/>
    <w:rsid w:val="00C8580A"/>
    <w:rsid w:val="00C864C3"/>
    <w:rsid w:val="00C8703A"/>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D58A9"/>
    <w:rsid w:val="00CE026E"/>
    <w:rsid w:val="00CE13CC"/>
    <w:rsid w:val="00CE23DE"/>
    <w:rsid w:val="00CE2620"/>
    <w:rsid w:val="00CE5946"/>
    <w:rsid w:val="00CE60C8"/>
    <w:rsid w:val="00CE6848"/>
    <w:rsid w:val="00CE7700"/>
    <w:rsid w:val="00CF164C"/>
    <w:rsid w:val="00CF2166"/>
    <w:rsid w:val="00CF31BE"/>
    <w:rsid w:val="00CF38D7"/>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57B30"/>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0DBA"/>
    <w:rsid w:val="00D93130"/>
    <w:rsid w:val="00D94AA9"/>
    <w:rsid w:val="00DA0C10"/>
    <w:rsid w:val="00DA1FA2"/>
    <w:rsid w:val="00DA2DD8"/>
    <w:rsid w:val="00DA30D6"/>
    <w:rsid w:val="00DA3AC7"/>
    <w:rsid w:val="00DA4027"/>
    <w:rsid w:val="00DA4E9F"/>
    <w:rsid w:val="00DA516F"/>
    <w:rsid w:val="00DA5914"/>
    <w:rsid w:val="00DA5A8B"/>
    <w:rsid w:val="00DB3D54"/>
    <w:rsid w:val="00DB64F9"/>
    <w:rsid w:val="00DB7DE5"/>
    <w:rsid w:val="00DC0ACC"/>
    <w:rsid w:val="00DC10C7"/>
    <w:rsid w:val="00DC2FA6"/>
    <w:rsid w:val="00DC5DB5"/>
    <w:rsid w:val="00DC6D3B"/>
    <w:rsid w:val="00DC72DB"/>
    <w:rsid w:val="00DD416A"/>
    <w:rsid w:val="00DD46CF"/>
    <w:rsid w:val="00DE0898"/>
    <w:rsid w:val="00DE1BD6"/>
    <w:rsid w:val="00DE1ED4"/>
    <w:rsid w:val="00DE2D07"/>
    <w:rsid w:val="00DE491F"/>
    <w:rsid w:val="00DE49A8"/>
    <w:rsid w:val="00DF1BE7"/>
    <w:rsid w:val="00DF1C2B"/>
    <w:rsid w:val="00DF4CB9"/>
    <w:rsid w:val="00DF50C5"/>
    <w:rsid w:val="00DF5337"/>
    <w:rsid w:val="00E01D75"/>
    <w:rsid w:val="00E05741"/>
    <w:rsid w:val="00E0589D"/>
    <w:rsid w:val="00E10004"/>
    <w:rsid w:val="00E15C4E"/>
    <w:rsid w:val="00E161C1"/>
    <w:rsid w:val="00E1778E"/>
    <w:rsid w:val="00E20C03"/>
    <w:rsid w:val="00E23AF9"/>
    <w:rsid w:val="00E25BF7"/>
    <w:rsid w:val="00E25C24"/>
    <w:rsid w:val="00E27494"/>
    <w:rsid w:val="00E30221"/>
    <w:rsid w:val="00E31CD4"/>
    <w:rsid w:val="00E32CA3"/>
    <w:rsid w:val="00E3455B"/>
    <w:rsid w:val="00E46396"/>
    <w:rsid w:val="00E52706"/>
    <w:rsid w:val="00E54851"/>
    <w:rsid w:val="00E54A5D"/>
    <w:rsid w:val="00E55A34"/>
    <w:rsid w:val="00E56814"/>
    <w:rsid w:val="00E56A18"/>
    <w:rsid w:val="00E56B22"/>
    <w:rsid w:val="00E576FC"/>
    <w:rsid w:val="00E6009F"/>
    <w:rsid w:val="00E61149"/>
    <w:rsid w:val="00E61969"/>
    <w:rsid w:val="00E61FF0"/>
    <w:rsid w:val="00E63316"/>
    <w:rsid w:val="00E640F9"/>
    <w:rsid w:val="00E65D05"/>
    <w:rsid w:val="00E713B9"/>
    <w:rsid w:val="00E76501"/>
    <w:rsid w:val="00E77451"/>
    <w:rsid w:val="00E80A6B"/>
    <w:rsid w:val="00E81B59"/>
    <w:rsid w:val="00E83785"/>
    <w:rsid w:val="00E83F44"/>
    <w:rsid w:val="00E846AA"/>
    <w:rsid w:val="00E861F6"/>
    <w:rsid w:val="00E90300"/>
    <w:rsid w:val="00E91D53"/>
    <w:rsid w:val="00E9214F"/>
    <w:rsid w:val="00E92C58"/>
    <w:rsid w:val="00E94671"/>
    <w:rsid w:val="00E9470F"/>
    <w:rsid w:val="00E9596E"/>
    <w:rsid w:val="00E97AF7"/>
    <w:rsid w:val="00E97F49"/>
    <w:rsid w:val="00EA3C66"/>
    <w:rsid w:val="00EA64C7"/>
    <w:rsid w:val="00EA64F0"/>
    <w:rsid w:val="00EB2D53"/>
    <w:rsid w:val="00EB4C21"/>
    <w:rsid w:val="00EB54BB"/>
    <w:rsid w:val="00EC1247"/>
    <w:rsid w:val="00EC1ABC"/>
    <w:rsid w:val="00EC23EF"/>
    <w:rsid w:val="00EC3183"/>
    <w:rsid w:val="00EC46FE"/>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30F"/>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58B6"/>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376E"/>
    <w:rsid w:val="00F84426"/>
    <w:rsid w:val="00F87CA5"/>
    <w:rsid w:val="00F90E78"/>
    <w:rsid w:val="00F91280"/>
    <w:rsid w:val="00F93BA3"/>
    <w:rsid w:val="00F943A7"/>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EB2"/>
    <w:rsid w:val="00FC3ACA"/>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 w:type="character" w:styleId="Hyperlink">
    <w:name w:val="Hyperlink"/>
    <w:basedOn w:val="DefaultParagraphFont"/>
    <w:uiPriority w:val="99"/>
    <w:unhideWhenUsed/>
    <w:rsid w:val="004B79C6"/>
    <w:rPr>
      <w:color w:val="0000FF" w:themeColor="hyperlink"/>
      <w:u w:val="single"/>
    </w:rPr>
  </w:style>
  <w:style w:type="character" w:styleId="UnresolvedMention">
    <w:name w:val="Unresolved Mention"/>
    <w:basedOn w:val="DefaultParagraphFont"/>
    <w:uiPriority w:val="99"/>
    <w:rsid w:val="004B7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23B64-D104-4D2A-873C-ECDAEAC17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112</Pages>
  <Words>28758</Words>
  <Characters>163922</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115</cp:revision>
  <dcterms:created xsi:type="dcterms:W3CDTF">2021-08-31T20:15:00Z</dcterms:created>
  <dcterms:modified xsi:type="dcterms:W3CDTF">2021-09-03T01:45:00Z</dcterms:modified>
</cp:coreProperties>
</file>