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679428F5"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w:t>
      </w:r>
      <w:del w:id="2" w:author="Jeb Pavleas" w:date="2021-09-01T22:57:00Z">
        <w:r w:rsidRPr="00A243C0" w:rsidDel="00757249">
          <w:delText>Because of</w:delText>
        </w:r>
      </w:del>
      <w:ins w:id="3" w:author="Jeb Pavleas" w:date="2021-09-01T22:57:00Z">
        <w:r w:rsidR="00757249">
          <w:t>Due to</w:t>
        </w:r>
      </w:ins>
      <w:r w:rsidRPr="00A243C0">
        <w:t xml:space="preserve"> the slower response time of the hard drive and the potentially large amount of data that must be transferred and processed, loading images can take a noticeable amount of time. This, together with the fact that, just like the objects that </w:t>
      </w:r>
      <w:ins w:id="4" w:author="Kelvin Sung" w:date="2021-08-30T13:20:00Z">
        <w:r w:rsidR="00117AB9">
          <w:t xml:space="preserve">the </w:t>
        </w:r>
      </w:ins>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del w:id="5" w:author="Kelvin Sung" w:date="2021-08-30T13:21:00Z">
        <w:r w:rsidRPr="00A243C0" w:rsidDel="00117AB9">
          <w:delText xml:space="preserve">and form </w:delText>
        </w:r>
      </w:del>
      <w:ins w:id="6" w:author="Kelvin Sung" w:date="2021-08-30T13:21:00Z">
        <w:r w:rsidR="00117AB9">
          <w:t xml:space="preserve">into </w:t>
        </w:r>
      </w:ins>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3395FBC7"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ins w:id="7" w:author="Kelvin Sung" w:date="2021-08-30T13:22:00Z">
        <w:r w:rsidR="00117AB9">
          <w:t>.</w:t>
        </w:r>
      </w:ins>
      <w:del w:id="8" w:author="Kelvin Sung" w:date="2021-08-30T13:22:00Z">
        <w:r w:rsidRPr="00A243C0" w:rsidDel="00117AB9">
          <w:delText>,</w:delText>
        </w:r>
      </w:del>
      <w:r w:rsidRPr="00A243C0">
        <w:t xml:space="preserve"> </w:t>
      </w:r>
      <w:del w:id="9" w:author="Kelvin Sung" w:date="2021-08-30T13:22:00Z">
        <w:r w:rsidRPr="00A243C0" w:rsidDel="00117AB9">
          <w:delText>and t</w:delText>
        </w:r>
      </w:del>
      <w:ins w:id="10" w:author="Kelvin Sung" w:date="2021-08-30T13:22:00Z">
        <w:r w:rsidR="00117AB9">
          <w:t>T</w:t>
        </w:r>
      </w:ins>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58CA5A4"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w:t>
      </w:r>
      <w:del w:id="11" w:author="Kelvin Sung" w:date="2021-08-30T13:23:00Z">
        <w:r w:rsidDel="00BF0CC4">
          <w:delText xml:space="preserve">you’ll hear </w:delText>
        </w:r>
      </w:del>
      <w:r>
        <w:t xml:space="preserve">“an image” and “a texture” </w:t>
      </w:r>
      <w:ins w:id="12" w:author="Kelvin Sung" w:date="2021-08-30T13:23:00Z">
        <w:r w:rsidR="00A953C9">
          <w:t xml:space="preserve">are </w:t>
        </w:r>
      </w:ins>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w:t>
      </w:r>
      <w:r w:rsidRPr="00A243C0">
        <w:lastRenderedPageBreak/>
        <w:t>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or the uv</w:t>
      </w:r>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3" w:name="OLE_LINK1"/>
      <w:bookmarkStart w:id="14"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3"/>
    <w:bookmarkEnd w:id="14"/>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DA4AAB">
        <w:rPr>
          <w:rStyle w:val="CodeInlin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This file is modified to create a corresponding uv coordinate buffer to define the texture coordinate for the vertices of the unit square.</w:t>
      </w:r>
    </w:p>
    <w:p w14:paraId="66F32A8D" w14:textId="25610E1D"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A4AAB">
        <w:rPr>
          <w:rStyle w:val="CodeInline"/>
        </w:rPr>
        <w:t>TextureShader</w:t>
      </w:r>
      <w:r w:rsidRPr="003E3F84">
        <w:t xml:space="preserve"> as a subclass of </w:t>
      </w:r>
      <w:r w:rsidRPr="00DA4AAB">
        <w:rPr>
          <w:rStyle w:val="CodeInline"/>
        </w:rPr>
        <w:t>SimpleShader</w:t>
      </w:r>
      <w:r w:rsidRPr="003E3F84">
        <w:t xml:space="preserve"> to interface the game engine </w:t>
      </w:r>
      <w:ins w:id="15" w:author="Kelvin Sung" w:date="2021-08-30T13:33:00Z">
        <w:r w:rsidR="00575D2E">
          <w:t>with</w:t>
        </w:r>
      </w:ins>
      <w:del w:id="16" w:author="Kelvin Sung" w:date="2021-08-30T13:33:00Z">
        <w:r w:rsidRPr="003E3F84" w:rsidDel="00575D2E">
          <w:delText>to</w:delText>
        </w:r>
      </w:del>
      <w:r w:rsidRPr="003E3F84">
        <w:t xml:space="preserve"> the corresponding GLSL shaders (</w:t>
      </w:r>
      <w:r w:rsidRPr="00DA4AAB">
        <w:rPr>
          <w:rStyle w:val="CodeInline"/>
        </w:rPr>
        <w:t>TextureVS</w:t>
      </w:r>
      <w:r w:rsidRPr="003E3F84">
        <w:t xml:space="preserve"> and </w:t>
      </w:r>
      <w:r w:rsidRPr="00DA4AAB">
        <w:rPr>
          <w:rStyle w:val="CodeInline"/>
        </w:rPr>
        <w:t>TextureFS</w:t>
      </w:r>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r w:rsidR="003E3F84" w:rsidRPr="00DA4AAB">
        <w:rPr>
          <w:rStyle w:val="CodeInline"/>
        </w:rPr>
        <w:t>TextureShader</w:t>
      </w:r>
      <w:r w:rsidR="003E3F84" w:rsidRPr="003E3F84">
        <w:t xml:space="preserve"> </w:t>
      </w:r>
      <w:r w:rsidR="005E68B1">
        <w:t xml:space="preserve">to be shared </w:t>
      </w:r>
      <w:r w:rsidR="00082E42">
        <w:t xml:space="preserve">by all instances of </w:t>
      </w:r>
      <w:r w:rsidR="00082E42" w:rsidRPr="00DA4AAB">
        <w:rPr>
          <w:rStyle w:val="CodeInline"/>
        </w:rPr>
        <w:t>Texture</w:t>
      </w:r>
      <w:r w:rsidR="003E3F84" w:rsidRPr="00DA4AAB">
        <w:rPr>
          <w:rStyle w:val="CodeInline"/>
        </w:rPr>
        <w:t>Renderable</w:t>
      </w:r>
      <w:r w:rsidR="003E3F84" w:rsidRPr="003E3F84">
        <w:t xml:space="preserve"> objects.</w:t>
      </w:r>
    </w:p>
    <w:p w14:paraId="3AE0B37F" w14:textId="51641DBF"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w:t>
      </w:r>
      <w:del w:id="17" w:author="Kelvin Sung" w:date="2021-08-30T13:34:00Z">
        <w:r w:rsidR="003E3F84" w:rsidRPr="003E3F84" w:rsidDel="00B47D9D">
          <w:delText xml:space="preserve"> a</w:delText>
        </w:r>
      </w:del>
      <w:r w:rsidR="003E3F84" w:rsidRPr="003E3F84">
        <w:t xml:space="preserve"> texture map</w:t>
      </w:r>
      <w:ins w:id="18" w:author="Kelvin Sung" w:date="2021-08-30T13:34:00Z">
        <w:r w:rsidR="00B47D9D">
          <w:t>s</w:t>
        </w:r>
      </w:ins>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r w:rsidR="00EF5635">
        <w:rPr>
          <w:rStyle w:val="CodeInline"/>
        </w:rPr>
        <w:t>src/e</w:t>
      </w:r>
      <w:r w:rsidRPr="00DA4AAB">
        <w:rPr>
          <w:rStyle w:val="CodeInline"/>
        </w:rPr>
        <w:t>ngine/shaders</w:t>
      </w:r>
      <w:r>
        <w:t xml:space="preserve"> and </w:t>
      </w:r>
      <w:r w:rsidR="00EF5635">
        <w:rPr>
          <w:rStyle w:val="CodeInline"/>
        </w:rPr>
        <w:t>src/e</w:t>
      </w:r>
      <w:r w:rsidRPr="00DA4AAB">
        <w:rPr>
          <w:rStyle w:val="CodeInline"/>
        </w:rPr>
        <w:t>ngine/renderables</w:t>
      </w:r>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ins w:id="19" w:author="Kelvin Sung" w:date="2021-08-30T13:50:00Z">
        <w:r w:rsidR="00015CF0">
          <w:t>Simple</w:t>
        </w:r>
      </w:ins>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ins w:id="20" w:author="Kelvin Sung" w:date="2021-08-30T13:50:00Z">
        <w:r w:rsidR="00015CF0">
          <w:rPr>
            <w:rStyle w:val="CodeInline"/>
            <w:rFonts w:eastAsia="PMingLiU"/>
          </w:rPr>
          <w:t>impleS</w:t>
        </w:r>
      </w:ins>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r>
        <w:rPr>
          <w:rStyle w:val="CodeInline"/>
          <w:rFonts w:eastAsia="PMingLiU"/>
        </w:rPr>
        <w:t>SimpleVS/FS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w:t>
      </w:r>
      <w:ins w:id="21" w:author="Kelvin Sung" w:date="2021-08-30T13:49:00Z">
        <w:r w:rsidR="00015CF0">
          <w:rPr>
            <w:rStyle w:val="CodeInline"/>
            <w:rFonts w:eastAsia="PMingLiU"/>
          </w:rPr>
          <w:t>impleS</w:t>
        </w:r>
      </w:ins>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r w:rsidR="00C6542A">
        <w:rPr>
          <w:rStyle w:val="CodeInline"/>
          <w:rFonts w:eastAsia="PMingLiU"/>
        </w:rPr>
        <w:t>shader_r</w:t>
      </w:r>
      <w:r w:rsidRPr="00BB2D12">
        <w:rPr>
          <w:rStyle w:val="CodeInline"/>
          <w:rFonts w:eastAsia="PMingLiU"/>
        </w:rPr>
        <w:t>esoruces</w:t>
      </w:r>
      <w:r>
        <w:t xml:space="preserve">, and this instance is shared by all </w:t>
      </w:r>
      <w:r w:rsidRPr="00BB2D12">
        <w:rPr>
          <w:rStyle w:val="CodeInline"/>
          <w:rFonts w:eastAsia="PMingLiU"/>
        </w:rPr>
        <w:t>Renderable</w:t>
      </w:r>
      <w:r>
        <w:t xml:space="preserve"> objects.</w:t>
      </w:r>
    </w:p>
    <w:p w14:paraId="0AAFB47E" w14:textId="1E0DE595" w:rsidR="00A243C0" w:rsidRDefault="00A243C0" w:rsidP="003E3F84">
      <w:pPr>
        <w:pStyle w:val="Figure"/>
        <w:rPr>
          <w:ins w:id="22" w:author="Kelvin Sung" w:date="2021-08-30T13:46:00Z"/>
        </w:rPr>
      </w:pPr>
    </w:p>
    <w:p w14:paraId="62DE5B2E" w14:textId="682CBA27" w:rsidR="003A3FCA" w:rsidRPr="003A3FCA" w:rsidRDefault="003A3FCA" w:rsidP="002707BD">
      <w:pPr>
        <w:pStyle w:val="Figure"/>
      </w:pPr>
      <w:commentRangeStart w:id="23"/>
      <w:ins w:id="24" w:author="Kelvin Sung" w:date="2021-08-30T13:46:00Z">
        <w:r>
          <w:rPr>
            <w:noProof/>
          </w:rPr>
          <w:lastRenderedPageBreak/>
          <w:drawing>
            <wp:inline distT="0" distB="0" distL="0" distR="0" wp14:anchorId="6BFDFC83" wp14:editId="7BDC9849">
              <wp:extent cx="3402349" cy="239129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9438" cy="2445479"/>
                      </a:xfrm>
                      <a:prstGeom prst="rect">
                        <a:avLst/>
                      </a:prstGeom>
                      <a:noFill/>
                      <a:ln>
                        <a:noFill/>
                      </a:ln>
                    </pic:spPr>
                  </pic:pic>
                </a:graphicData>
              </a:graphic>
            </wp:inline>
          </w:drawing>
        </w:r>
      </w:ins>
      <w:commentRangeEnd w:id="23"/>
      <w:r w:rsidR="002B71A4">
        <w:rPr>
          <w:rStyle w:val="CommentReference"/>
          <w:rFonts w:asciiTheme="minorHAnsi" w:eastAsiaTheme="minorHAnsi" w:hAnsiTheme="minorHAnsi" w:cstheme="minorBidi"/>
        </w:rPr>
        <w:commentReference w:id="23"/>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ins w:id="25" w:author="Kelvin Sung" w:date="2021-08-30T13:51:00Z">
        <w:r w:rsidR="00AC6D5E">
          <w:rPr>
            <w:rStyle w:val="CodeInline"/>
          </w:rPr>
          <w:t>impleS</w:t>
        </w:r>
      </w:ins>
      <w:r w:rsidRPr="00BB2D12">
        <w:rPr>
          <w:rStyle w:val="CodeInline"/>
        </w:rPr>
        <w:t>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162D469E" w:rsidR="003E3F84" w:rsidRDefault="003E3F84" w:rsidP="003E3F84">
      <w:pPr>
        <w:pStyle w:val="Figure"/>
        <w:rPr>
          <w:ins w:id="26" w:author="Kelvin Sung" w:date="2021-08-30T13:47:00Z"/>
        </w:rPr>
      </w:pPr>
    </w:p>
    <w:p w14:paraId="062F9E14" w14:textId="2AB57BFF" w:rsidR="003A3FCA" w:rsidRPr="003A3FCA" w:rsidRDefault="00DB79F7" w:rsidP="002707BD">
      <w:pPr>
        <w:pStyle w:val="Figure"/>
      </w:pPr>
      <w:ins w:id="27" w:author="Kelvin Sung" w:date="2021-08-30T13:54:00Z">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ins>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6B22FAF"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 xml:space="preserve">programs. </w:t>
      </w:r>
      <w:del w:id="28" w:author="Jeb Pavleas" w:date="2021-09-03T14:29:00Z">
        <w:r w:rsidDel="002B71A4">
          <w:delText>Now,</w:delText>
        </w:r>
      </w:del>
      <w:ins w:id="29" w:author="Jeb Pavleas" w:date="2021-09-03T14:29:00Z">
        <w:r w:rsidR="002B71A4">
          <w:t xml:space="preserve">You can </w:t>
        </w:r>
      </w:ins>
      <w:ins w:id="30" w:author="Jeb Pavleas" w:date="2021-09-03T14:30:00Z">
        <w:r w:rsidR="002B71A4">
          <w:t>now begin</w:t>
        </w:r>
      </w:ins>
      <w:r>
        <w:t xml:space="preserve"> creat</w:t>
      </w:r>
      <w:ins w:id="31" w:author="Jeb Pavleas" w:date="2021-09-03T14:30:00Z">
        <w:r w:rsidR="002B71A4">
          <w:t>ing</w:t>
        </w:r>
      </w:ins>
      <w:del w:id="32" w:author="Jeb Pavleas" w:date="2021-09-03T14:30:00Z">
        <w:r w:rsidDel="002B71A4">
          <w:delText>e</w:delText>
        </w:r>
      </w:del>
      <w:r>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6B3313">
        <w:rPr>
          <w:rStyle w:val="CodeInline"/>
        </w:rPr>
        <w:t>TextureVS</w:t>
      </w:r>
      <w:r w:rsidRPr="003E3F84">
        <w:t xml:space="preserve"> shader is similar to the </w:t>
      </w:r>
      <w:r w:rsidRPr="006B3313">
        <w:rPr>
          <w:rStyle w:val="CodeInline"/>
        </w:rPr>
        <w:t>SimpleVS</w:t>
      </w:r>
      <w:r w:rsidRPr="003E3F84">
        <w:t xml:space="preserve"> shader, with only three additional lines of code. </w:t>
      </w:r>
    </w:p>
    <w:p w14:paraId="18495096" w14:textId="1EE82ADA" w:rsidR="003E3F84" w:rsidRDefault="002B71A4" w:rsidP="003E3F84">
      <w:pPr>
        <w:pStyle w:val="NumSubList"/>
      </w:pPr>
      <w:ins w:id="33" w:author="Jeb Pavleas" w:date="2021-09-03T14:33:00Z">
        <w:r>
          <w:t xml:space="preserve">The first </w:t>
        </w:r>
      </w:ins>
      <w:del w:id="34" w:author="Jeb Pavleas" w:date="2021-09-03T14:33:00Z">
        <w:r w:rsidR="003E3F84" w:rsidDel="002B71A4">
          <w:delText>A</w:delText>
        </w:r>
      </w:del>
      <w:ins w:id="35" w:author="Jeb Pavleas" w:date="2021-09-03T14:33:00Z">
        <w:r>
          <w:t>a</w:t>
        </w:r>
      </w:ins>
      <w:r w:rsidR="003E3F84">
        <w:t>dd</w:t>
      </w:r>
      <w:ins w:id="36" w:author="Jeb Pavleas" w:date="2021-09-03T14:33:00Z">
        <w:r>
          <w:t>s</w:t>
        </w:r>
      </w:ins>
      <w:r w:rsidR="003E3F84">
        <w:t xml:space="preserve"> the </w:t>
      </w:r>
      <w:r w:rsidR="003E3F84" w:rsidRPr="00834C03">
        <w:rPr>
          <w:rStyle w:val="CodeInline"/>
        </w:rPr>
        <w:t>aTextureCoordinate</w:t>
      </w:r>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r w:rsidR="003E3F84" w:rsidRPr="00B13D15">
        <w:rPr>
          <w:rStyle w:val="CodeInline"/>
        </w:rPr>
        <w:t>a</w:t>
      </w:r>
      <w:del w:id="37" w:author="Kelvin Sung" w:date="2021-08-30T14:45:00Z">
        <w:r w:rsidR="003E3F84" w:rsidRPr="00B13D15" w:rsidDel="000C3814">
          <w:rPr>
            <w:rStyle w:val="CodeInline"/>
          </w:rPr>
          <w:delText>Square</w:delText>
        </w:r>
      </w:del>
      <w:r w:rsidR="003E3F84" w:rsidRPr="00B13D15">
        <w:rPr>
          <w:rStyle w:val="CodeInline"/>
        </w:rPr>
        <w:t>VertexPosition</w:t>
      </w:r>
      <w:r w:rsidR="003E3F84">
        <w:t xml:space="preserve">, the xyz position of the vertex) and a </w:t>
      </w:r>
      <w:r w:rsidR="003E3F84" w:rsidRPr="00B13D15">
        <w:rPr>
          <w:rStyle w:val="CodeInline"/>
        </w:rPr>
        <w:t>vec2</w:t>
      </w:r>
      <w:r w:rsidR="003E3F84">
        <w:t xml:space="preserve"> (</w:t>
      </w:r>
      <w:r w:rsidR="003E3F84" w:rsidRPr="00B13D15">
        <w:rPr>
          <w:rStyle w:val="CodeInline"/>
        </w:rPr>
        <w:t>aTextureCooridnate</w:t>
      </w:r>
      <w:r w:rsidR="003E3F84">
        <w:t xml:space="preserve">, the uv coordinate of the vertex). </w:t>
      </w:r>
    </w:p>
    <w:p w14:paraId="4FA548D5" w14:textId="208F83D5" w:rsidR="003E3F84" w:rsidRDefault="002B71A4" w:rsidP="003E3F84">
      <w:pPr>
        <w:pStyle w:val="NumSubList"/>
      </w:pPr>
      <w:ins w:id="38" w:author="Jeb Pavleas" w:date="2021-09-03T14:35:00Z">
        <w:r>
          <w:t xml:space="preserve">The second </w:t>
        </w:r>
      </w:ins>
      <w:del w:id="39" w:author="Jeb Pavleas" w:date="2021-09-03T14:35:00Z">
        <w:r w:rsidR="003E3F84" w:rsidDel="002B71A4">
          <w:delText>D</w:delText>
        </w:r>
      </w:del>
      <w:ins w:id="40" w:author="Jeb Pavleas" w:date="2021-09-03T14:35:00Z">
        <w:r w:rsidR="00695475">
          <w:t>d</w:t>
        </w:r>
      </w:ins>
      <w:r w:rsidR="003E3F84">
        <w:t>eclare</w:t>
      </w:r>
      <w:ins w:id="41" w:author="Jeb Pavleas" w:date="2021-09-03T14:35:00Z">
        <w:r w:rsidR="00695475">
          <w:t>s</w:t>
        </w:r>
      </w:ins>
      <w:r w:rsidR="003E3F84">
        <w:t xml:space="preserve"> the </w:t>
      </w:r>
      <w:r w:rsidR="003E3F84" w:rsidRPr="00B13D15">
        <w:rPr>
          <w:rStyle w:val="CodeInline"/>
        </w:rPr>
        <w:t>varying</w:t>
      </w:r>
      <w:r w:rsidR="003E3F84">
        <w:t xml:space="preserve"> </w:t>
      </w:r>
      <w:r w:rsidR="003E3F84" w:rsidRPr="00B13D15">
        <w:rPr>
          <w:rStyle w:val="CodeInline"/>
        </w:rPr>
        <w:t>vTexCoord</w:t>
      </w:r>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uv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r w:rsidR="003E3F84" w:rsidRPr="00B13D15">
        <w:rPr>
          <w:rStyle w:val="CodeInline"/>
        </w:rPr>
        <w:t>vTexCoord</w:t>
      </w:r>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uv values to compute the texture coordinate for each invocation of the fragment shader.</w:t>
      </w:r>
    </w:p>
    <w:p w14:paraId="12E7F204" w14:textId="42259AA5" w:rsidR="003E3F84" w:rsidRDefault="00695475" w:rsidP="003E3F84">
      <w:pPr>
        <w:pStyle w:val="NumSubList"/>
      </w:pPr>
      <w:ins w:id="42" w:author="Jeb Pavleas" w:date="2021-09-03T14:35:00Z">
        <w:r>
          <w:t xml:space="preserve">The third and </w:t>
        </w:r>
      </w:ins>
      <w:ins w:id="43" w:author="Jeb Pavleas" w:date="2021-09-03T14:36:00Z">
        <w:r>
          <w:t xml:space="preserve">final line </w:t>
        </w:r>
      </w:ins>
      <w:del w:id="44" w:author="Jeb Pavleas" w:date="2021-09-03T14:36:00Z">
        <w:r w:rsidR="003E3F84" w:rsidDel="00695475">
          <w:delText>A</w:delText>
        </w:r>
      </w:del>
      <w:ins w:id="45" w:author="Jeb Pavleas" w:date="2021-09-03T14:36:00Z">
        <w:r>
          <w:t>a</w:t>
        </w:r>
      </w:ins>
      <w:r w:rsidR="003E3F84">
        <w:t>ssign</w:t>
      </w:r>
      <w:ins w:id="46" w:author="Jeb Pavleas" w:date="2021-09-03T14:36:00Z">
        <w:r>
          <w:t>s</w:t>
        </w:r>
      </w:ins>
      <w:r w:rsidR="003E3F84">
        <w:t xml:space="preserve">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r w:rsidRPr="00834C03">
        <w:rPr>
          <w:rStyle w:val="CodeInline"/>
        </w:rPr>
        <w:t>src/</w:t>
      </w:r>
      <w:r>
        <w:rPr>
          <w:rStyle w:val="CodeInline"/>
        </w:rPr>
        <w:t>glsl_shaders</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3DE86BDC" w14:textId="6B0E8857" w:rsidR="003E3F84" w:rsidRPr="003E3F84" w:rsidRDefault="003E3F84" w:rsidP="007B6EF0">
      <w:pPr>
        <w:pStyle w:val="NumList"/>
      </w:pPr>
      <w:r w:rsidRPr="003E3F84">
        <w:t xml:space="preserve">Add the following code to the </w:t>
      </w:r>
      <w:r w:rsidRPr="006B3313">
        <w:rPr>
          <w:rStyle w:val="CodeInline"/>
        </w:rPr>
        <w:t>texture_fs.glsl</w:t>
      </w:r>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r w:rsidR="00B37D9F" w:rsidRPr="006B3313">
        <w:rPr>
          <w:rStyle w:val="CodeInline"/>
        </w:rPr>
        <w:t>uSampler</w:t>
      </w:r>
      <w:r w:rsidR="00B37D9F" w:rsidRPr="00B37D9F">
        <w:t xml:space="preserve"> object will be bound to a GLSL texture such that texel values can be sampled for every pixel rendered. The </w:t>
      </w:r>
      <w:r w:rsidR="00B37D9F" w:rsidRPr="006B3313">
        <w:rPr>
          <w:rStyle w:val="CodeInline"/>
        </w:rPr>
        <w:t>uPixelColor</w:t>
      </w:r>
      <w:r w:rsidR="00B37D9F" w:rsidRPr="00B37D9F">
        <w:t xml:space="preserve"> is the same as the one from </w:t>
      </w:r>
      <w:r w:rsidR="00B37D9F" w:rsidRPr="006B3313">
        <w:rPr>
          <w:rStyle w:val="CodeInline"/>
        </w:rPr>
        <w:t>SimpleFS</w:t>
      </w:r>
      <w:r w:rsidR="00B37D9F" w:rsidRPr="00B37D9F">
        <w:t xml:space="preserve">. The </w:t>
      </w:r>
      <w:r w:rsidR="00B37D9F" w:rsidRPr="006B3313">
        <w:rPr>
          <w:rStyle w:val="CodeInline"/>
        </w:rPr>
        <w:t>vTexCoord</w:t>
      </w:r>
      <w:r w:rsidR="00B37D9F" w:rsidRPr="00B37D9F">
        <w:t xml:space="preserve"> is the interpolated uv coordinate value for each pixel.</w:t>
      </w:r>
    </w:p>
    <w:p w14:paraId="187EBC9A" w14:textId="77777777" w:rsidR="003E3F84" w:rsidRPr="003E3F84" w:rsidRDefault="003E3F84" w:rsidP="003E3F84">
      <w:pPr>
        <w:pStyle w:val="Code"/>
      </w:pPr>
      <w:r w:rsidRPr="003E3F84">
        <w:lastRenderedPageBreak/>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5132A289"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r w:rsidR="00485D2C">
        <w:t xml:space="preserve"> </w:t>
      </w:r>
      <w:r w:rsidR="00485D2C" w:rsidRPr="00485D2C">
        <w:t xml:space="preserve">As illustrated in Figure 5-2, the </w:t>
      </w:r>
      <w:r w:rsidR="00485D2C" w:rsidRPr="007B6EF0">
        <w:rPr>
          <w:rStyle w:val="CodeInline"/>
        </w:rPr>
        <w:t>mTextureCoordinates</w:t>
      </w:r>
      <w:r w:rsidR="00485D2C" w:rsidRPr="00485D2C">
        <w:t xml:space="preserve"> variable defines the uv values for the corresponding four xy values of the unit square defined sequentially in </w:t>
      </w:r>
      <w:r w:rsidR="00485D2C" w:rsidRPr="007B6EF0">
        <w:rPr>
          <w:rStyle w:val="CodeInline"/>
        </w:rPr>
        <w:t>mVerticesOfSquare</w:t>
      </w:r>
      <w:r w:rsidR="00485D2C" w:rsidRPr="00485D2C">
        <w:t xml:space="preserve">. For example, (1, 1) are the uv values associated with the (0.5, 0.5, 0) xy position, (0, 1) for (-0.5, 0.5, 0), and so on. </w:t>
      </w:r>
      <w:del w:id="47" w:author="Kelvin Sung" w:date="2021-08-30T14:51:00Z">
        <w:r w:rsidR="00485D2C" w:rsidRPr="00485D2C" w:rsidDel="00625A58">
          <w:delText xml:space="preserve">The new </w:delText>
        </w:r>
        <w:r w:rsidR="00485D2C" w:rsidRPr="007B6EF0" w:rsidDel="00625A58">
          <w:rPr>
            <w:rStyle w:val="CodeInline"/>
          </w:rPr>
          <w:delText>mGLTextureCoordBuffer</w:delText>
        </w:r>
        <w:r w:rsidR="00485D2C" w:rsidRPr="00485D2C" w:rsidDel="00625A58">
          <w:delText xml:space="preserve"> instance variable will be initialized to refer to the WebGL buffer that stores the values of </w:delText>
        </w:r>
        <w:r w:rsidR="00485D2C" w:rsidRPr="007B6EF0" w:rsidDel="00625A58">
          <w:rPr>
            <w:rStyle w:val="CodeInline"/>
          </w:rPr>
          <w:delText>mTextureCoordinates</w:delText>
        </w:r>
        <w:r w:rsidR="00485D2C" w:rsidRPr="00485D2C" w:rsidDel="00625A58">
          <w:delText>.</w:delText>
        </w:r>
      </w:del>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242CEE32" w:rsidR="00715217" w:rsidRDefault="00715217" w:rsidP="007B6EF0">
      <w:pPr>
        <w:pStyle w:val="NumList"/>
      </w:pPr>
      <w:r>
        <w:t>Define the variable</w:t>
      </w:r>
      <w:ins w:id="48" w:author="Kelvin Sung" w:date="2021-08-30T14:52:00Z">
        <w:r w:rsidR="0086335B">
          <w:t>,</w:t>
        </w:r>
        <w:r w:rsidR="0086335B" w:rsidRPr="0086335B">
          <w:rPr>
            <w:rStyle w:val="CodeInline"/>
          </w:rPr>
          <w:t xml:space="preserve"> </w:t>
        </w:r>
        <w:r w:rsidR="0086335B" w:rsidRPr="007B6EF0">
          <w:rPr>
            <w:rStyle w:val="CodeInline"/>
          </w:rPr>
          <w:t>mGLTextureCoordBuffer</w:t>
        </w:r>
      </w:ins>
      <w:del w:id="49" w:author="Kelvin Sung" w:date="2021-08-30T14:52:00Z">
        <w:r w:rsidR="00AF07F2" w:rsidDel="0086335B">
          <w:delText xml:space="preserve"> </w:delText>
        </w:r>
      </w:del>
      <w:ins w:id="50" w:author="Kelvin Sung" w:date="2021-08-30T14:52:00Z">
        <w:r w:rsidR="0086335B">
          <w:t xml:space="preserve">, </w:t>
        </w:r>
      </w:ins>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del w:id="51" w:author="Kelvin Sung" w:date="2021-08-30T14:53:00Z">
        <w:r w:rsidDel="00271CBD">
          <w:delText>s</w:delText>
        </w:r>
      </w:del>
      <w:ins w:id="52" w:author="Kelvin Sung" w:date="2021-08-30T14:53:00Z">
        <w:r w:rsidR="00271CBD">
          <w:t xml:space="preserve"> </w:t>
        </w:r>
        <w:r w:rsidR="00271CBD" w:rsidRPr="00485D2C">
          <w:t xml:space="preserve">values of </w:t>
        </w:r>
        <w:r w:rsidR="00271CBD" w:rsidRPr="007B6EF0">
          <w:rPr>
            <w:rStyle w:val="CodeInline"/>
          </w:rPr>
          <w:t>mTextureCoordinates</w:t>
        </w:r>
      </w:ins>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45270BDE"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del w:id="53" w:author="Kelvin Sung" w:date="2021-08-30T14:54:00Z">
        <w:r w:rsidR="004B5418" w:rsidRPr="004B5418" w:rsidDel="00271CBD">
          <w:delText xml:space="preserve">handle the </w:delText>
        </w:r>
      </w:del>
      <w:r w:rsidR="004B5418" w:rsidRPr="004B5418">
        <w:t>initializ</w:t>
      </w:r>
      <w:ins w:id="54" w:author="Kelvin Sung" w:date="2021-08-30T14:54:00Z">
        <w:r w:rsidR="00271CBD">
          <w:t>e</w:t>
        </w:r>
      </w:ins>
      <w:del w:id="55" w:author="Kelvin Sung" w:date="2021-08-30T14:54:00Z">
        <w:r w:rsidR="004B5418" w:rsidRPr="004B5418" w:rsidDel="00271CBD">
          <w:delText>ation</w:delText>
        </w:r>
      </w:del>
      <w:r w:rsidR="004B5418" w:rsidRPr="004B5418">
        <w:t xml:space="preserve"> </w:t>
      </w:r>
      <w:del w:id="56" w:author="Kelvin Sung" w:date="2021-08-30T14:54:00Z">
        <w:r w:rsidR="004B5418" w:rsidRPr="004B5418" w:rsidDel="00271CBD">
          <w:delText xml:space="preserve">of </w:delText>
        </w:r>
      </w:del>
      <w:r w:rsidR="004B5418" w:rsidRPr="004B5418">
        <w:t>the texture coordinates as a WebGL buffer</w:t>
      </w:r>
      <w:r w:rsidR="004B5418">
        <w:t xml:space="preserve">. Notice </w:t>
      </w:r>
      <w:del w:id="57" w:author="Kelvin Sung" w:date="2021-08-30T14:55:00Z">
        <w:r w:rsidR="007B6EF0" w:rsidDel="004D4737">
          <w:delText xml:space="preserve">that </w:delText>
        </w:r>
      </w:del>
      <w:r w:rsidR="004B5418">
        <w:t>the initialization process</w:t>
      </w:r>
      <w:r w:rsidR="004B5418" w:rsidRPr="004B5418">
        <w:t xml:space="preserve"> is identical to </w:t>
      </w:r>
      <w:ins w:id="58" w:author="Kelvin Sung" w:date="2021-08-30T14:55:00Z">
        <w:r w:rsidR="00271CBD">
          <w:t xml:space="preserve">that of </w:t>
        </w:r>
      </w:ins>
      <w:del w:id="59" w:author="Kelvin Sung" w:date="2021-08-30T14:55:00Z">
        <w:r w:rsidR="004B5418" w:rsidRPr="004B5418" w:rsidDel="00271CBD">
          <w:delText xml:space="preserve">how </w:delText>
        </w:r>
      </w:del>
      <w:r w:rsidR="004B5418" w:rsidRPr="004B5418">
        <w:t xml:space="preserve">the vertex xy coordinates </w:t>
      </w:r>
      <w:del w:id="60" w:author="Kelvin Sung" w:date="2021-08-30T14:55:00Z">
        <w:r w:rsidR="004B5418" w:rsidRPr="004B5418" w:rsidDel="00271CBD">
          <w:delText>are handled</w:delText>
        </w:r>
        <w:r w:rsidR="00543B0C" w:rsidDel="00271CBD">
          <w:delText xml:space="preserve"> </w:delText>
        </w:r>
      </w:del>
      <w:r w:rsidR="00543B0C">
        <w:t xml:space="preserve">except </w:t>
      </w:r>
      <w:r w:rsidR="007B6EF0">
        <w:t xml:space="preserve">that </w:t>
      </w:r>
      <w:r w:rsidR="00543B0C">
        <w:t xml:space="preserve">the reference to the new buffer is stored in </w:t>
      </w:r>
      <w:r w:rsidR="00543B0C" w:rsidRPr="007B6EF0">
        <w:rPr>
          <w:rStyle w:val="CodeInline"/>
        </w:rPr>
        <w:t>mGLTextureCoordBuffer</w:t>
      </w:r>
      <w:r w:rsidR="00543B0C">
        <w:t xml:space="preserve"> and the transferred data </w:t>
      </w:r>
      <w:r w:rsidR="002B59D9">
        <w:t>are</w:t>
      </w:r>
      <w:r w:rsidR="00543B0C">
        <w:t xml:space="preserve"> the uv coordinate values.</w:t>
      </w:r>
    </w:p>
    <w:p w14:paraId="05F17890" w14:textId="77777777" w:rsidR="005B02D9" w:rsidRPr="005B02D9" w:rsidRDefault="005B02D9" w:rsidP="005B02D9">
      <w:pPr>
        <w:pStyle w:val="Code"/>
      </w:pPr>
      <w:r w:rsidRPr="005B02D9">
        <w:lastRenderedPageBreak/>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del w:id="61" w:author="Kelvin Sung" w:date="2021-08-30T14:56:00Z">
        <w:r w:rsidR="00543B0C" w:rsidRPr="006D7CE6" w:rsidDel="002D266C">
          <w:delText xml:space="preserve">// </w:delText>
        </w:r>
      </w:del>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del w:id="62" w:author="Kelvin Sung" w:date="2021-08-30T14:57:00Z">
        <w:r w:rsidRPr="006D7CE6" w:rsidDel="0000736F">
          <w:delText xml:space="preserve">// </w:delText>
        </w:r>
      </w:del>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lastRenderedPageBreak/>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6F9EB4AD" w:rsidR="00862818" w:rsidRPr="00746D30" w:rsidRDefault="00944627" w:rsidP="00862818">
      <w:pPr>
        <w:pStyle w:val="Code"/>
      </w:pPr>
      <w:r w:rsidRPr="00746D30">
        <w:t xml:space="preserve">    …</w:t>
      </w:r>
      <w:r w:rsidR="00201A0B" w:rsidRPr="00746D30">
        <w:t xml:space="preserve"> </w:t>
      </w:r>
      <w:del w:id="63" w:author="Kelvin Sung" w:date="2021-08-30T15:15:00Z">
        <w:r w:rsidR="007872CB" w:rsidRPr="00746D30" w:rsidDel="004035E4">
          <w:delText xml:space="preserve">more </w:delText>
        </w:r>
      </w:del>
      <w:r w:rsidR="00201A0B" w:rsidRPr="00746D30">
        <w:t xml:space="preserve">implementation </w:t>
      </w:r>
      <w:del w:id="64" w:author="Kelvin Sung" w:date="2021-08-30T15:15:00Z">
        <w:r w:rsidR="00DC5D3E" w:rsidRPr="00746D30" w:rsidDel="004035E4">
          <w:delText xml:space="preserve">details in the </w:delText>
        </w:r>
      </w:del>
      <w:ins w:id="65" w:author="Kelvin Sung" w:date="2021-08-30T15:15:00Z">
        <w:r w:rsidR="004035E4">
          <w:t xml:space="preserve">to </w:t>
        </w:r>
      </w:ins>
      <w:r w:rsidR="00201A0B" w:rsidRPr="00746D30">
        <w:t>follow</w:t>
      </w:r>
      <w:del w:id="66" w:author="Kelvin Sung" w:date="2021-08-30T15:15:00Z">
        <w:r w:rsidR="00DC5D3E" w:rsidRPr="00746D30" w:rsidDel="004035E4">
          <w:delText>ing steps</w:delText>
        </w:r>
      </w:del>
      <w:r w:rsidR="00DC5D3E" w:rsidRPr="00746D30">
        <w:t xml:space="preserve"> …</w:t>
      </w:r>
    </w:p>
    <w:p w14:paraId="04D80861" w14:textId="0C71BD01" w:rsidR="009821B7" w:rsidRDefault="009821B7" w:rsidP="009821B7">
      <w:pPr>
        <w:pStyle w:val="NumList"/>
        <w:numPr>
          <w:ilvl w:val="0"/>
          <w:numId w:val="0"/>
        </w:numPr>
        <w:ind w:left="936"/>
      </w:pPr>
      <w:r>
        <w:t>In the listed code, take note of the following</w:t>
      </w:r>
      <w:del w:id="67" w:author="Jeb Pavleas" w:date="2021-09-03T14:45:00Z">
        <w:r w:rsidDel="00AB3D3A">
          <w:delText>s</w:delText>
        </w:r>
      </w:del>
      <w:r>
        <w:t>.</w:t>
      </w:r>
    </w:p>
    <w:p w14:paraId="4A6503C0" w14:textId="161B3858" w:rsidR="009821B7" w:rsidRDefault="009821B7" w:rsidP="00746D30">
      <w:pPr>
        <w:pStyle w:val="NumSubList"/>
        <w:numPr>
          <w:ilvl w:val="0"/>
          <w:numId w:val="41"/>
        </w:numPr>
      </w:pPr>
      <w:r>
        <w:t xml:space="preserve">The defined </w:t>
      </w:r>
      <w:r w:rsidRPr="007B6EF0">
        <w:rPr>
          <w:rStyle w:val="CodeInline"/>
        </w:rPr>
        <w:t>TextureShader</w:t>
      </w:r>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r>
        <w:rPr>
          <w:rStyle w:val="CodeInline"/>
        </w:rPr>
        <w:t xml:space="preserve">super(),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r w:rsidRPr="00771491">
        <w:rPr>
          <w:rStyle w:val="CodeInline"/>
        </w:rPr>
        <w:t>vertexShaderPath</w:t>
      </w:r>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r w:rsidRPr="00771491">
        <w:rPr>
          <w:rStyle w:val="CodeInline"/>
        </w:rPr>
        <w:t>fragmentShaderPath</w:t>
      </w:r>
      <w:r>
        <w:t xml:space="preserve"> parameters and set </w:t>
      </w:r>
      <w:r w:rsidRPr="007B6EF0">
        <w:rPr>
          <w:rStyle w:val="CodeInline"/>
        </w:rPr>
        <w:t>mVertexPositionRef</w:t>
      </w:r>
      <w:r>
        <w:t xml:space="preserve"> to reference the </w:t>
      </w:r>
      <w:r>
        <w:rPr>
          <w:rStyle w:val="CodeInline"/>
        </w:rPr>
        <w:t>aVertexPosition</w:t>
      </w:r>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r w:rsidRPr="00E66860">
        <w:rPr>
          <w:rStyle w:val="CodeInline"/>
        </w:rPr>
        <w:t>m</w:t>
      </w:r>
      <w:r>
        <w:rPr>
          <w:rStyle w:val="CodeInline"/>
        </w:rPr>
        <w:t>TextureCoordinateRef</w:t>
      </w:r>
      <w:r>
        <w:t xml:space="preserve"> keeps a reference to the </w:t>
      </w:r>
      <w:r w:rsidRPr="00644E80">
        <w:rPr>
          <w:rStyle w:val="CodeInline"/>
        </w:rPr>
        <w:t>aTextureCoordinate</w:t>
      </w:r>
      <w:r w:rsidRPr="003D4162">
        <w:rPr>
          <w:rStyle w:val="CodeInline"/>
        </w:rPr>
        <w:t xml:space="preserve"> </w:t>
      </w:r>
      <w:r>
        <w:t xml:space="preserve">attribute defined in the </w:t>
      </w:r>
      <w:r>
        <w:rPr>
          <w:rStyle w:val="CodeInline"/>
        </w:rPr>
        <w:t>t</w:t>
      </w:r>
      <w:r w:rsidRPr="00644E80">
        <w:rPr>
          <w:rStyle w:val="CodeInline"/>
        </w:rPr>
        <w:t>exture</w:t>
      </w:r>
      <w:r>
        <w:rPr>
          <w:rStyle w:val="CodeInline"/>
        </w:rPr>
        <w:t>_vs.glsl</w:t>
      </w:r>
      <w:r>
        <w:t xml:space="preserve">. </w:t>
      </w:r>
    </w:p>
    <w:p w14:paraId="41482965" w14:textId="3F345C8E" w:rsidR="009821B7" w:rsidRDefault="009821B7" w:rsidP="009821B7">
      <w:pPr>
        <w:pStyle w:val="NumSubList"/>
      </w:pPr>
      <w:r>
        <w:t>In this way, both the vertex position (</w:t>
      </w:r>
      <w:r w:rsidRPr="007B6EF0">
        <w:rPr>
          <w:rStyle w:val="CodeInline"/>
        </w:rPr>
        <w:t>aVertexPosition</w:t>
      </w:r>
      <w:r>
        <w:t>) and texture coordinate (</w:t>
      </w:r>
      <w:r w:rsidRPr="007B6EF0">
        <w:rPr>
          <w:rStyle w:val="CodeInline"/>
        </w:rPr>
        <w:t>aT</w:t>
      </w:r>
      <w:r>
        <w:rPr>
          <w:rStyle w:val="CodeInline"/>
        </w:rPr>
        <w:t>e</w:t>
      </w:r>
      <w:r w:rsidRPr="007B6EF0">
        <w:rPr>
          <w:rStyle w:val="CodeInline"/>
        </w:rPr>
        <w:t>xtureCoordinate</w:t>
      </w:r>
      <w:r>
        <w:t xml:space="preserve">) attributes are referenced by a JavaScript </w:t>
      </w:r>
      <w:r w:rsidRPr="00AA75FD">
        <w:rPr>
          <w:rStyle w:val="CodeInline"/>
        </w:rPr>
        <w:t>TextureShader</w:t>
      </w:r>
      <w:r>
        <w:t xml:space="preserve"> object.</w:t>
      </w:r>
    </w:p>
    <w:p w14:paraId="6A3D7FCA" w14:textId="4617CD48" w:rsidR="00944627" w:rsidRDefault="00862818" w:rsidP="00857A0C">
      <w:pPr>
        <w:pStyle w:val="NumList"/>
      </w:pPr>
      <w:r w:rsidRPr="00862818">
        <w:lastRenderedPageBreak/>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r w:rsidR="008F4FD8" w:rsidRPr="00EB1112">
        <w:rPr>
          <w:rStyle w:val="CodeInline"/>
        </w:rPr>
        <w:t>super.activate()</w:t>
      </w:r>
      <w:r w:rsidR="008F4FD8">
        <w:t xml:space="preserve"> function sets up the xy vertex position and passes the</w:t>
      </w:r>
      <w:r w:rsidR="004D2331">
        <w:t xml:space="preserve"> values of</w:t>
      </w:r>
      <w:r w:rsidR="008F4FD8">
        <w:t xml:space="preserve"> </w:t>
      </w:r>
      <w:r w:rsidR="008F4FD8" w:rsidRPr="00191E37">
        <w:rPr>
          <w:rStyle w:val="CodeInline"/>
        </w:rPr>
        <w:t>pixelColor</w:t>
      </w:r>
      <w:r w:rsidR="004D2331">
        <w:t xml:space="preserve">, </w:t>
      </w:r>
      <w:r w:rsidR="004D2331">
        <w:rPr>
          <w:rStyle w:val="CodeInline"/>
        </w:rPr>
        <w:t>trsMatrix</w:t>
      </w:r>
      <w:r w:rsidR="004D2331">
        <w:t xml:space="preserve">, and </w:t>
      </w:r>
      <w:r w:rsidR="004D2331">
        <w:rPr>
          <w:rStyle w:val="CodeInline"/>
        </w:rPr>
        <w:t>cameraMatrix</w:t>
      </w:r>
      <w:r w:rsidR="004D2331">
        <w:t xml:space="preserve"> t</w:t>
      </w:r>
      <w:r w:rsidR="008F4FD8">
        <w:t xml:space="preserve">o the shader. </w:t>
      </w:r>
      <w:commentRangeStart w:id="68"/>
      <w:r w:rsidR="008F4FD8">
        <w:t xml:space="preserve">The rest of the code binds </w:t>
      </w:r>
      <w:r w:rsidR="008F4FD8" w:rsidRPr="00E66860">
        <w:rPr>
          <w:rStyle w:val="CodeInline"/>
        </w:rPr>
        <w:t>m</w:t>
      </w:r>
      <w:r w:rsidR="008F4FD8">
        <w:rPr>
          <w:rStyle w:val="CodeInline"/>
        </w:rPr>
        <w:t>TextureCoordinateRef</w:t>
      </w:r>
      <w:ins w:id="69" w:author="Kelvin Sung" w:date="2021-08-30T15:19:00Z">
        <w:r w:rsidR="00393FD5">
          <w:t xml:space="preserve">, the texture coordinate buffer defined in the </w:t>
        </w:r>
        <w:r w:rsidR="00393FD5">
          <w:rPr>
            <w:rStyle w:val="CodeInline"/>
          </w:rPr>
          <w:t>vertex_buffer</w:t>
        </w:r>
        <w:r w:rsidR="00393FD5">
          <w:t xml:space="preserve"> </w:t>
        </w:r>
        <w:r w:rsidR="00B61062">
          <w:t>module,</w:t>
        </w:r>
      </w:ins>
      <w:r w:rsidR="008F4FD8" w:rsidRPr="00191E37">
        <w:t xml:space="preserve"> </w:t>
      </w:r>
      <w:r w:rsidR="008F4FD8">
        <w:t xml:space="preserve">to the </w:t>
      </w:r>
      <w:ins w:id="70" w:author="Kelvin Sung" w:date="2021-08-30T15:21:00Z">
        <w:r w:rsidR="00DA3C4D">
          <w:rPr>
            <w:rStyle w:val="CodeInline"/>
          </w:rPr>
          <w:t>m</w:t>
        </w:r>
      </w:ins>
      <w:del w:id="71" w:author="Kelvin Sung" w:date="2021-08-30T15:21:00Z">
        <w:r w:rsidR="008F4FD8" w:rsidRPr="007B6EF0" w:rsidDel="00DA3C4D">
          <w:rPr>
            <w:rStyle w:val="CodeInline"/>
          </w:rPr>
          <w:delText>a</w:delText>
        </w:r>
      </w:del>
      <w:r w:rsidR="008F4FD8" w:rsidRPr="007B6EF0">
        <w:rPr>
          <w:rStyle w:val="CodeInline"/>
        </w:rPr>
        <w:t>TextureCoordinate</w:t>
      </w:r>
      <w:ins w:id="72" w:author="Kelvin Sung" w:date="2021-08-30T15:21:00Z">
        <w:r w:rsidR="00DA3C4D">
          <w:rPr>
            <w:rStyle w:val="CodeInline"/>
          </w:rPr>
          <w:t>Ref</w:t>
        </w:r>
      </w:ins>
      <w:del w:id="73" w:author="Kelvin Sung" w:date="2021-08-30T15:19:00Z">
        <w:r w:rsidR="008F4FD8" w:rsidDel="00393FD5">
          <w:delText xml:space="preserve">, texture coordinate buffer defined in the </w:delText>
        </w:r>
        <w:r w:rsidR="008F4FD8" w:rsidDel="00393FD5">
          <w:rPr>
            <w:rStyle w:val="CodeInline"/>
          </w:rPr>
          <w:delText>vertex_buffer</w:delText>
        </w:r>
        <w:r w:rsidR="008F4FD8" w:rsidDel="00393FD5">
          <w:delText xml:space="preserve"> component</w:delText>
        </w:r>
      </w:del>
      <w:del w:id="74" w:author="Kelvin Sung" w:date="2021-08-30T15:21:00Z">
        <w:r w:rsidR="008F4FD8" w:rsidDel="00DA3C4D">
          <w:delText xml:space="preserve"> </w:delText>
        </w:r>
      </w:del>
      <w:ins w:id="75" w:author="Kelvin Sung" w:date="2021-08-30T15:21:00Z">
        <w:r w:rsidR="00DA3C4D">
          <w:t xml:space="preserve">, the </w:t>
        </w:r>
        <w:r w:rsidR="00DA3C4D" w:rsidRPr="00DA3C4D">
          <w:rPr>
            <w:rStyle w:val="CodeInline"/>
            <w:rPrChange w:id="76" w:author="Kelvin Sung" w:date="2021-08-30T15:21:00Z">
              <w:rPr/>
            </w:rPrChange>
          </w:rPr>
          <w:t>aTextureCoordinate</w:t>
        </w:r>
        <w:r w:rsidR="00DA3C4D">
          <w:t xml:space="preserve"> attribute in the GLSL shader, </w:t>
        </w:r>
      </w:ins>
      <w:r w:rsidR="008F4FD8">
        <w:t xml:space="preserve">and </w:t>
      </w:r>
      <w:r w:rsidR="008F4FD8" w:rsidRPr="007B6EF0">
        <w:rPr>
          <w:rStyle w:val="CodeInline"/>
        </w:rPr>
        <w:t>mSampler</w:t>
      </w:r>
      <w:r w:rsidRPr="00862818">
        <w:t xml:space="preserve"> </w:t>
      </w:r>
      <w:r w:rsidR="008F4FD8">
        <w:t>to texture unit 0 (to be detailed later).</w:t>
      </w:r>
      <w:commentRangeEnd w:id="68"/>
      <w:r w:rsidR="00AB3D3A">
        <w:rPr>
          <w:rStyle w:val="CommentReference"/>
          <w:rFonts w:asciiTheme="minorHAnsi" w:hAnsiTheme="minorHAnsi"/>
        </w:rPr>
        <w:commentReference w:id="68"/>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commentRangeStart w:id="77"/>
      <w:r>
        <w:t xml:space="preserve">In </w:t>
      </w:r>
      <w:r w:rsidRPr="00862818">
        <w:t>this</w:t>
      </w:r>
      <w:r>
        <w:t xml:space="preserve"> way, </w:t>
      </w:r>
      <w:commentRangeEnd w:id="77"/>
      <w:r w:rsidR="00AB3D3A">
        <w:rPr>
          <w:rStyle w:val="CommentReference"/>
          <w:rFonts w:asciiTheme="minorHAnsi" w:hAnsiTheme="minorHAnsi"/>
        </w:rPr>
        <w:commentReference w:id="77"/>
      </w:r>
      <w:r w:rsidR="00D25178">
        <w:t xml:space="preserve">with the combined functionality of </w:t>
      </w:r>
      <w:r w:rsidR="00D25178" w:rsidRPr="00746D30">
        <w:rPr>
          <w:rStyle w:val="CodeInline"/>
        </w:rPr>
        <w:t>Simple</w:t>
      </w:r>
      <w:del w:id="78" w:author="Kelvin Sung" w:date="2021-08-30T15:22:00Z">
        <w:r w:rsidR="00D25178" w:rsidRPr="00746D30" w:rsidDel="001B0436">
          <w:rPr>
            <w:rStyle w:val="CodeInline"/>
          </w:rPr>
          <w:delText>r</w:delText>
        </w:r>
      </w:del>
      <w:r w:rsidR="00D25178" w:rsidRPr="00746D30">
        <w:rPr>
          <w:rStyle w:val="CodeInline"/>
        </w:rPr>
        <w:t>Shader</w:t>
      </w:r>
      <w:r w:rsidR="00D25178">
        <w:t xml:space="preserve"> and </w:t>
      </w:r>
      <w:r w:rsidR="00D25178" w:rsidRPr="00746D30">
        <w:rPr>
          <w:rStyle w:val="CodeInline"/>
        </w:rPr>
        <w:t>TextureShader</w:t>
      </w:r>
      <w:r w:rsidR="00D25178">
        <w:t xml:space="preserve">, </w:t>
      </w:r>
      <w:r>
        <w:t xml:space="preserve">after the </w:t>
      </w:r>
      <w:r w:rsidRPr="002C1C20">
        <w:rPr>
          <w:rStyle w:val="CodeInline"/>
        </w:rPr>
        <w:t>activate()</w:t>
      </w:r>
      <w:r>
        <w:t xml:space="preserve"> function call, both </w:t>
      </w:r>
      <w:r w:rsidR="00946289">
        <w:t xml:space="preserve">of </w:t>
      </w:r>
      <w:r>
        <w:t xml:space="preserve">the </w:t>
      </w:r>
      <w:r w:rsidR="00946289">
        <w:t>attribute variables (</w:t>
      </w:r>
      <w:r w:rsidR="00946289" w:rsidRPr="007B6EF0">
        <w:rPr>
          <w:rStyle w:val="CodeInline"/>
        </w:rPr>
        <w:t>aVertexPosition</w:t>
      </w:r>
      <w:r w:rsidR="00946289">
        <w:t xml:space="preserve">, and </w:t>
      </w:r>
      <w:r w:rsidR="00946289" w:rsidRPr="007B6EF0">
        <w:rPr>
          <w:rStyle w:val="CodeInline"/>
        </w:rPr>
        <w:t>aTextureCoordinate</w:t>
      </w:r>
      <w:r w:rsidR="00946289">
        <w:t xml:space="preserve">) in the GLSL </w:t>
      </w:r>
      <w:r w:rsidR="00946289" w:rsidRPr="007B6EF0">
        <w:rPr>
          <w:rStyle w:val="CodeInline"/>
        </w:rPr>
        <w:t>texture_vs</w:t>
      </w:r>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r w:rsidR="000A50C4">
        <w:t>shader_resources</w:t>
      </w:r>
      <w:r>
        <w:fldChar w:fldCharType="begin"/>
      </w:r>
      <w:r>
        <w:instrText xml:space="preserve"> XE "Shaders project:Engine_</w:instrText>
      </w:r>
      <w:r w:rsidRPr="00D000CB">
        <w:instrText>DefaultResources</w:instrText>
      </w:r>
      <w:r>
        <w:instrText xml:space="preserve">" </w:instrText>
      </w:r>
      <w:r>
        <w:fldChar w:fldCharType="end"/>
      </w:r>
    </w:p>
    <w:p w14:paraId="72DD5D16" w14:textId="0A190245"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r w:rsidR="0002100D">
        <w:rPr>
          <w:rStyle w:val="CodeInline"/>
        </w:rPr>
        <w:t>shader_resources</w:t>
      </w:r>
      <w:r w:rsidR="0002100D">
        <w:t xml:space="preserve"> </w:t>
      </w:r>
      <w:del w:id="79" w:author="Kelvin Sung" w:date="2021-08-30T15:24:00Z">
        <w:r w:rsidDel="00AD092C">
          <w:delText xml:space="preserve">component </w:delText>
        </w:r>
      </w:del>
      <w:ins w:id="80" w:author="Kelvin Sung" w:date="2021-08-30T15:24:00Z">
        <w:r w:rsidR="00AD092C">
          <w:t xml:space="preserve">module </w:t>
        </w:r>
      </w:ins>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lastRenderedPageBreak/>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072E6170" w:rsidR="0002100D" w:rsidRDefault="00862818" w:rsidP="007B6EF0">
      <w:pPr>
        <w:pStyle w:val="NumList"/>
      </w:pPr>
      <w:del w:id="81" w:author="Kelvin Sung" w:date="2021-08-30T15:26:00Z">
        <w:r w:rsidRPr="00862818" w:rsidDel="001D2411">
          <w:delText>Add the c</w:delText>
        </w:r>
      </w:del>
      <w:ins w:id="82" w:author="Kelvin Sung" w:date="2021-08-30T15:26:00Z">
        <w:r w:rsidR="001D2411">
          <w:t>C</w:t>
        </w:r>
      </w:ins>
      <w:r w:rsidRPr="00862818">
        <w:t>reat</w:t>
      </w:r>
      <w:ins w:id="83" w:author="Kelvin Sung" w:date="2021-08-30T15:26:00Z">
        <w:r w:rsidR="001D2411">
          <w:t>e</w:t>
        </w:r>
      </w:ins>
      <w:del w:id="84" w:author="Kelvin Sung" w:date="2021-08-30T15:26:00Z">
        <w:r w:rsidRPr="00862818" w:rsidDel="001D2411">
          <w:delText>ion</w:delText>
        </w:r>
      </w:del>
      <w:r w:rsidRPr="00862818">
        <w:t xml:space="preserve"> </w:t>
      </w:r>
      <w:del w:id="85" w:author="Kelvin Sung" w:date="2021-08-30T15:26:00Z">
        <w:r w:rsidRPr="00862818" w:rsidDel="001D2411">
          <w:delText xml:space="preserve">of </w:delText>
        </w:r>
      </w:del>
      <w:r w:rsidRPr="00862818">
        <w:t xml:space="preserve">the </w:t>
      </w:r>
      <w:ins w:id="86" w:author="Kelvin Sung" w:date="2021-08-30T15:26:00Z">
        <w:r w:rsidR="001D2411">
          <w:t xml:space="preserve">instance of </w:t>
        </w:r>
      </w:ins>
      <w:r w:rsidRPr="00862818">
        <w:t xml:space="preserve">texture shader </w:t>
      </w:r>
      <w:del w:id="87" w:author="Kelvin Sung" w:date="2021-08-30T15:26:00Z">
        <w:r w:rsidRPr="00862818" w:rsidDel="001D2411">
          <w:delText xml:space="preserve">to </w:delText>
        </w:r>
      </w:del>
      <w:ins w:id="88" w:author="Kelvin Sung" w:date="2021-08-30T15:26:00Z">
        <w:r w:rsidR="001D2411">
          <w:t xml:space="preserve">in </w:t>
        </w:r>
      </w:ins>
      <w:r w:rsidRPr="00862818">
        <w:t xml:space="preserve">the </w:t>
      </w:r>
      <w:r w:rsidRPr="007B6EF0">
        <w:rPr>
          <w:rStyle w:val="CodeInline"/>
        </w:rPr>
        <w:t>createShaders()</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r w:rsidRPr="007B6EF0">
        <w:rPr>
          <w:rStyle w:val="CodeInline"/>
        </w:rPr>
        <w:t>init()</w:t>
      </w:r>
      <w:r w:rsidRPr="00862818">
        <w:t xml:space="preserve"> function to </w:t>
      </w:r>
      <w:r w:rsidR="00171F7A">
        <w:t xml:space="preserve">append the </w:t>
      </w:r>
      <w:r w:rsidR="00171F7A" w:rsidRPr="007B6EF0">
        <w:rPr>
          <w:rStyle w:val="CodeInline"/>
        </w:rPr>
        <w:t>loadPromise</w:t>
      </w:r>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1D2411">
        <w:rPr>
          <w:rPrChange w:id="89" w:author="Kelvin Sung" w:date="2021-08-30T15:27:00Z">
            <w:rPr>
              <w:rStyle w:val="CodeBold"/>
            </w:rPr>
          </w:rPrChange>
        </w:rPr>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F3610">
        <w:rPr>
          <w:rPrChange w:id="90" w:author="Kelvin Sung" w:date="2021-08-30T15:27:00Z">
            <w:rPr>
              <w:rStyle w:val="CodeBold"/>
            </w:rPr>
          </w:rPrChange>
        </w:rPr>
        <w:lastRenderedPageBreak/>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r>
        <w:t>Texture</w:t>
      </w:r>
      <w:r w:rsidR="00862818">
        <w:t xml:space="preserve">Renderable </w:t>
      </w:r>
      <w:commentRangeStart w:id="91"/>
      <w:r w:rsidR="000A50C4">
        <w:t>Class</w:t>
      </w:r>
      <w:commentRangeEnd w:id="91"/>
      <w:r w:rsidR="00F10EC5">
        <w:rPr>
          <w:rStyle w:val="CommentReference"/>
          <w:rFonts w:asciiTheme="minorHAnsi" w:eastAsiaTheme="minorHAnsi" w:hAnsiTheme="minorHAnsi" w:cstheme="minorBidi"/>
          <w:color w:val="auto"/>
        </w:rPr>
        <w:commentReference w:id="91"/>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r w:rsidR="00D37DF5">
        <w:rPr>
          <w:rStyle w:val="CodeInline"/>
        </w:rPr>
        <w:t>r</w:t>
      </w:r>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r w:rsidRPr="00F4087B">
        <w:rPr>
          <w:rStyle w:val="CodeInline"/>
        </w:rPr>
        <w:t>src/</w:t>
      </w:r>
      <w:r w:rsidR="00D37DF5">
        <w:rPr>
          <w:rStyle w:val="CodeInline"/>
        </w:rPr>
        <w:t>e</w:t>
      </w:r>
      <w:r w:rsidRPr="00F4087B">
        <w:rPr>
          <w:rStyle w:val="CodeInline"/>
        </w:rPr>
        <w:t>ngine/</w:t>
      </w:r>
      <w:r w:rsidR="00D37DF5">
        <w:rPr>
          <w:rStyle w:val="CodeInline"/>
        </w:rPr>
        <w:t>r</w:t>
      </w:r>
      <w:r w:rsidRPr="00F4087B">
        <w:rPr>
          <w:rStyle w:val="CodeInline"/>
        </w:rPr>
        <w:t>enderables</w:t>
      </w:r>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_setShader()</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rPr>
          <w:ins w:id="92" w:author="Kelvin Sung" w:date="2021-08-30T15:29:00Z"/>
        </w:rPr>
      </w:pPr>
      <w:r>
        <w:t>_setShader(s) {</w:t>
      </w:r>
      <w:r w:rsidR="005D6942">
        <w:t xml:space="preserve"> </w:t>
      </w:r>
      <w:r>
        <w:t>this.mShader = s;</w:t>
      </w:r>
      <w:r w:rsidR="005D6942">
        <w:t xml:space="preserve"> </w:t>
      </w:r>
      <w:r>
        <w:t>}</w:t>
      </w:r>
    </w:p>
    <w:p w14:paraId="41BCE20C" w14:textId="0924F685" w:rsidR="00720AA1" w:rsidRPr="00EE36A1" w:rsidRDefault="007D66FC">
      <w:pPr>
        <w:pStyle w:val="NoteTipCaution"/>
        <w:pPrChange w:id="93" w:author="Kelvin Sung" w:date="2021-08-30T15:29:00Z">
          <w:pPr>
            <w:pStyle w:val="Code"/>
          </w:pPr>
        </w:pPrChange>
      </w:pPr>
      <w:ins w:id="94" w:author="Kelvin Sung" w:date="2021-08-30T15:29:00Z">
        <w:r w:rsidRPr="00DA3970">
          <w:rPr>
            <w:b/>
          </w:rPr>
          <w:t>Note</w:t>
        </w:r>
        <w:r w:rsidRPr="00DA3970">
          <w:rPr>
            <w:b/>
          </w:rPr>
          <w:tab/>
        </w:r>
      </w:ins>
      <w:ins w:id="95" w:author="Kelvin Sung" w:date="2021-08-30T15:30:00Z">
        <w:r>
          <w:t>Function</w:t>
        </w:r>
      </w:ins>
      <w:ins w:id="96" w:author="Kelvin Sung" w:date="2021-08-30T15:31:00Z">
        <w:r w:rsidR="00413242">
          <w:t>s with</w:t>
        </w:r>
      </w:ins>
      <w:ins w:id="97" w:author="Kelvin Sung" w:date="2021-08-30T15:30:00Z">
        <w:r>
          <w:t xml:space="preserve"> names that begin with “_” are either private or protected and should not be called from outside of the class. This is a convention follo</w:t>
        </w:r>
      </w:ins>
      <w:ins w:id="98" w:author="Kelvin Sung" w:date="2021-08-30T15:31:00Z">
        <w:r>
          <w:t>w</w:t>
        </w:r>
      </w:ins>
      <w:ins w:id="99" w:author="Kelvin Sung" w:date="2021-08-30T15:30:00Z">
        <w:r>
          <w:t>ed in this book and not enforced by JavaScript.</w:t>
        </w:r>
      </w:ins>
    </w:p>
    <w:p w14:paraId="180AD540" w14:textId="3D08AF35" w:rsidR="00862818" w:rsidRDefault="00E5551E" w:rsidP="00862818">
      <w:pPr>
        <w:pStyle w:val="Heading4"/>
      </w:pPr>
      <w:r>
        <w:lastRenderedPageBreak/>
        <w:t xml:space="preserve">Define </w:t>
      </w:r>
      <w:r w:rsidR="00AE6B60">
        <w:t>t</w:t>
      </w:r>
      <w:r w:rsidR="00862818">
        <w:t xml:space="preserve">he TextureRenderable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r w:rsidRPr="002E6341">
        <w:rPr>
          <w:rStyle w:val="CodeInline"/>
        </w:rPr>
        <w:t>TextureRenderable</w:t>
      </w:r>
      <w:r>
        <w:t xml:space="preserve"> </w:t>
      </w:r>
      <w:r w:rsidR="00982DA5">
        <w:t>class</w:t>
      </w:r>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r w:rsidRPr="009A064F">
        <w:rPr>
          <w:rStyle w:val="CodeInline"/>
        </w:rPr>
        <w:t>src/</w:t>
      </w:r>
      <w:r w:rsidR="00D37DF5">
        <w:rPr>
          <w:rStyle w:val="CodeInline"/>
        </w:rPr>
        <w:t>e</w:t>
      </w:r>
      <w:r w:rsidRPr="009A064F">
        <w:rPr>
          <w:rStyle w:val="CodeInline"/>
        </w:rPr>
        <w:t>ngine/</w:t>
      </w:r>
      <w:r w:rsidR="00D37DF5">
        <w:rPr>
          <w:rStyle w:val="CodeInline"/>
        </w:rPr>
        <w:t>r</w:t>
      </w:r>
      <w:r w:rsidRPr="009A064F">
        <w:rPr>
          <w:rStyle w:val="CodeInline"/>
        </w:rPr>
        <w:t>enderables</w:t>
      </w:r>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r w:rsidR="00350CA0" w:rsidRPr="00090F2C">
        <w:rPr>
          <w:rStyle w:val="CodeInline"/>
        </w:rPr>
        <w:t>super()</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r w:rsidR="00350CA0" w:rsidRPr="00090F2C">
        <w:rPr>
          <w:rStyle w:val="CodeInline"/>
        </w:rPr>
        <w:t>super.setColor()</w:t>
      </w:r>
      <w:r w:rsidR="00350CA0" w:rsidRPr="00D37DF5">
        <w:t xml:space="preserve"> and </w:t>
      </w:r>
      <w:r w:rsidR="00350CA0" w:rsidRPr="00090F2C">
        <w:rPr>
          <w:rStyle w:val="CodeInline"/>
        </w:rPr>
        <w:t>super._setShader()</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r w:rsidR="00350CA0" w:rsidRPr="00090F2C">
        <w:rPr>
          <w:rStyle w:val="CodeInlin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4F0D5AAD" w:rsidR="00D37DF5" w:rsidRPr="00F22FDA" w:rsidRDefault="008D13B8" w:rsidP="00D37DF5">
      <w:pPr>
        <w:pStyle w:val="Code"/>
      </w:pPr>
      <w:r w:rsidRPr="008D13B8">
        <w:t>…</w:t>
      </w:r>
      <w:r>
        <w:t xml:space="preserve"> </w:t>
      </w:r>
      <w:del w:id="100" w:author="Kelvin Sung" w:date="2021-08-30T15:40:00Z">
        <w:r w:rsidR="007872CB" w:rsidDel="00512969">
          <w:delText xml:space="preserve">more </w:delText>
        </w:r>
      </w:del>
      <w:r w:rsidRPr="008D13B8">
        <w:t xml:space="preserve">implementation </w:t>
      </w:r>
      <w:del w:id="101" w:author="Kelvin Sung" w:date="2021-08-30T15:40:00Z">
        <w:r w:rsidRPr="008D13B8" w:rsidDel="00512969">
          <w:delText xml:space="preserve">details in the </w:delText>
        </w:r>
      </w:del>
      <w:ins w:id="102" w:author="Kelvin Sung" w:date="2021-08-30T15:40:00Z">
        <w:r w:rsidR="00512969">
          <w:t xml:space="preserve">to </w:t>
        </w:r>
      </w:ins>
      <w:r w:rsidRPr="008D13B8">
        <w:t>follow</w:t>
      </w:r>
      <w:del w:id="103" w:author="Kelvin Sung" w:date="2021-08-30T15:40:00Z">
        <w:r w:rsidRPr="008D13B8" w:rsidDel="00512969">
          <w:delText>ing steps</w:delText>
        </w:r>
      </w:del>
      <w:r w:rsidRPr="008D13B8">
        <w:t xml:space="preserve"> …</w:t>
      </w:r>
    </w:p>
    <w:p w14:paraId="7DC0B570" w14:textId="7186753B" w:rsidR="00862818" w:rsidRPr="00F22FDA" w:rsidRDefault="00862818" w:rsidP="00857A0C">
      <w:pPr>
        <w:pStyle w:val="NumList"/>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pPr>
        <w:pStyle w:val="NumList"/>
        <w:pPrChange w:id="104" w:author="Kelvin Sung" w:date="2021-08-30T15:42:00Z">
          <w:pPr>
            <w:pStyle w:val="NumList"/>
            <w:numPr>
              <w:numId w:val="43"/>
            </w:numPr>
          </w:pPr>
        </w:pPrChange>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53AD86BC" w:rsidR="0043026E" w:rsidRDefault="00E43923" w:rsidP="00857A0C">
      <w:pPr>
        <w:pStyle w:val="NumList"/>
      </w:pPr>
      <w:ins w:id="105" w:author="Kelvin Sung" w:date="2021-08-30T15:42:00Z">
        <w:r>
          <w:t xml:space="preserve">Finally, remember to export the class. </w:t>
        </w:r>
      </w:ins>
      <w:del w:id="106" w:author="Kelvin Sung" w:date="2021-08-30T15:41:00Z">
        <w:r w:rsidR="00862818" w:rsidRPr="00862818" w:rsidDel="00F968CD">
          <w:delText>Finally</w:delText>
        </w:r>
        <w:r w:rsidR="00862818" w:rsidDel="00F968CD">
          <w:delText>, d</w:delText>
        </w:r>
      </w:del>
      <w:del w:id="107" w:author="Kelvin Sung" w:date="2021-08-30T15:42:00Z">
        <w:r w:rsidR="00862818" w:rsidDel="00E43923">
          <w:delText>efine a getter and setter for the texture reference.</w:delText>
        </w:r>
      </w:del>
    </w:p>
    <w:p w14:paraId="69DE475C" w14:textId="59F3E01B" w:rsidR="0043026E" w:rsidRDefault="0043026E" w:rsidP="0043026E">
      <w:pPr>
        <w:pStyle w:val="Code"/>
      </w:pPr>
      <w:del w:id="108" w:author="Kelvin Sung" w:date="2021-08-30T15:42:00Z">
        <w:r w:rsidDel="00E43923">
          <w:lastRenderedPageBreak/>
          <w:delText>getTexture() { return this.mTexture; }</w:delText>
        </w:r>
      </w:del>
      <w:ins w:id="109" w:author="Kelvin Sung" w:date="2021-08-30T15:42:00Z">
        <w:r w:rsidR="00E43923">
          <w:t>export default TextureRenderable;</w:t>
        </w:r>
      </w:ins>
    </w:p>
    <w:p w14:paraId="3A9031ED" w14:textId="59E5EF20" w:rsidR="00862818" w:rsidRPr="00F22FDA" w:rsidDel="00E43923" w:rsidRDefault="0043026E" w:rsidP="00862818">
      <w:pPr>
        <w:pStyle w:val="Code"/>
        <w:rPr>
          <w:del w:id="110" w:author="Kelvin Sung" w:date="2021-08-30T15:42:00Z"/>
        </w:rPr>
      </w:pPr>
      <w:del w:id="111" w:author="Kelvin Sung" w:date="2021-08-30T15:42:00Z">
        <w:r w:rsidDel="00E43923">
          <w:delText>setTexture(newTexture) { this.mTexture = newTexture;</w:delText>
        </w:r>
        <w:r w:rsidR="00FF76CA" w:rsidDel="00E43923">
          <w:delText xml:space="preserve"> </w:delText>
        </w:r>
        <w:r w:rsidDel="00E43923">
          <w:delText>}</w:delText>
        </w:r>
      </w:del>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r>
        <w:rPr>
          <w:rStyle w:val="CodeInline"/>
        </w:rPr>
        <w:t>init()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pPr>
        <w:pStyle w:val="Code"/>
        <w:rPr>
          <w:rStyle w:val="CodeBold"/>
        </w:rPr>
        <w:pPrChange w:id="112" w:author="Kelvin Sung" w:date="2021-08-30T15:43:00Z">
          <w:pPr>
            <w:pStyle w:val="Code"/>
            <w:ind w:firstLine="435"/>
          </w:pPr>
        </w:pPrChange>
      </w:pPr>
      <w:ins w:id="113" w:author="Kelvin Sung" w:date="2021-08-30T15:43:00Z">
        <w:r w:rsidRPr="0016150F">
          <w:rPr>
            <w:rPrChange w:id="114" w:author="Kelvin Sung" w:date="2021-08-30T15:43:00Z">
              <w:rPr>
                <w:rStyle w:val="CodeBold"/>
              </w:rPr>
            </w:rPrChange>
          </w:rPr>
          <w:t xml:space="preserve">    </w:t>
        </w:r>
      </w:ins>
      <w:r w:rsidR="0043026E" w:rsidRPr="00090F2C">
        <w:rPr>
          <w:rStyle w:val="CodeBold"/>
        </w:rPr>
        <w:t>mGL = mCanvas.getContext("webgl2", {alpha: false}) ||</w:t>
      </w:r>
    </w:p>
    <w:p w14:paraId="362FF23A" w14:textId="417E7EDA" w:rsidR="0043026E" w:rsidRPr="00090F2C" w:rsidRDefault="00C20E81">
      <w:pPr>
        <w:pStyle w:val="Code"/>
        <w:rPr>
          <w:rStyle w:val="CodeBold"/>
        </w:rPr>
      </w:pPr>
      <w:r w:rsidRPr="0016150F">
        <w:rPr>
          <w:rPrChange w:id="115" w:author="Kelvin Sung" w:date="2021-08-30T15:43:00Z">
            <w:rPr>
              <w:rStyle w:val="CodeBold"/>
            </w:rPr>
          </w:rPrChange>
        </w:rPr>
        <w:t xml:space="preserve">       </w:t>
      </w:r>
      <w:ins w:id="116" w:author="Kelvin Sung" w:date="2021-08-30T15:44:00Z">
        <w:r w:rsidR="00BE6B91">
          <w:t xml:space="preserve">     </w:t>
        </w:r>
      </w:ins>
      <w:r w:rsidRPr="0016150F">
        <w:rPr>
          <w:rPrChange w:id="117" w:author="Kelvin Sung" w:date="2021-08-30T15:43:00Z">
            <w:rPr>
              <w:rStyle w:val="CodeBold"/>
            </w:rPr>
          </w:rPrChange>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B171DF">
        <w:rPr>
          <w:rPrChange w:id="118" w:author="Kelvin Sung" w:date="2021-08-30T15:44:00Z">
            <w:rPr>
              <w:rStyle w:val="CodeBold"/>
            </w:rPr>
          </w:rPrChange>
        </w:rPr>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B171DF">
        <w:rPr>
          <w:rPrChange w:id="119" w:author="Kelvin Sung" w:date="2021-08-30T15:44:00Z">
            <w:rPr>
              <w:rStyle w:val="CodeBold"/>
            </w:rPr>
          </w:rPrChange>
        </w:rPr>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B171DF">
        <w:rPr>
          <w:rPrChange w:id="120" w:author="Kelvin Sung" w:date="2021-08-30T15:44:00Z">
            <w:rPr>
              <w:rStyle w:val="CodeBold"/>
            </w:rPr>
          </w:rPrChange>
        </w:rPr>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B171DF">
        <w:rPr>
          <w:rPrChange w:id="121" w:author="Kelvin Sung" w:date="2021-08-30T15:44:00Z">
            <w:rPr>
              <w:rStyle w:val="CodeBold"/>
            </w:rPr>
          </w:rPrChange>
        </w:rPr>
        <w:t xml:space="preserve">    </w:t>
      </w:r>
      <w:r w:rsidRPr="00090F2C">
        <w:rPr>
          <w:rStyle w:val="CodeBold"/>
        </w:rPr>
        <w:t>mGL.pixelStorei(mGL.UNPACK_FLIP_Y_WEBGL, true);</w:t>
      </w:r>
    </w:p>
    <w:p w14:paraId="65DB23B0" w14:textId="4AF837BB" w:rsidR="0043026E" w:rsidRDefault="0043026E" w:rsidP="00862818">
      <w:pPr>
        <w:pStyle w:val="Code"/>
      </w:pPr>
      <w:r>
        <w:t>}</w:t>
      </w:r>
    </w:p>
    <w:p w14:paraId="16E3000F" w14:textId="7C1AAF46" w:rsidR="00862818" w:rsidDel="00273964" w:rsidRDefault="00862818" w:rsidP="00090F2C">
      <w:pPr>
        <w:pStyle w:val="BodyTextFirst"/>
        <w:rPr>
          <w:del w:id="122" w:author="Kelvin Sung" w:date="2021-08-30T15:45:00Z"/>
        </w:rPr>
      </w:pPr>
      <w:r>
        <w:t xml:space="preserve">The parameter passed to </w:t>
      </w:r>
      <w:r w:rsidR="0043026E" w:rsidRPr="00A267C1">
        <w:rPr>
          <w:rStyle w:val="CodeInline"/>
        </w:rPr>
        <w:t>mC</w:t>
      </w:r>
      <w:r w:rsidRPr="00A267C1">
        <w:rPr>
          <w:rStyle w:val="CodeInline"/>
        </w:rPr>
        <w:t>anvas.getContext</w:t>
      </w:r>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pPr>
        <w:pStyle w:val="BodyTextFirst"/>
        <w:pPrChange w:id="123" w:author="Kelvin Sung" w:date="2021-08-30T15:45:00Z">
          <w:pPr>
            <w:pStyle w:val="BodyTextCont"/>
          </w:pPr>
        </w:pPrChange>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1B06A722" w:rsidR="00862818" w:rsidRDefault="00862818" w:rsidP="00862818">
      <w:pPr>
        <w:pStyle w:val="BodyTextFirst"/>
      </w:pPr>
      <w:del w:id="124" w:author="Kelvin Sung" w:date="2021-08-30T15:45:00Z">
        <w:r w:rsidDel="00273964">
          <w:delText xml:space="preserve">Like </w:delText>
        </w:r>
      </w:del>
      <w:commentRangeStart w:id="125"/>
      <w:ins w:id="126" w:author="Kelvin Sung" w:date="2021-08-30T15:45:00Z">
        <w:r w:rsidR="00273964">
          <w:t xml:space="preserve">Similar to </w:t>
        </w:r>
      </w:ins>
      <w:r>
        <w:t>audio and text files</w:t>
      </w:r>
      <w:commentRangeEnd w:id="125"/>
      <w:r w:rsidR="00F11DF1">
        <w:rPr>
          <w:rStyle w:val="CommentReference"/>
          <w:rFonts w:asciiTheme="minorHAnsi" w:hAnsiTheme="minorHAnsi"/>
        </w:rPr>
        <w:commentReference w:id="125"/>
      </w:r>
      <w:r>
        <w:t xml:space="preserve">, a new engine component must be defined to support the corresponding </w:t>
      </w:r>
      <w:ins w:id="127" w:author="Kelvin Sung" w:date="2021-08-30T15:45:00Z">
        <w:r w:rsidR="005A6D56">
          <w:t xml:space="preserve">texture </w:t>
        </w:r>
      </w:ins>
      <w:r>
        <w:t>operations</w:t>
      </w:r>
      <w:del w:id="128" w:author="Kelvin Sung" w:date="2021-08-30T15:45:00Z">
        <w:r w:rsidDel="005A6D56">
          <w:delText>,</w:delText>
        </w:r>
      </w:del>
      <w:r>
        <w:t xml:space="preserve"> including </w:t>
      </w:r>
      <w:r w:rsidR="00E33386">
        <w:t xml:space="preserve">loading </w:t>
      </w:r>
      <w:r>
        <w:t xml:space="preserve">from the server </w:t>
      </w:r>
      <w:r>
        <w:lastRenderedPageBreak/>
        <w:t xml:space="preserve">file system, </w:t>
      </w:r>
      <w:commentRangeStart w:id="129"/>
      <w:r w:rsidR="00E33386">
        <w:t xml:space="preserve">storing </w:t>
      </w:r>
      <w:r>
        <w:t>to the WebGL context</w:t>
      </w:r>
      <w:commentRangeEnd w:id="129"/>
      <w:r w:rsidR="00F11DF1">
        <w:rPr>
          <w:rStyle w:val="CommentReference"/>
          <w:rFonts w:asciiTheme="minorHAnsi" w:hAnsiTheme="minorHAnsi"/>
        </w:rPr>
        <w:commentReference w:id="129"/>
      </w:r>
      <w:r>
        <w: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r w:rsidRPr="000E163C">
        <w:rPr>
          <w:rStyle w:val="CodeInline"/>
        </w:rPr>
        <w:t>src/</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commentRangeStart w:id="130"/>
      <w:r w:rsidRPr="00490CE0">
        <w:rPr>
          <w:rStyle w:val="CodeInline"/>
        </w:rPr>
        <w:t>Textures</w:t>
      </w:r>
      <w:r>
        <w:t xml:space="preserve"> </w:t>
      </w:r>
      <w:commentRangeEnd w:id="130"/>
      <w:r w:rsidR="00F27708">
        <w:rPr>
          <w:rStyle w:val="CommentReference"/>
          <w:rFonts w:asciiTheme="minorHAnsi" w:hAnsiTheme="minorHAnsi"/>
        </w:rPr>
        <w:commentReference w:id="130"/>
      </w:r>
      <w:r>
        <w:t>engine component.</w:t>
      </w:r>
    </w:p>
    <w:p w14:paraId="5BBF0C59" w14:textId="4DDDADF3" w:rsidR="00325957" w:rsidRDefault="00E07D7E" w:rsidP="00090F2C">
      <w:pPr>
        <w:pStyle w:val="NumList"/>
      </w:pPr>
      <w:r>
        <w:t xml:space="preserve">Define the </w:t>
      </w:r>
      <w:r w:rsidRPr="00090F2C">
        <w:rPr>
          <w:rStyle w:val="CodeInline"/>
        </w:rPr>
        <w:t>TextureInfo</w:t>
      </w:r>
      <w:r>
        <w:t xml:space="preserve"> class </w:t>
      </w:r>
      <w:r w:rsidR="00862818">
        <w:t>to represent a texture in the game engine</w:t>
      </w:r>
      <w:r>
        <w:t xml:space="preserve">. The </w:t>
      </w: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 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 xml:space="preserve">class </w:t>
      </w:r>
      <w:bookmarkStart w:id="131" w:name="_Hlk81574578"/>
      <w:r>
        <w:t xml:space="preserve">TextureInfo </w:t>
      </w:r>
      <w:bookmarkEnd w:id="131"/>
      <w:r>
        <w:t>{</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6FA010EB" w:rsidR="00862818" w:rsidRDefault="00862818" w:rsidP="00862818">
      <w:pPr>
        <w:pStyle w:val="NoteTipCaution"/>
      </w:pPr>
      <w:r w:rsidRPr="00DA3970">
        <w:rPr>
          <w:b/>
        </w:rPr>
        <w:t>Note</w:t>
      </w:r>
      <w:r w:rsidRPr="00DA3970">
        <w:rPr>
          <w:b/>
        </w:rPr>
        <w:tab/>
      </w:r>
      <w:r>
        <w:rPr>
          <w:b/>
        </w:rPr>
        <w:t xml:space="preserve"> </w:t>
      </w:r>
      <w:r>
        <w:t xml:space="preserve">For </w:t>
      </w:r>
      <w:del w:id="132" w:author="Kelvin Sung" w:date="2021-08-30T15:47:00Z">
        <w:r w:rsidDel="00712FB6">
          <w:delText xml:space="preserve">an </w:delText>
        </w:r>
      </w:del>
      <w:r>
        <w:t>efficien</w:t>
      </w:r>
      <w:ins w:id="133" w:author="Kelvin Sung" w:date="2021-08-30T15:47:00Z">
        <w:r w:rsidR="00712FB6">
          <w:t>cy</w:t>
        </w:r>
      </w:ins>
      <w:ins w:id="134" w:author="Kelvin Sung" w:date="2021-08-30T15:48:00Z">
        <w:r w:rsidR="00C41DCE">
          <w:t xml:space="preserve"> reasons</w:t>
        </w:r>
      </w:ins>
      <w:del w:id="135" w:author="Kelvin Sung" w:date="2021-08-30T15:47:00Z">
        <w:r w:rsidDel="00712FB6">
          <w:delText>t implementation</w:delText>
        </w:r>
      </w:del>
      <w:r>
        <w:t xml:space="preserve">, many graphics hardware only supports texture with image resolutions </w:t>
      </w:r>
      <w:ins w:id="136" w:author="Kelvin Sung" w:date="2021-08-30T15:47:00Z">
        <w:r w:rsidR="00712FB6">
          <w:t xml:space="preserve">that are </w:t>
        </w:r>
      </w:ins>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t>
      </w:r>
      <w:del w:id="137" w:author="Kelvin Sung" w:date="2021-08-30T15:48:00Z">
        <w:r w:rsidDel="00712FB6">
          <w:delText xml:space="preserve">your configuration of </w:delText>
        </w:r>
      </w:del>
      <w:r>
        <w:t xml:space="preserve">WebGL. All examples in this book </w:t>
      </w:r>
      <w:del w:id="138" w:author="Kelvin Sung" w:date="2021-08-30T15:48:00Z">
        <w:r w:rsidDel="00614742">
          <w:delText>work</w:delText>
        </w:r>
        <w:r w:rsidRPr="00B05C0E" w:rsidDel="00614742">
          <w:delText xml:space="preserve"> </w:delText>
        </w:r>
      </w:del>
      <w:r>
        <w:t xml:space="preserve">only </w:t>
      </w:r>
      <w:ins w:id="139" w:author="Kelvin Sung" w:date="2021-08-30T15:48:00Z">
        <w:r w:rsidR="00614742">
          <w:t xml:space="preserve">work </w:t>
        </w:r>
      </w:ins>
      <w:r>
        <w:t>with textures with resolutions that are powers of 2.</w:t>
      </w:r>
    </w:p>
    <w:p w14:paraId="2B90FC59" w14:textId="76246030" w:rsidR="00862818" w:rsidRDefault="00814CFE" w:rsidP="00857A0C">
      <w:pPr>
        <w:pStyle w:val="NumList"/>
      </w:pPr>
      <w:r>
        <w:t xml:space="preserve">Import the core resource management functionality from the </w:t>
      </w:r>
      <w:r w:rsidRPr="00752469">
        <w:rPr>
          <w:rStyle w:val="CodeInline"/>
        </w:rPr>
        <w:t>resource_map</w:t>
      </w:r>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2F900F6B" w:rsidR="00325957" w:rsidRDefault="00862818" w:rsidP="00857A0C">
      <w:pPr>
        <w:pStyle w:val="NumList"/>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del w:id="140" w:author="Kelvin Sung" w:date="2021-08-30T15:49:00Z">
        <w:r w:rsidR="00B44F18" w:rsidRPr="00B44F18" w:rsidDel="00A03035">
          <w:delText xml:space="preserve">Note </w:delText>
        </w:r>
        <w:r w:rsidR="00B44F18" w:rsidDel="00A03035">
          <w:delText>that d</w:delText>
        </w:r>
      </w:del>
      <w:ins w:id="141" w:author="Kelvin Sung" w:date="2021-08-30T15:49:00Z">
        <w:r w:rsidR="00A03035">
          <w:t>D</w:t>
        </w:r>
      </w:ins>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r w:rsidR="00B44F18" w:rsidRPr="00090F2C">
        <w:rPr>
          <w:rStyle w:val="CodeInline"/>
        </w:rPr>
        <w:t>map.loadDecideParse()</w:t>
      </w:r>
      <w:r w:rsidR="00B44F18" w:rsidRPr="00090F2C">
        <w:t xml:space="preserve"> is not </w:t>
      </w:r>
      <w:r w:rsidR="00B44F18">
        <w:t xml:space="preserve">required in this case. Once an image is loaded, </w:t>
      </w:r>
      <w:r w:rsidR="00B44F18" w:rsidRPr="00B44F18">
        <w:t xml:space="preserve">it is passed to the </w:t>
      </w:r>
      <w:r w:rsidR="00B44F18" w:rsidRPr="00090F2C">
        <w:rPr>
          <w:rStyle w:val="CodeInline"/>
        </w:rPr>
        <w:t>processLoadedImage()</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commentRangeStart w:id="142"/>
      <w:r>
        <w:t>function unload(textureName) {</w:t>
      </w:r>
    </w:p>
    <w:p w14:paraId="55CDCACE" w14:textId="77777777" w:rsidR="001204D2" w:rsidRDefault="001204D2" w:rsidP="001204D2">
      <w:pPr>
        <w:pStyle w:val="Code"/>
        <w:rPr>
          <w:ins w:id="143" w:author="Kelvin Sung" w:date="2021-08-30T15:50:00Z"/>
        </w:rPr>
      </w:pPr>
      <w:ins w:id="144" w:author="Kelvin Sung" w:date="2021-08-30T15:50:00Z">
        <w:r>
          <w:t xml:space="preserve">    let texInfo = get(textureName);</w:t>
        </w:r>
      </w:ins>
    </w:p>
    <w:p w14:paraId="52EA2517" w14:textId="77777777" w:rsidR="001204D2" w:rsidRDefault="001204D2" w:rsidP="001204D2">
      <w:pPr>
        <w:pStyle w:val="Code"/>
        <w:rPr>
          <w:ins w:id="145" w:author="Kelvin Sung" w:date="2021-08-30T15:50:00Z"/>
        </w:rPr>
      </w:pPr>
      <w:ins w:id="146" w:author="Kelvin Sung" w:date="2021-08-30T15:50:00Z">
        <w:r>
          <w:t xml:space="preserve">    if (map.unload(textureName)) {</w:t>
        </w:r>
      </w:ins>
    </w:p>
    <w:p w14:paraId="7B9DBE8A" w14:textId="77777777" w:rsidR="001204D2" w:rsidRDefault="001204D2" w:rsidP="001204D2">
      <w:pPr>
        <w:pStyle w:val="Code"/>
        <w:rPr>
          <w:ins w:id="147" w:author="Kelvin Sung" w:date="2021-08-30T15:50:00Z"/>
        </w:rPr>
      </w:pPr>
      <w:ins w:id="148" w:author="Kelvin Sung" w:date="2021-08-30T15:50:00Z">
        <w:r>
          <w:t xml:space="preserve">        let gl = glSys.get();</w:t>
        </w:r>
      </w:ins>
    </w:p>
    <w:p w14:paraId="6DA3B681" w14:textId="77777777" w:rsidR="001204D2" w:rsidRDefault="001204D2" w:rsidP="001204D2">
      <w:pPr>
        <w:pStyle w:val="Code"/>
        <w:rPr>
          <w:ins w:id="149" w:author="Kelvin Sung" w:date="2021-08-30T15:50:00Z"/>
        </w:rPr>
      </w:pPr>
      <w:ins w:id="150" w:author="Kelvin Sung" w:date="2021-08-30T15:50:00Z">
        <w:r>
          <w:t xml:space="preserve">        gl.deleteTexture(texInfo.mGLTexID);</w:t>
        </w:r>
      </w:ins>
    </w:p>
    <w:p w14:paraId="05E2A39D" w14:textId="708AF46C" w:rsidR="00AF7110" w:rsidDel="001204D2" w:rsidRDefault="00AF7110" w:rsidP="001204D2">
      <w:pPr>
        <w:pStyle w:val="Code"/>
        <w:rPr>
          <w:del w:id="151" w:author="Kelvin Sung" w:date="2021-08-30T15:50:00Z"/>
        </w:rPr>
      </w:pPr>
      <w:del w:id="152" w:author="Kelvin Sung" w:date="2021-08-30T15:50:00Z">
        <w:r w:rsidDel="001204D2">
          <w:delText xml:space="preserve">    let gl = glSys.get();</w:delText>
        </w:r>
      </w:del>
    </w:p>
    <w:p w14:paraId="62AB66F2" w14:textId="0E7A658D" w:rsidR="00AF7110" w:rsidDel="001204D2" w:rsidRDefault="00AF7110" w:rsidP="00AF7110">
      <w:pPr>
        <w:pStyle w:val="Code"/>
        <w:rPr>
          <w:del w:id="153" w:author="Kelvin Sung" w:date="2021-08-30T15:50:00Z"/>
        </w:rPr>
      </w:pPr>
      <w:del w:id="154" w:author="Kelvin Sung" w:date="2021-08-30T15:50:00Z">
        <w:r w:rsidDel="001204D2">
          <w:delText xml:space="preserve">    let texInfo = get(textureName);</w:delText>
        </w:r>
      </w:del>
    </w:p>
    <w:p w14:paraId="6499327F" w14:textId="10662348" w:rsidR="00AF7110" w:rsidDel="001204D2" w:rsidRDefault="00AF7110" w:rsidP="00AF7110">
      <w:pPr>
        <w:pStyle w:val="Code"/>
        <w:rPr>
          <w:del w:id="155" w:author="Kelvin Sung" w:date="2021-08-30T15:50:00Z"/>
        </w:rPr>
      </w:pPr>
      <w:del w:id="156" w:author="Kelvin Sung" w:date="2021-08-30T15:50:00Z">
        <w:r w:rsidDel="001204D2">
          <w:delText xml:space="preserve">    gl.deleteTexture(texInfo.mGLTexID);</w:delText>
        </w:r>
      </w:del>
    </w:p>
    <w:p w14:paraId="64331125" w14:textId="39643EE6" w:rsidR="00AF7110" w:rsidDel="001204D2" w:rsidRDefault="00AF7110" w:rsidP="00AF7110">
      <w:pPr>
        <w:pStyle w:val="Code"/>
        <w:rPr>
          <w:del w:id="157" w:author="Kelvin Sung" w:date="2021-08-30T15:50:00Z"/>
        </w:rPr>
      </w:pPr>
      <w:del w:id="158" w:author="Kelvin Sung" w:date="2021-08-30T15:50:00Z">
        <w:r w:rsidDel="001204D2">
          <w:delText xml:space="preserve">    map.unload(textureName);</w:delText>
        </w:r>
      </w:del>
    </w:p>
    <w:p w14:paraId="331C711C" w14:textId="4F968CC0" w:rsidR="00AF7110" w:rsidRDefault="00AF7110" w:rsidP="00AF7110">
      <w:pPr>
        <w:pStyle w:val="Code"/>
      </w:pPr>
      <w:r>
        <w:t>}</w:t>
      </w:r>
      <w:commentRangeEnd w:id="142"/>
      <w:r w:rsidR="003510BF">
        <w:rPr>
          <w:rStyle w:val="CommentReference"/>
          <w:rFonts w:asciiTheme="minorHAnsi" w:hAnsiTheme="minorHAnsi"/>
          <w:noProof w:val="0"/>
        </w:rPr>
        <w:commentReference w:id="142"/>
      </w:r>
    </w:p>
    <w:p w14:paraId="32DB28DD" w14:textId="33A0CED3" w:rsidR="00AF7110" w:rsidRDefault="00862818" w:rsidP="00857A0C">
      <w:pPr>
        <w:pStyle w:val="NumList"/>
      </w:pPr>
      <w:r>
        <w:lastRenderedPageBreak/>
        <w:t xml:space="preserve">Now define </w:t>
      </w:r>
      <w:ins w:id="159" w:author="Kelvin Sung" w:date="2021-08-30T15:52:00Z">
        <w:r w:rsidR="00B5191E">
          <w:t xml:space="preserve">the </w:t>
        </w:r>
        <w:r w:rsidR="00B5191E" w:rsidRPr="00B5191E">
          <w:rPr>
            <w:rStyle w:val="CodeInline"/>
            <w:rPrChange w:id="160" w:author="Kelvin Sung" w:date="2021-08-30T15:52:00Z">
              <w:rPr/>
            </w:rPrChange>
          </w:rPr>
          <w:t>processLoadedImage()</w:t>
        </w:r>
      </w:ins>
      <w:del w:id="161" w:author="Kelvin Sung" w:date="2021-08-30T15:52:00Z">
        <w:r w:rsidDel="00B5191E">
          <w:delText>a</w:delText>
        </w:r>
      </w:del>
      <w:r>
        <w:t xml:space="preserve"> function to convert the format of an image and store it to the WebGL context.</w:t>
      </w:r>
      <w:r w:rsidR="002032E5">
        <w:t xml:space="preserve"> </w:t>
      </w:r>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r w:rsidR="00E567FD">
        <w:t xml:space="preserve"> the</w:t>
      </w:r>
      <w:r w:rsidR="002032E5">
        <w:t xml:space="preserve"> </w:t>
      </w:r>
      <w:r w:rsidR="00E567FD">
        <w:rPr>
          <w:rStyle w:val="CodeInline"/>
        </w:rPr>
        <w:t xml:space="preserve">resource_map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r w:rsidR="005B46EA">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sidR="00FF2CAB">
        <w:rPr>
          <w:rStyle w:val="CodeInline"/>
        </w:rPr>
        <w:t>resource_map</w:t>
      </w:r>
      <w:r w:rsidR="00FF2CAB">
        <w:t xml:space="preserve"> </w:t>
      </w:r>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r w:rsidRPr="005E07F5">
        <w:rPr>
          <w:rStyle w:val="CodeInline"/>
        </w:rPr>
        <w:t>texParameteri()</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w:t>
      </w:r>
      <w:r>
        <w:lastRenderedPageBreak/>
        <w:t xml:space="preserve">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21B4B517" w:rsidR="00941D17" w:rsidRDefault="00941D17" w:rsidP="00941D17">
      <w:pPr>
        <w:pStyle w:val="Code"/>
      </w:pPr>
      <w:r>
        <w:t>export {</w:t>
      </w:r>
      <w:ins w:id="162" w:author="Jeb Pavleas" w:date="2021-09-03T15:22:00Z">
        <w:r w:rsidR="003510BF">
          <w:t xml:space="preserve"> </w:t>
        </w:r>
      </w:ins>
      <w:r>
        <w:t xml:space="preserve">has, get, load, unload, </w:t>
      </w:r>
    </w:p>
    <w:p w14:paraId="55507ECA" w14:textId="2C93EF3A" w:rsidR="00941D17" w:rsidRPr="00F22FDA" w:rsidRDefault="00941D17" w:rsidP="00941D17">
      <w:pPr>
        <w:pStyle w:val="Code"/>
      </w:pPr>
      <w:r>
        <w:t xml:space="preserve">    TextureInfo,    </w:t>
      </w:r>
      <w:r w:rsidR="0044285A">
        <w:br/>
      </w:r>
      <w:r>
        <w:t xml:space="preserve">    activate, deactivate</w:t>
      </w:r>
      <w:ins w:id="163" w:author="Jeb Pavleas" w:date="2021-09-03T15:22:00Z">
        <w:r w:rsidR="003510BF">
          <w:t xml:space="preserve"> </w:t>
        </w:r>
      </w:ins>
      <w:r>
        <w:t>}</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2E7B695F"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534B9A">
        <w:rPr>
          <w:rStyle w:val="CodeInline"/>
          <w:rPrChange w:id="164" w:author="Kelvin Sung" w:date="2021-08-30T17:04:00Z">
            <w:rPr/>
          </w:rPrChange>
        </w:rPr>
        <w:t>index.js</w:t>
      </w:r>
      <w:r>
        <w:t xml:space="preserve"> and add in the following import and export statements to grant </w:t>
      </w:r>
      <w:r w:rsidR="0090385C">
        <w:t xml:space="preserve">the </w:t>
      </w:r>
      <w:r>
        <w:t>client access to</w:t>
      </w:r>
      <w:ins w:id="165" w:author="Kelvin Sung" w:date="2021-08-30T17:05:00Z">
        <w:r w:rsidR="00217BC6">
          <w:t xml:space="preserve"> the </w:t>
        </w:r>
        <w:r w:rsidR="00217BC6" w:rsidRPr="00217BC6">
          <w:rPr>
            <w:rStyle w:val="CodeInline"/>
            <w:rPrChange w:id="166" w:author="Kelvin Sung" w:date="2021-08-30T17:05:00Z">
              <w:rPr/>
            </w:rPrChange>
          </w:rPr>
          <w:t>texture</w:t>
        </w:r>
        <w:r w:rsidR="00217BC6">
          <w:t xml:space="preserve"> </w:t>
        </w:r>
        <w:r w:rsidR="00082207">
          <w:t xml:space="preserve">resource </w:t>
        </w:r>
        <w:r w:rsidR="00217BC6">
          <w:t>module and the</w:t>
        </w:r>
      </w:ins>
      <w:r>
        <w:t xml:space="preserve"> </w:t>
      </w:r>
      <w:r w:rsidRPr="00090F2C">
        <w:rPr>
          <w:rStyle w:val="CodeInline"/>
        </w:rPr>
        <w:t>TextureRenderable</w:t>
      </w:r>
      <w:del w:id="167" w:author="Kelvin Sung" w:date="2021-08-30T17:05:00Z">
        <w:r w:rsidDel="00217BC6">
          <w:delText>.</w:delText>
        </w:r>
      </w:del>
      <w:ins w:id="168" w:author="Kelvin Sung" w:date="2021-08-30T17:05:00Z">
        <w:r w:rsidR="00217BC6">
          <w:t xml:space="preserve"> class.</w:t>
        </w:r>
      </w:ins>
    </w:p>
    <w:p w14:paraId="3F208542" w14:textId="65CA31BD" w:rsidR="00DE288D" w:rsidRPr="00154F11" w:rsidRDefault="00DE288D">
      <w:pPr>
        <w:pStyle w:val="Code"/>
      </w:pPr>
      <w:del w:id="169" w:author="Kelvin Sung" w:date="2021-08-30T14:58:00Z">
        <w:r w:rsidRPr="00154F11" w:rsidDel="008337F9">
          <w:delText xml:space="preserve">// </w:delText>
        </w:r>
      </w:del>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lastRenderedPageBreak/>
        <w:t>import TextureRenderable from "./renderables/texture_renderable.js";</w:t>
      </w:r>
    </w:p>
    <w:p w14:paraId="7AD2C2F4" w14:textId="1B056DBD" w:rsidR="00DE288D" w:rsidRPr="00154F11" w:rsidRDefault="00DE288D">
      <w:pPr>
        <w:pStyle w:val="Code"/>
      </w:pPr>
      <w:del w:id="170" w:author="Kelvin Sung" w:date="2021-08-30T14:58:00Z">
        <w:r w:rsidRPr="00154F11" w:rsidDel="008337F9">
          <w:delText xml:space="preserve">// </w:delText>
        </w:r>
      </w:del>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4D917BB6" w:rsidR="006D40CB" w:rsidRDefault="006D40CB" w:rsidP="006D40CB">
      <w:pPr>
        <w:pStyle w:val="BodyTextCont"/>
      </w:pPr>
      <w:r>
        <w:t xml:space="preserve">As in all cases of building a game, it is essential to ensure that all external resources are </w:t>
      </w:r>
      <w:ins w:id="171" w:author="Kelvin Sung" w:date="2021-08-30T17:07:00Z">
        <w:r w:rsidR="00AA35FE">
          <w:t xml:space="preserve">properly </w:t>
        </w:r>
      </w:ins>
      <w:del w:id="172" w:author="Kelvin Sung" w:date="2021-08-30T17:06:00Z">
        <w:r w:rsidDel="00082207">
          <w:delText xml:space="preserve">located </w:delText>
        </w:r>
      </w:del>
      <w:ins w:id="173" w:author="Kelvin Sung" w:date="2021-08-30T17:06:00Z">
        <w:r w:rsidR="00082207">
          <w:t>organized</w:t>
        </w:r>
      </w:ins>
      <w:del w:id="174" w:author="Kelvin Sung" w:date="2021-08-30T17:06:00Z">
        <w:r w:rsidDel="00082207">
          <w:delText xml:space="preserve">at </w:delText>
        </w:r>
      </w:del>
      <w:del w:id="175" w:author="Kelvin Sung" w:date="2021-08-30T17:07:00Z">
        <w:r w:rsidDel="00AA35FE">
          <w:delText>proper locations</w:delText>
        </w:r>
      </w:del>
      <w:r>
        <w:t xml:space="preserve">. Recall that the </w:t>
      </w:r>
      <w:r w:rsidRPr="00FE3E81">
        <w:rPr>
          <w:rStyle w:val="CodeInline"/>
        </w:rPr>
        <w:t>assets</w:t>
      </w:r>
      <w:r>
        <w:t xml:space="preserve"> folder is created specifically for </w:t>
      </w:r>
      <w:del w:id="176" w:author="Kelvin Sung" w:date="2021-08-30T17:07:00Z">
        <w:r w:rsidDel="00AA35FE">
          <w:delText>this purpose</w:delText>
        </w:r>
      </w:del>
      <w:ins w:id="177" w:author="Kelvin Sung" w:date="2021-08-30T17:07:00Z">
        <w:r w:rsidR="00AA35FE">
          <w:t>the organization of external reso</w:t>
        </w:r>
      </w:ins>
      <w:ins w:id="178" w:author="Kelvin Sung" w:date="2021-08-30T17:08:00Z">
        <w:r w:rsidR="00AA35FE">
          <w:t>urces</w:t>
        </w:r>
      </w:ins>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67EA08F0" w:rsidR="00941D17" w:rsidRDefault="00843102" w:rsidP="00941D17">
      <w:pPr>
        <w:pStyle w:val="Code"/>
      </w:pPr>
      <w:ins w:id="179" w:author="Kelvin Sung" w:date="2021-08-30T17:10:00Z">
        <w:r>
          <w:t xml:space="preserve">    </w:t>
        </w:r>
      </w:ins>
      <w:r w:rsidR="00941D17">
        <w:t xml:space="preserve">    </w:t>
      </w:r>
      <w:del w:id="180" w:author="Kelvin Sung" w:date="2021-08-30T17:09:00Z">
        <w:r w:rsidR="00941D17" w:rsidDel="00843102">
          <w:delText xml:space="preserve">            </w:delText>
        </w:r>
      </w:del>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sidR="00EF03DA">
        <w:rPr>
          <w:rStyle w:val="CodeInline"/>
        </w:rPr>
        <w:t>t</w:t>
      </w:r>
      <w:r w:rsidRPr="00C51D57">
        <w:rPr>
          <w:rStyle w:val="CodeInline"/>
        </w:rPr>
        <w:t>exture</w:t>
      </w:r>
      <w:r w:rsidR="00EF03DA">
        <w:rPr>
          <w:rStyle w:val="CodeInline"/>
        </w:rPr>
        <w:t>_fs</w:t>
      </w:r>
      <w:r w:rsidRPr="00C51D57">
        <w:rPr>
          <w:rStyle w:val="CodeInline"/>
        </w:rPr>
        <w:t>.glsl</w:t>
      </w:r>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Modify SceneFileParser</w:t>
      </w:r>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r w:rsidR="0057019D">
        <w:rPr>
          <w:rStyle w:val="CodeInline"/>
        </w:rPr>
        <w:t>my_g</w:t>
      </w:r>
      <w:r w:rsidRPr="0064090B">
        <w:rPr>
          <w:rStyle w:val="CodeInline"/>
        </w:rPr>
        <w:t>ame/</w:t>
      </w:r>
      <w:r w:rsidR="0057019D">
        <w:rPr>
          <w:rStyle w:val="CodeInline"/>
        </w:rPr>
        <w:t>u</w:t>
      </w:r>
      <w:r w:rsidRPr="0064090B">
        <w:rPr>
          <w:rStyle w:val="CodeInline"/>
        </w:rPr>
        <w:t>til</w:t>
      </w:r>
      <w:r>
        <w:t xml:space="preserve"> folder.</w:t>
      </w:r>
    </w:p>
    <w:p w14:paraId="1E32E097" w14:textId="77777777" w:rsidR="006D40CB" w:rsidRDefault="006D40CB" w:rsidP="006D40CB">
      <w:pPr>
        <w:pStyle w:val="Heading4"/>
      </w:pPr>
      <w:r>
        <w:lastRenderedPageBreak/>
        <w:t>Test BlueLevel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r w:rsidRPr="00B7623B">
        <w:rPr>
          <w:rStyle w:val="CodeInline"/>
        </w:rPr>
        <w:t>init()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687B169" w:rsidR="005F60B1" w:rsidRPr="005417A3" w:rsidRDefault="008D13B8" w:rsidP="005F60B1">
      <w:pPr>
        <w:pStyle w:val="Code"/>
      </w:pPr>
      <w:r>
        <w:t xml:space="preserve">    </w:t>
      </w:r>
      <w:r w:rsidRPr="008D13B8">
        <w:t>…</w:t>
      </w:r>
      <w:r>
        <w:t xml:space="preserve"> </w:t>
      </w:r>
      <w:del w:id="181" w:author="Kelvin Sung" w:date="2021-08-30T17:14:00Z">
        <w:r w:rsidR="00795932" w:rsidDel="00AD7964">
          <w:delText xml:space="preserve">more </w:delText>
        </w:r>
      </w:del>
      <w:r w:rsidRPr="008D13B8">
        <w:t xml:space="preserve">implementation </w:t>
      </w:r>
      <w:del w:id="182" w:author="Kelvin Sung" w:date="2021-08-30T17:14:00Z">
        <w:r w:rsidRPr="008D13B8" w:rsidDel="00AD7964">
          <w:delText xml:space="preserve">details in the </w:delText>
        </w:r>
      </w:del>
      <w:ins w:id="183" w:author="Kelvin Sung" w:date="2021-08-30T17:14:00Z">
        <w:r w:rsidR="00AD7964">
          <w:t xml:space="preserve"> to </w:t>
        </w:r>
      </w:ins>
      <w:r w:rsidRPr="008D13B8">
        <w:t>follow</w:t>
      </w:r>
      <w:del w:id="184" w:author="Kelvin Sung" w:date="2021-08-30T17:14:00Z">
        <w:r w:rsidRPr="008D13B8" w:rsidDel="00AD7964">
          <w:delText>ing</w:delText>
        </w:r>
      </w:del>
      <w:r w:rsidRPr="008D13B8">
        <w:t xml:space="preserve"> </w:t>
      </w:r>
      <w:del w:id="185" w:author="Kelvin Sung" w:date="2021-08-30T17:14:00Z">
        <w:r w:rsidRPr="008D13B8" w:rsidDel="00AD7964">
          <w:delText xml:space="preserve">steps </w:delText>
        </w:r>
      </w:del>
      <w:r w:rsidRPr="008D13B8">
        <w:t>…</w:t>
      </w:r>
    </w:p>
    <w:p w14:paraId="5B581CAD" w14:textId="2EE39760" w:rsidR="006D40CB" w:rsidRDefault="006D40CB" w:rsidP="00857A0C">
      <w:pPr>
        <w:pStyle w:val="NumList"/>
      </w:pPr>
      <w:r>
        <w:t xml:space="preserve">Initiate </w:t>
      </w:r>
      <w:r w:rsidRPr="006D40CB">
        <w:t>loading</w:t>
      </w:r>
      <w:r>
        <w:t xml:space="preserve"> of the textures in the </w:t>
      </w:r>
      <w:r>
        <w:rPr>
          <w:rStyle w:val="CodeInline"/>
        </w:rPr>
        <w:t>load()</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lastRenderedPageBreak/>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r w:rsidRPr="0019776A">
        <w:rPr>
          <w:rStyle w:val="CodeInline"/>
        </w:rPr>
        <w:t>next()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r>
        <w:rPr>
          <w:rStyle w:val="CodeInline"/>
        </w:rPr>
        <w:t>init()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del w:id="186" w:author="Kelvin Sung" w:date="2021-08-30T14:58:00Z">
        <w:r w:rsidRPr="003B121F" w:rsidDel="008337F9">
          <w:delText xml:space="preserve">// </w:delText>
        </w:r>
      </w:del>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E69168A" w:rsidR="005F60B1" w:rsidRPr="005F60B1" w:rsidRDefault="005F60B1" w:rsidP="005F60B1">
      <w:pPr>
        <w:pStyle w:val="Code"/>
        <w:rPr>
          <w:rStyle w:val="CodeBold"/>
        </w:rPr>
      </w:pPr>
      <w:del w:id="187" w:author="Kelvin Sung" w:date="2021-08-30T14:58:00Z">
        <w:r w:rsidRPr="008337F9" w:rsidDel="008337F9">
          <w:rPr>
            <w:rPrChange w:id="188" w:author="Kelvin Sung" w:date="2021-08-30T14:59:00Z">
              <w:rPr>
                <w:rStyle w:val="CodeBold"/>
              </w:rPr>
            </w:rPrChange>
          </w:rPr>
          <w:delText xml:space="preserve">  </w:delText>
        </w:r>
      </w:del>
      <w:r w:rsidRPr="008337F9">
        <w:rPr>
          <w:rPrChange w:id="189" w:author="Kelvin Sung" w:date="2021-08-30T14:59:00Z">
            <w:rPr>
              <w:rStyle w:val="CodeBold"/>
            </w:rPr>
          </w:rPrChange>
        </w:rPr>
        <w:t xml:space="preserve">  </w:t>
      </w:r>
      <w:ins w:id="190" w:author="Kelvin Sung" w:date="2021-08-30T14:58:00Z">
        <w:r w:rsidR="008337F9" w:rsidRPr="008337F9">
          <w:rPr>
            <w:rPrChange w:id="191" w:author="Kelvin Sung" w:date="2021-08-30T14:59:00Z">
              <w:rPr>
                <w:rStyle w:val="CodeBold"/>
              </w:rPr>
            </w:rPrChange>
          </w:rPr>
          <w:t xml:space="preserve">  </w:t>
        </w:r>
      </w:ins>
      <w:r w:rsidRPr="005F60B1">
        <w:rPr>
          <w:rStyle w:val="CodeBold"/>
        </w:rPr>
        <w:t>// continously change texture tinting</w:t>
      </w:r>
    </w:p>
    <w:p w14:paraId="50A8F822" w14:textId="1C4A74D7" w:rsidR="005F60B1" w:rsidRPr="005F60B1" w:rsidRDefault="005F60B1" w:rsidP="005F60B1">
      <w:pPr>
        <w:pStyle w:val="Code"/>
        <w:rPr>
          <w:rStyle w:val="CodeBold"/>
        </w:rPr>
      </w:pPr>
      <w:r w:rsidRPr="008337F9">
        <w:rPr>
          <w:rPrChange w:id="192" w:author="Kelvin Sung" w:date="2021-08-30T14:59:00Z">
            <w:rPr>
              <w:rStyle w:val="CodeBold"/>
            </w:rPr>
          </w:rPrChange>
        </w:rPr>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8337F9">
        <w:rPr>
          <w:rPrChange w:id="193" w:author="Kelvin Sung" w:date="2021-08-30T14:59:00Z">
            <w:rPr>
              <w:rStyle w:val="CodeBold"/>
            </w:rPr>
          </w:rPrChange>
        </w:rPr>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8337F9">
        <w:rPr>
          <w:rPrChange w:id="194" w:author="Kelvin Sung" w:date="2021-08-30T14:59:00Z">
            <w:rPr>
              <w:rStyle w:val="CodeBold"/>
            </w:rPr>
          </w:rPrChange>
        </w:rPr>
        <w:t xml:space="preserve">    </w:t>
      </w:r>
      <w:r w:rsidRPr="005F60B1">
        <w:rPr>
          <w:rStyle w:val="CodeBold"/>
        </w:rPr>
        <w:t>if (ca &gt; 1) {</w:t>
      </w:r>
    </w:p>
    <w:p w14:paraId="4A15DD41" w14:textId="5B32AF2C" w:rsidR="005F60B1" w:rsidRPr="005F60B1" w:rsidRDefault="005F60B1" w:rsidP="005F60B1">
      <w:pPr>
        <w:pStyle w:val="Code"/>
        <w:rPr>
          <w:rStyle w:val="CodeBold"/>
        </w:rPr>
      </w:pPr>
      <w:r w:rsidRPr="008337F9">
        <w:rPr>
          <w:rPrChange w:id="195" w:author="Kelvin Sung" w:date="2021-08-30T14:59:00Z">
            <w:rPr>
              <w:rStyle w:val="CodeBold"/>
            </w:rPr>
          </w:rPrChange>
        </w:rPr>
        <w:t xml:space="preserve">        </w:t>
      </w:r>
      <w:r w:rsidRPr="005F60B1">
        <w:rPr>
          <w:rStyle w:val="CodeBold"/>
        </w:rPr>
        <w:t>ca = 0;</w:t>
      </w:r>
    </w:p>
    <w:p w14:paraId="43D5D896" w14:textId="427702CD" w:rsidR="005F60B1" w:rsidRPr="005F60B1" w:rsidRDefault="005F60B1" w:rsidP="005F60B1">
      <w:pPr>
        <w:pStyle w:val="Code"/>
        <w:rPr>
          <w:rStyle w:val="CodeBold"/>
        </w:rPr>
      </w:pPr>
      <w:r w:rsidRPr="008337F9">
        <w:rPr>
          <w:rPrChange w:id="196" w:author="Kelvin Sung" w:date="2021-08-30T14:59:00Z">
            <w:rPr>
              <w:rStyle w:val="CodeBold"/>
            </w:rPr>
          </w:rPrChange>
        </w:rPr>
        <w:t xml:space="preserve">    </w:t>
      </w:r>
      <w:r w:rsidRPr="005F60B1">
        <w:rPr>
          <w:rStyle w:val="CodeBold"/>
        </w:rPr>
        <w:t>}</w:t>
      </w:r>
    </w:p>
    <w:p w14:paraId="7DE2C163" w14:textId="6AB347D0" w:rsidR="005F60B1" w:rsidRPr="005F60B1" w:rsidRDefault="005F60B1" w:rsidP="005F60B1">
      <w:pPr>
        <w:pStyle w:val="Code"/>
        <w:rPr>
          <w:rStyle w:val="CodeBold"/>
        </w:rPr>
      </w:pPr>
      <w:r w:rsidRPr="008337F9">
        <w:rPr>
          <w:rPrChange w:id="197" w:author="Kelvin Sung" w:date="2021-08-30T14:59:00Z">
            <w:rPr>
              <w:rStyle w:val="CodeBold"/>
            </w:rPr>
          </w:rPrChange>
        </w:rPr>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r w:rsidR="00CA2D25">
        <w:t xml:space="preserve">that the values </w:t>
      </w:r>
      <w:r w:rsidR="00CA2D25">
        <w:lastRenderedPageBreak/>
        <w:t xml:space="preserve">of </w:t>
      </w:r>
      <w:r w:rsidRPr="00140C92">
        <w:t xml:space="preserve">this variable </w:t>
      </w:r>
      <w:r w:rsidR="00B22997">
        <w:t>are</w:t>
      </w:r>
      <w:r w:rsidRPr="00140C92">
        <w:t xml:space="preserve"> passed to </w:t>
      </w:r>
      <w:r w:rsidRPr="00140C92">
        <w:rPr>
          <w:rStyle w:val="CodeInline"/>
        </w:rPr>
        <w:t>TextureShader</w:t>
      </w:r>
      <w:r w:rsidRPr="00140C92">
        <w:t xml:space="preserve"> and then loaded 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r w:rsidRPr="009D30F4">
        <w:rPr>
          <w:rStyle w:val="CodeInline"/>
        </w:rPr>
        <w:t>TextureSquare</w:t>
      </w:r>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r w:rsidR="006D40CB" w:rsidRPr="007C4F9B">
        <w:rPr>
          <w:rStyle w:val="CodeInline"/>
        </w:rPr>
        <w:t>TextureRenderable</w:t>
      </w:r>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3E896B6" w:rsidR="006D40CB" w:rsidRDefault="00C27EDD" w:rsidP="00857A0C">
      <w:pPr>
        <w:pStyle w:val="NumList"/>
      </w:pPr>
      <w:ins w:id="198" w:author="Kelvin Sung" w:date="2021-08-30T17:18:00Z">
        <w:r>
          <w:t>Initiate the l</w:t>
        </w:r>
      </w:ins>
      <w:del w:id="199" w:author="Kelvin Sung" w:date="2021-08-30T17:18:00Z">
        <w:r w:rsidR="006D40CB" w:rsidDel="00C27EDD">
          <w:delText>L</w:delText>
        </w:r>
      </w:del>
      <w:r w:rsidR="006D40CB">
        <w:t>oad</w:t>
      </w:r>
      <w:ins w:id="200" w:author="Kelvin Sung" w:date="2021-08-30T17:18:00Z">
        <w:r>
          <w:t>ing of</w:t>
        </w:r>
      </w:ins>
      <w:r w:rsidR="006D40CB">
        <w:t xml:space="preserve"> </w:t>
      </w:r>
      <w:r w:rsidR="006D40CB" w:rsidRPr="006D40CB">
        <w:t>the</w:t>
      </w:r>
      <w:r w:rsidR="006D40CB">
        <w:t xml:space="preserve"> textures in </w:t>
      </w:r>
      <w:r w:rsidR="00FB0CF9">
        <w:t xml:space="preserve">the </w:t>
      </w:r>
      <w:r w:rsidR="006D40CB">
        <w:rPr>
          <w:rStyle w:val="CodeInline"/>
        </w:rPr>
        <w:t>load()</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r>
        <w:rPr>
          <w:rStyle w:val="CodeInline"/>
        </w:rPr>
        <w:t>unload()</w:t>
      </w:r>
      <w:r>
        <w:t>.</w:t>
      </w:r>
    </w:p>
    <w:p w14:paraId="4E6257DD" w14:textId="7C30DD1B" w:rsidR="002075DA" w:rsidRDefault="002075DA" w:rsidP="002075DA">
      <w:pPr>
        <w:pStyle w:val="Code"/>
      </w:pPr>
      <w:r>
        <w:lastRenderedPageBreak/>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r w:rsidR="002075DA" w:rsidRPr="0019776A">
        <w:rPr>
          <w:rStyle w:val="CodeInline"/>
        </w:rPr>
        <w:t>next()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r w:rsidRPr="00F4087B">
        <w:rPr>
          <w:rStyle w:val="CodeInline"/>
        </w:rPr>
        <w:t>TextureRenderables</w:t>
      </w:r>
      <w:r>
        <w:t xml:space="preserve"> objects in the </w:t>
      </w:r>
      <w:r w:rsidRPr="004D38B4">
        <w:rPr>
          <w:rStyle w:val="CodeInline"/>
        </w:rPr>
        <w:t>init()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8337F9">
        <w:rPr>
          <w:rPrChange w:id="201" w:author="Kelvin Sung" w:date="2021-08-30T14:59:00Z">
            <w:rPr>
              <w:rStyle w:val="CodeBold"/>
            </w:rPr>
          </w:rPrChange>
        </w:rPr>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8337F9">
        <w:rPr>
          <w:rPrChange w:id="202" w:author="Kelvin Sung" w:date="2021-08-30T14:59:00Z">
            <w:rPr>
              <w:rStyle w:val="CodeBold"/>
            </w:rPr>
          </w:rPrChange>
        </w:rPr>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8337F9">
        <w:rPr>
          <w:rPrChange w:id="203" w:author="Kelvin Sung" w:date="2021-08-30T14:59:00Z">
            <w:rPr>
              <w:rStyle w:val="CodeBold"/>
            </w:rPr>
          </w:rPrChange>
        </w:rPr>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8337F9">
        <w:rPr>
          <w:rPrChange w:id="204" w:author="Kelvin Sung" w:date="2021-08-30T15:00:00Z">
            <w:rPr>
              <w:rStyle w:val="CodeBold"/>
            </w:rPr>
          </w:rPrChange>
        </w:rPr>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8337F9">
        <w:rPr>
          <w:rPrChange w:id="205" w:author="Kelvin Sung" w:date="2021-08-30T15:00:00Z">
            <w:rPr>
              <w:rStyle w:val="CodeBold"/>
            </w:rPr>
          </w:rPrChange>
        </w:rPr>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8337F9">
        <w:rPr>
          <w:rPrChange w:id="206" w:author="Kelvin Sung" w:date="2021-08-30T15:00:00Z">
            <w:rPr>
              <w:rStyle w:val="CodeBold"/>
            </w:rPr>
          </w:rPrChange>
        </w:rPr>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8337F9">
        <w:rPr>
          <w:rPrChange w:id="207" w:author="Kelvin Sung" w:date="2021-08-30T15:00:00Z">
            <w:rPr>
              <w:rStyle w:val="CodeBold"/>
            </w:rPr>
          </w:rPrChange>
        </w:rPr>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8337F9">
        <w:rPr>
          <w:rPrChange w:id="208" w:author="Kelvin Sung" w:date="2021-08-30T15:00:00Z">
            <w:rPr>
              <w:rStyle w:val="CodeBold"/>
            </w:rPr>
          </w:rPrChange>
        </w:rPr>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lastRenderedPageBreak/>
        <w:t xml:space="preserve">Remember that the texture </w:t>
      </w:r>
      <w:r w:rsidRPr="00514901">
        <w:t xml:space="preserve">file path is used </w:t>
      </w:r>
      <w:r>
        <w:t xml:space="preserve">as the unique identifier in the </w:t>
      </w:r>
      <w:r w:rsidR="00C443D1">
        <w:rPr>
          <w:rStyle w:val="CodeInline"/>
        </w:rPr>
        <w:t>resource_map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r w:rsidRPr="00082158">
        <w:rPr>
          <w:rStyle w:val="CodeInline"/>
        </w:rPr>
        <w:t>src/</w:t>
      </w:r>
      <w:r w:rsidR="002075DA">
        <w:rPr>
          <w:rStyle w:val="CodeInline"/>
        </w:rPr>
        <w:t>m</w:t>
      </w:r>
      <w:r w:rsidRPr="00082158">
        <w:rPr>
          <w:rStyle w:val="CodeInline"/>
        </w:rPr>
        <w:t>y</w:t>
      </w:r>
      <w:r w:rsidR="002075DA">
        <w:rPr>
          <w:rStyle w:val="CodeInline"/>
        </w:rPr>
        <w:t>_g</w:t>
      </w:r>
      <w:r w:rsidRPr="00082158">
        <w:rPr>
          <w:rStyle w:val="CodeInline"/>
        </w:rPr>
        <w:t>ame</w:t>
      </w:r>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036CC441"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del w:id="209" w:author="Jeb Pavleas" w:date="2021-09-03T15:49:00Z">
        <w:r w:rsidDel="00CF7214">
          <w:delText xml:space="preserve">from </w:delText>
        </w:r>
      </w:del>
      <w:ins w:id="210" w:author="Jeb Pavleas" w:date="2021-09-03T15:49:00Z">
        <w:r w:rsidR="00CF7214">
          <w:t>via</w:t>
        </w:r>
        <w:r w:rsidR="00CF7214">
          <w:t xml:space="preserve"> </w:t>
        </w:r>
      </w:ins>
      <w:r>
        <w:t>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3FCB4713"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r w:rsidR="00845222">
        <w:rPr>
          <w:rStyle w:val="CodeInline"/>
        </w:rPr>
        <w:t>Scene.l</w:t>
      </w:r>
      <w:r w:rsidRPr="000062AF">
        <w:rPr>
          <w:rStyle w:val="CodeInline"/>
        </w:rPr>
        <w:t>oad()</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engine/resources/t</w:t>
      </w:r>
      <w:r w:rsidRPr="0096308F">
        <w:rPr>
          <w:rStyle w:val="CodeInline"/>
        </w:rPr>
        <w:t>exture.load()</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engine/resources/t</w:t>
      </w:r>
      <w:r w:rsidRPr="0096308F">
        <w:rPr>
          <w:rStyle w:val="CodeInline"/>
        </w:rPr>
        <w:t>exture.processLoadedImage()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del w:id="211" w:author="Kelvin Sung" w:date="2021-08-30T17:25:00Z">
        <w:r w:rsidDel="00895623">
          <w:delText xml:space="preserve"> </w:delText>
        </w:r>
        <w:r w:rsidR="000940A2" w:rsidDel="00895623">
          <w:delText>a</w:delText>
        </w:r>
      </w:del>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r w:rsidRPr="00770464">
        <w:rPr>
          <w:rStyle w:val="CodeInline"/>
        </w:rPr>
        <w:t>TextureRenderable.draw()</w:t>
      </w:r>
      <w:r>
        <w:t xml:space="preserve"> function activates the appropriate WebGL texture via the </w:t>
      </w:r>
      <w:r w:rsidR="002075DA">
        <w:rPr>
          <w:rStyle w:val="CodeInline"/>
        </w:rPr>
        <w:t>engine/resources/t</w:t>
      </w:r>
      <w:r w:rsidRPr="00770464">
        <w:rPr>
          <w:rStyle w:val="CodeInline"/>
        </w:rPr>
        <w:t>exture.activate()</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ins w:id="212" w:author="Kelvin Sung" w:date="2021-08-30T17:26:00Z">
        <w:r w:rsidR="002B6DE0">
          <w:t xml:space="preserve">to </w:t>
        </w:r>
      </w:ins>
      <w:r>
        <w:t>sample from the correct texture during rendering. Finally, when a texture is no longer needed by the game</w:t>
      </w:r>
      <w:del w:id="213" w:author="Kelvin Sung" w:date="2021-08-30T17:26:00Z">
        <w:r w:rsidDel="002B6DE0">
          <w:delText xml:space="preserve"> engine</w:delText>
        </w:r>
      </w:del>
      <w:r>
        <w:t>, the</w:t>
      </w:r>
      <w:r w:rsidR="00E04857">
        <w:t xml:space="preserve"> </w:t>
      </w:r>
      <w:r w:rsidR="00E04857" w:rsidRPr="0019776A">
        <w:rPr>
          <w:rStyle w:val="CodeInline"/>
        </w:rPr>
        <w:t>Scene.unload()</w:t>
      </w:r>
      <w:r w:rsidR="00E04857">
        <w:t xml:space="preserve"> function will call </w:t>
      </w:r>
      <w:r w:rsidR="002075DA">
        <w:rPr>
          <w:rStyle w:val="CodeInline"/>
        </w:rPr>
        <w:t>engine/resources/texture</w:t>
      </w:r>
      <w:r w:rsidR="00E04857">
        <w:rPr>
          <w:rStyle w:val="CodeInline"/>
        </w:rPr>
        <w:t>.</w:t>
      </w:r>
      <w:r w:rsidRPr="00E71F9B">
        <w:rPr>
          <w:rStyle w:val="CodeInline"/>
        </w:rPr>
        <w:t>unloa</w:t>
      </w:r>
      <w:r w:rsidR="002075DA">
        <w:rPr>
          <w:rStyle w:val="CodeInline"/>
        </w:rPr>
        <w:t>d</w:t>
      </w:r>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20A0E7E"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del w:id="214" w:author="Kelvin Sung" w:date="2021-08-30T17:27:00Z">
        <w:r w:rsidDel="002B6DE0">
          <w:delText xml:space="preserve">shows </w:delText>
        </w:r>
      </w:del>
      <w:ins w:id="215" w:author="Kelvin Sung" w:date="2021-08-30T17:27:00Z">
        <w:r w:rsidR="002B6DE0">
          <w:t xml:space="preserve">is </w:t>
        </w:r>
      </w:ins>
      <w:r>
        <w:t xml:space="preserve">a sprite sheet with 13 elements </w:t>
      </w:r>
      <w:del w:id="216" w:author="Kelvin Sung" w:date="2021-08-30T17:27:00Z">
        <w:r w:rsidDel="002B6DE0">
          <w:delText xml:space="preserve">showing </w:delText>
        </w:r>
      </w:del>
      <w:ins w:id="217" w:author="Kelvin Sung" w:date="2021-08-30T17:28:00Z">
        <w:r w:rsidR="002B6DE0">
          <w:t>from</w:t>
        </w:r>
      </w:ins>
      <w:ins w:id="218" w:author="Kelvin Sung" w:date="2021-08-30T17:27:00Z">
        <w:r w:rsidR="002B6DE0">
          <w:t xml:space="preserve"> </w:t>
        </w:r>
      </w:ins>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 xml:space="preserve">communicate the </w:t>
      </w:r>
      <w:r w:rsidRPr="00AC553F">
        <w:lastRenderedPageBreak/>
        <w:t>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2B6DE0">
        <w:rPr>
          <w:rStyle w:val="CodeInline"/>
          <w:rPrChange w:id="219" w:author="Kelvin Sung" w:date="2021-08-30T17:29:00Z">
            <w:rPr/>
          </w:rPrChang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0AA99F2E"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ins w:id="220" w:author="Kelvin Sung" w:date="2021-08-30T17:44:00Z">
        <w:r w:rsidR="004F2EC6">
          <w:t xml:space="preserve">a </w:t>
        </w:r>
      </w:ins>
      <w:r>
        <w:t xml:space="preserve">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ins w:id="221" w:author="Kelvin Sung" w:date="2021-08-30T17:45:00Z">
        <w:r w:rsidR="004F2EC6">
          <w:t xml:space="preserve"> as </w:t>
        </w:r>
        <w:r w:rsidR="004F2EC6" w:rsidRPr="004F2EC6">
          <w:rPr>
            <w:rStyle w:val="CodeInline"/>
            <w:rPrChange w:id="222" w:author="Kelvin Sung" w:date="2021-08-30T17:45:00Z">
              <w:rPr/>
            </w:rPrChange>
          </w:rPr>
          <w:t>TextureVS/FS</w:t>
        </w:r>
      </w:ins>
      <w:r>
        <w:t>.</w:t>
      </w:r>
    </w:p>
    <w:p w14:paraId="1C9D8F39" w14:textId="61FAEBCB" w:rsidR="00664728" w:rsidRDefault="00664728" w:rsidP="00664728">
      <w:pPr>
        <w:pStyle w:val="Figure"/>
        <w:rPr>
          <w:ins w:id="223" w:author="Kelvin Sung" w:date="2021-08-30T13:48:00Z"/>
        </w:rPr>
      </w:pPr>
      <w:r>
        <w:t xml:space="preserve"> </w:t>
      </w:r>
    </w:p>
    <w:p w14:paraId="7E5ADB6A" w14:textId="4ACBEF7E" w:rsidR="00015CF0" w:rsidRPr="00015CF0" w:rsidRDefault="00015CF0" w:rsidP="002707BD">
      <w:pPr>
        <w:pStyle w:val="Figure"/>
      </w:pPr>
      <w:ins w:id="224" w:author="Kelvin Sung" w:date="2021-08-30T13:48:00Z">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ins>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p>
    <w:p w14:paraId="0CF02941" w14:textId="77777777" w:rsidR="00664728" w:rsidRPr="006A27C6" w:rsidRDefault="00664728" w:rsidP="00857A0C">
      <w:pPr>
        <w:pStyle w:val="NumList"/>
        <w:numPr>
          <w:ilvl w:val="0"/>
          <w:numId w:val="29"/>
        </w:numPr>
      </w:pPr>
      <w:r w:rsidRPr="006A27C6">
        <w:lastRenderedPageBreak/>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7C9D7B64" w:rsidR="00664728" w:rsidRPr="006A27C6" w:rsidRDefault="008F4767" w:rsidP="00664728">
      <w:pPr>
        <w:pStyle w:val="Code"/>
      </w:pPr>
      <w:r w:rsidRPr="008D13B8">
        <w:t>…</w:t>
      </w:r>
      <w:r>
        <w:t xml:space="preserve"> </w:t>
      </w:r>
      <w:del w:id="225" w:author="Kelvin Sung" w:date="2021-08-30T17:48:00Z">
        <w:r w:rsidR="007872CB" w:rsidDel="00E6638E">
          <w:delText xml:space="preserve">more </w:delText>
        </w:r>
      </w:del>
      <w:r w:rsidRPr="008D13B8">
        <w:t xml:space="preserve">implementation </w:t>
      </w:r>
      <w:del w:id="226" w:author="Kelvin Sung" w:date="2021-08-30T17:48:00Z">
        <w:r w:rsidRPr="008D13B8" w:rsidDel="00E6638E">
          <w:delText xml:space="preserve">details in the </w:delText>
        </w:r>
      </w:del>
      <w:ins w:id="227" w:author="Kelvin Sung" w:date="2021-08-30T17:48:00Z">
        <w:r w:rsidR="00E6638E">
          <w:t xml:space="preserve">to </w:t>
        </w:r>
      </w:ins>
      <w:r w:rsidRPr="008D13B8">
        <w:t>follow</w:t>
      </w:r>
      <w:del w:id="228" w:author="Kelvin Sung" w:date="2021-08-30T17:48:00Z">
        <w:r w:rsidRPr="008D13B8" w:rsidDel="00E6638E">
          <w:delText>ing</w:delText>
        </w:r>
      </w:del>
      <w:r w:rsidRPr="008D13B8">
        <w:t xml:space="preserve"> </w:t>
      </w:r>
      <w:del w:id="229" w:author="Kelvin Sung" w:date="2021-08-30T17:48:00Z">
        <w:r w:rsidRPr="008D13B8" w:rsidDel="00E6638E">
          <w:delText xml:space="preserve">steps </w:delText>
        </w:r>
      </w:del>
      <w:r w:rsidRPr="008D13B8">
        <w:t>…</w:t>
      </w:r>
    </w:p>
    <w:p w14:paraId="2717BDB5" w14:textId="77777777" w:rsidR="00664728" w:rsidRPr="006A27C6" w:rsidRDefault="00664728" w:rsidP="00664728">
      <w:pPr>
        <w:pStyle w:val="NumList"/>
        <w:numPr>
          <w:ilvl w:val="0"/>
          <w:numId w:val="0"/>
        </w:numPr>
        <w:ind w:left="936"/>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when creating this buffer in the WebGL </w:t>
      </w:r>
      <w:r w:rsidRPr="00641138">
        <w:rPr>
          <w:rStyle w:val="CodeInline"/>
        </w:rPr>
        <w:t>bufferData()</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62213D0B" w:rsidR="00A53E0C" w:rsidRPr="006A27C6" w:rsidRDefault="00A53E0C" w:rsidP="00A53E0C">
      <w:pPr>
        <w:pStyle w:val="NumList"/>
        <w:rPr>
          <w:ins w:id="230" w:author="Kelvin Sung" w:date="2021-08-30T17:52:00Z"/>
        </w:rPr>
      </w:pPr>
      <w:ins w:id="231" w:author="Kelvin Sung" w:date="2021-08-30T17:52:00Z">
        <w:r w:rsidRPr="006A27C6">
          <w:t xml:space="preserve">Override the </w:t>
        </w:r>
        <w:r>
          <w:t xml:space="preserve">texture coordinate accessing function, </w:t>
        </w:r>
        <w:r w:rsidRPr="00CD6916">
          <w:rPr>
            <w:rStyle w:val="CodeInline"/>
          </w:rPr>
          <w:t>_getTexCoordBuffer()</w:t>
        </w:r>
        <w:r>
          <w:t>, such that the local allocated dynamic</w:t>
        </w:r>
      </w:ins>
      <w:ins w:id="232" w:author="Jeb Pavleas" w:date="2021-09-03T16:02:00Z">
        <w:r w:rsidR="00F10EC5">
          <w:t xml:space="preserve"> buffer </w:t>
        </w:r>
        <w:r w:rsidR="00F10EC5">
          <w:t>is returned</w:t>
        </w:r>
      </w:ins>
      <w:ins w:id="233" w:author="Kelvin Sung" w:date="2021-08-30T17:52:00Z">
        <w:r>
          <w:t>, instead of the global static</w:t>
        </w:r>
        <w:del w:id="234" w:author="Jeb Pavleas" w:date="2021-09-03T16:02:00Z">
          <w:r w:rsidDel="00F10EC5">
            <w:delText>,</w:delText>
          </w:r>
        </w:del>
        <w:r>
          <w:t xml:space="preserve"> buffer</w:t>
        </w:r>
      </w:ins>
      <w:ins w:id="235" w:author="Jeb Pavleas" w:date="2021-09-03T16:02:00Z">
        <w:r w:rsidR="00F10EC5">
          <w:t>,</w:t>
        </w:r>
      </w:ins>
      <w:ins w:id="236" w:author="Kelvin Sung" w:date="2021-08-30T17:52:00Z">
        <w:r>
          <w:t xml:space="preserve"> </w:t>
        </w:r>
        <w:del w:id="237" w:author="Jeb Pavleas" w:date="2021-09-03T16:02:00Z">
          <w:r w:rsidDel="00F10EC5">
            <w:delText xml:space="preserve">is returned </w:delText>
          </w:r>
        </w:del>
        <w:r>
          <w:t>when the shader is activated</w:t>
        </w:r>
      </w:ins>
      <w:ins w:id="238" w:author="Jeb Pavleas" w:date="2021-09-03T16:03:00Z">
        <w:r w:rsidR="00F10EC5">
          <w:t>.</w:t>
        </w:r>
      </w:ins>
      <w:ins w:id="239" w:author="Kelvin Sung" w:date="2021-08-30T17:52:00Z">
        <w:r>
          <w:t xml:space="preserve"> </w:t>
        </w:r>
      </w:ins>
      <w:ins w:id="240" w:author="Jeb Pavleas" w:date="2021-09-03T16:03:00Z">
        <w:r w:rsidR="00F10EC5">
          <w:t xml:space="preserve">Note, </w:t>
        </w:r>
      </w:ins>
      <w:ins w:id="241" w:author="Kelvin Sung" w:date="2021-08-30T17:52:00Z">
        <w:del w:id="242" w:author="Jeb Pavleas" w:date="2021-09-03T16:03:00Z">
          <w:r w:rsidDel="00F10EC5">
            <w:delText>(</w:delText>
          </w:r>
        </w:del>
        <w:r>
          <w:t xml:space="preserve">the </w:t>
        </w:r>
        <w:r w:rsidRPr="00CD6916">
          <w:rPr>
            <w:rStyle w:val="CodeInline"/>
          </w:rPr>
          <w:t>activate()</w:t>
        </w:r>
        <w:r>
          <w:t xml:space="preserve"> function is inherited from </w:t>
        </w:r>
        <w:r w:rsidRPr="00BD31B9">
          <w:rPr>
            <w:rStyle w:val="CodeInline"/>
          </w:rPr>
          <w:t>TextureShader</w:t>
        </w:r>
        <w:del w:id="243" w:author="Jeb Pavleas" w:date="2021-09-03T16:03:00Z">
          <w:r w:rsidDel="00F10EC5">
            <w:delText>)</w:delText>
          </w:r>
        </w:del>
        <w:r>
          <w:t>.</w:t>
        </w:r>
      </w:ins>
    </w:p>
    <w:p w14:paraId="5FEE45A9" w14:textId="77777777" w:rsidR="00A53E0C" w:rsidRPr="00D22C8F" w:rsidRDefault="00A53E0C">
      <w:pPr>
        <w:pStyle w:val="Code"/>
        <w:rPr>
          <w:ins w:id="244" w:author="Kelvin Sung" w:date="2021-08-30T17:52:00Z"/>
        </w:rPr>
      </w:pPr>
      <w:ins w:id="245" w:author="Kelvin Sung" w:date="2021-08-30T17:52:00Z">
        <w:r w:rsidRPr="00D22C8F">
          <w:t>_getTexCoordBuffer() {</w:t>
        </w:r>
      </w:ins>
    </w:p>
    <w:p w14:paraId="52F33DC8" w14:textId="77777777" w:rsidR="00A53E0C" w:rsidRPr="00D22C8F" w:rsidRDefault="00A53E0C">
      <w:pPr>
        <w:pStyle w:val="Code"/>
        <w:rPr>
          <w:ins w:id="246" w:author="Kelvin Sung" w:date="2021-08-30T17:52:00Z"/>
        </w:rPr>
      </w:pPr>
      <w:ins w:id="247" w:author="Kelvin Sung" w:date="2021-08-30T17:52:00Z">
        <w:r w:rsidRPr="00D22C8F">
          <w:t xml:space="preserve">    return this.mTexCoordBuffer;</w:t>
        </w:r>
      </w:ins>
    </w:p>
    <w:p w14:paraId="1A353434" w14:textId="5896163E" w:rsidR="00A53E0C" w:rsidRDefault="00A53E0C">
      <w:pPr>
        <w:pStyle w:val="Code"/>
        <w:rPr>
          <w:ins w:id="248" w:author="Kelvin Sung" w:date="2021-08-30T17:52:00Z"/>
        </w:rPr>
        <w:pPrChange w:id="249" w:author="Kelvin Sung" w:date="2021-08-30T17:52:00Z">
          <w:pPr>
            <w:pStyle w:val="NumList"/>
          </w:pPr>
        </w:pPrChange>
      </w:pPr>
      <w:ins w:id="250" w:author="Kelvin Sung" w:date="2021-08-30T17:52:00Z">
        <w:r w:rsidRPr="00D22C8F">
          <w:t>}</w:t>
        </w:r>
      </w:ins>
    </w:p>
    <w:p w14:paraId="581DD146" w14:textId="75FDCC16" w:rsidR="00664728" w:rsidRPr="006A27C6" w:rsidDel="00A53E0C" w:rsidRDefault="00A53E0C" w:rsidP="00B07CBA">
      <w:pPr>
        <w:pStyle w:val="NumList"/>
        <w:rPr>
          <w:del w:id="251" w:author="Kelvin Sung" w:date="2021-08-30T17:52:00Z"/>
        </w:rPr>
      </w:pPr>
      <w:ins w:id="252" w:author="Kelvin Sung" w:date="2021-08-30T17:53:00Z">
        <w:r>
          <w:t>R</w:t>
        </w:r>
      </w:ins>
      <w:ins w:id="253" w:author="Kelvin Sung" w:date="2021-08-30T17:52:00Z">
        <w:r>
          <w:t xml:space="preserve">emember to export the class. </w:t>
        </w:r>
      </w:ins>
      <w:del w:id="254" w:author="Kelvin Sung" w:date="2021-08-30T17:52:00Z">
        <w:r w:rsidR="00664728" w:rsidRPr="006A27C6" w:rsidDel="00A53E0C">
          <w:delText xml:space="preserve">Override the </w:delText>
        </w:r>
        <w:r w:rsidR="00664728" w:rsidDel="00A53E0C">
          <w:delText xml:space="preserve">texture coordinate accessing function, </w:delText>
        </w:r>
        <w:r w:rsidR="00664728" w:rsidRPr="00CD6916" w:rsidDel="00A53E0C">
          <w:rPr>
            <w:rStyle w:val="CodeInline"/>
          </w:rPr>
          <w:delText>_getTexCoordBuffer()</w:delText>
        </w:r>
        <w:r w:rsidR="00664728" w:rsidDel="00A53E0C">
          <w:delText xml:space="preserve">, such that the local allocated dynamic, instead of the global static, buffer is returned when the shader is activated (the </w:delText>
        </w:r>
        <w:r w:rsidR="00664728" w:rsidRPr="00CD6916" w:rsidDel="00A53E0C">
          <w:rPr>
            <w:rStyle w:val="CodeInline"/>
          </w:rPr>
          <w:delText>activate()</w:delText>
        </w:r>
        <w:r w:rsidR="00664728" w:rsidDel="00A53E0C">
          <w:delText xml:space="preserve"> function is </w:delText>
        </w:r>
      </w:del>
      <w:del w:id="255" w:author="Kelvin Sung" w:date="2021-08-30T17:51:00Z">
        <w:r w:rsidR="00664728" w:rsidDel="00A53E0C">
          <w:delText xml:space="preserve">implemented </w:delText>
        </w:r>
      </w:del>
      <w:del w:id="256" w:author="Kelvin Sung" w:date="2021-08-30T17:50:00Z">
        <w:r w:rsidR="00664728" w:rsidDel="00A53E0C">
          <w:delText xml:space="preserve">by </w:delText>
        </w:r>
      </w:del>
      <w:del w:id="257" w:author="Kelvin Sung" w:date="2021-08-30T17:52:00Z">
        <w:r w:rsidR="00664728" w:rsidRPr="00D542D1" w:rsidDel="00A53E0C">
          <w:rPr>
            <w:rStyle w:val="CodeInline"/>
            <w:rPrChange w:id="258" w:author="Kelvin Sung" w:date="2021-08-30T17:50:00Z">
              <w:rPr>
                <w:b/>
              </w:rPr>
            </w:rPrChange>
          </w:rPr>
          <w:delText>TextureShader</w:delText>
        </w:r>
        <w:r w:rsidR="00664728" w:rsidDel="00A53E0C">
          <w:delText>)</w:delText>
        </w:r>
      </w:del>
    </w:p>
    <w:p w14:paraId="0AF25668" w14:textId="5D8AE6A7" w:rsidR="00664728" w:rsidRPr="00D22C8F" w:rsidRDefault="00664728">
      <w:pPr>
        <w:pStyle w:val="NumList"/>
        <w:pPrChange w:id="259" w:author="Kelvin Sung" w:date="2021-08-30T17:53:00Z">
          <w:pPr>
            <w:pStyle w:val="Code"/>
          </w:pPr>
        </w:pPrChange>
      </w:pPr>
      <w:del w:id="260" w:author="Kelvin Sung" w:date="2021-08-30T17:53:00Z">
        <w:r w:rsidRPr="00D22C8F" w:rsidDel="00A53E0C">
          <w:delText>_getTexCoordBuffer() {</w:delText>
        </w:r>
      </w:del>
    </w:p>
    <w:p w14:paraId="0DE97D72" w14:textId="77C063E0" w:rsidR="00664728" w:rsidRPr="00D22C8F" w:rsidDel="00A53E0C" w:rsidRDefault="00664728" w:rsidP="00664728">
      <w:pPr>
        <w:pStyle w:val="Code"/>
        <w:rPr>
          <w:del w:id="261" w:author="Kelvin Sung" w:date="2021-08-30T17:53:00Z"/>
        </w:rPr>
      </w:pPr>
      <w:del w:id="262" w:author="Kelvin Sung" w:date="2021-08-30T17:53:00Z">
        <w:r w:rsidRPr="00D22C8F" w:rsidDel="00A53E0C">
          <w:delText xml:space="preserve">    return this.mTexCoordBuffer;</w:delText>
        </w:r>
      </w:del>
      <w:ins w:id="263" w:author="Kelvin Sung" w:date="2021-08-30T17:53:00Z">
        <w:r w:rsidR="00A53E0C">
          <w:t>export default SpriteShader;</w:t>
        </w:r>
      </w:ins>
    </w:p>
    <w:p w14:paraId="517E3197" w14:textId="77777777" w:rsidR="00664728" w:rsidRPr="006A27C6" w:rsidRDefault="00664728" w:rsidP="00664728">
      <w:pPr>
        <w:pStyle w:val="Code"/>
      </w:pPr>
      <w:del w:id="264" w:author="Kelvin Sung" w:date="2021-08-30T17:53:00Z">
        <w:r w:rsidRPr="00D22C8F" w:rsidDel="00A53E0C">
          <w:delText>}</w:delText>
        </w:r>
      </w:del>
    </w:p>
    <w:p w14:paraId="71414A04" w14:textId="77777777" w:rsidR="00664728" w:rsidRPr="006A27C6" w:rsidRDefault="00664728" w:rsidP="00664728">
      <w:pPr>
        <w:pStyle w:val="Heading3"/>
      </w:pPr>
      <w:r w:rsidRPr="006A27C6">
        <w:t>SpriteRenderable</w:t>
      </w:r>
      <w:r>
        <w:t xml:space="preserve"> Object</w:t>
      </w:r>
    </w:p>
    <w:p w14:paraId="70C16553" w14:textId="176B5505" w:rsidR="00664728" w:rsidRPr="006A27C6" w:rsidRDefault="00664728" w:rsidP="00664728">
      <w:pPr>
        <w:pStyle w:val="BodyTextFirst"/>
      </w:pPr>
      <w:r>
        <w:t>Similar to</w:t>
      </w:r>
      <w:ins w:id="265" w:author="Jeb Pavleas" w:date="2021-09-03T16:04:00Z">
        <w:r w:rsidR="00F10EC5">
          <w:t xml:space="preserve"> the</w:t>
        </w:r>
      </w:ins>
      <w:r>
        <w:t xml:space="preserve">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w:t>
      </w:r>
      <w:ins w:id="266" w:author="Kelvin Sung" w:date="2021-08-30T17:53:00Z">
        <w:r w:rsidR="006D18B3">
          <w:t xml:space="preserve"> </w:t>
        </w:r>
      </w:ins>
      <w:r>
        <w:t xml:space="preserve">(which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p>
    <w:p w14:paraId="46591451" w14:textId="77777777" w:rsidR="00664728" w:rsidRPr="006A27C6" w:rsidRDefault="00664728" w:rsidP="00746D30">
      <w:pPr>
        <w:pStyle w:val="NumList"/>
        <w:numPr>
          <w:ilvl w:val="0"/>
          <w:numId w:val="42"/>
        </w:numPr>
      </w:pPr>
      <w:r w:rsidRPr="006A27C6">
        <w:lastRenderedPageBreak/>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1EE76AEA" w:rsidR="00664728" w:rsidRPr="006A27C6" w:rsidRDefault="00402730" w:rsidP="00664728">
      <w:pPr>
        <w:pStyle w:val="Code"/>
      </w:pPr>
      <w:r w:rsidRPr="008D13B8">
        <w:t>…</w:t>
      </w:r>
      <w:r>
        <w:t xml:space="preserve"> </w:t>
      </w:r>
      <w:del w:id="267" w:author="Kelvin Sung" w:date="2021-08-30T17:54:00Z">
        <w:r w:rsidDel="004F083B">
          <w:delText xml:space="preserve">more </w:delText>
        </w:r>
      </w:del>
      <w:r w:rsidRPr="008D13B8">
        <w:t xml:space="preserve">implementation </w:t>
      </w:r>
      <w:del w:id="268" w:author="Kelvin Sung" w:date="2021-08-30T17:54:00Z">
        <w:r w:rsidRPr="008D13B8" w:rsidDel="004F083B">
          <w:delText xml:space="preserve">details in the </w:delText>
        </w:r>
      </w:del>
      <w:ins w:id="269" w:author="Kelvin Sung" w:date="2021-08-30T17:54:00Z">
        <w:r w:rsidR="004F083B">
          <w:t xml:space="preserve">to </w:t>
        </w:r>
      </w:ins>
      <w:r w:rsidRPr="008D13B8">
        <w:t>follow</w:t>
      </w:r>
      <w:del w:id="270" w:author="Kelvin Sung" w:date="2021-08-30T17:54:00Z">
        <w:r w:rsidRPr="008D13B8" w:rsidDel="004F083B">
          <w:delText>ing</w:delText>
        </w:r>
      </w:del>
      <w:r w:rsidRPr="008D13B8">
        <w:t xml:space="preserve"> </w:t>
      </w:r>
      <w:del w:id="271" w:author="Kelvin Sung" w:date="2021-08-30T17:54:00Z">
        <w:r w:rsidRPr="008D13B8" w:rsidDel="004F083B">
          <w:delText xml:space="preserve">steps </w:delText>
        </w:r>
      </w:del>
      <w:r w:rsidRPr="008D13B8">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allow the specification of uv values for a sprite sheet element in both texture coordinate space (normalized between 0 to 1) and with pixel positions (which are converted to uv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pPr>
        <w:pStyle w:val="NumList"/>
        <w:pPrChange w:id="272" w:author="Kelvin Sung" w:date="2021-08-30T17:58:00Z">
          <w:pPr>
            <w:pStyle w:val="NumList"/>
            <w:numPr>
              <w:numId w:val="44"/>
            </w:numPr>
          </w:pPr>
        </w:pPrChange>
      </w:pPr>
      <w:r w:rsidRPr="006A27C6">
        <w:lastRenderedPageBreak/>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7532029B" w14:textId="77777777" w:rsidR="003C2FBD" w:rsidRDefault="003C2FBD" w:rsidP="003C2FBD">
      <w:pPr>
        <w:pStyle w:val="Code"/>
      </w:pPr>
      <w:r>
        <w:t xml:space="preserve">    // set the current texture coordinate</w:t>
      </w:r>
    </w:p>
    <w:p w14:paraId="1A9AE095" w14:textId="77777777" w:rsidR="003C2FBD" w:rsidRDefault="003C2FBD" w:rsidP="003C2FBD">
      <w:pPr>
        <w:pStyle w:val="Code"/>
      </w:pPr>
      <w:r>
        <w:t xml:space="preserve">    // </w:t>
      </w:r>
    </w:p>
    <w:p w14:paraId="42A679BD" w14:textId="77777777" w:rsidR="003C2FBD" w:rsidRDefault="003C2FBD" w:rsidP="003C2FBD">
      <w:pPr>
        <w:pStyle w:val="Code"/>
      </w:pPr>
      <w:r>
        <w:t xml:space="preserve">    // activate the texture</w:t>
      </w:r>
    </w:p>
    <w:p w14:paraId="079917B0" w14:textId="086FB28C" w:rsidR="003C2FBD" w:rsidRDefault="003C2FBD">
      <w:pPr>
        <w:pStyle w:val="Code"/>
        <w:ind w:firstLine="240"/>
        <w:rPr>
          <w:ins w:id="273" w:author="Kelvin Sung" w:date="2021-08-30T17:58:00Z"/>
        </w:rPr>
        <w:pPrChange w:id="274" w:author="Kelvin Sung" w:date="2021-08-30T17:58:00Z">
          <w:pPr>
            <w:pStyle w:val="Code"/>
          </w:pPr>
        </w:pPrChange>
      </w:pPr>
      <w:del w:id="275" w:author="Kelvin Sung" w:date="2021-08-30T17:58:00Z">
        <w:r w:rsidDel="003C2FBD">
          <w:delText xml:space="preserve">    </w:delText>
        </w:r>
      </w:del>
      <w:r>
        <w:t>this.mShader.setTextureCoordinate(this.getElementUVCoordinateArray());</w:t>
      </w:r>
    </w:p>
    <w:p w14:paraId="402167FF" w14:textId="77777777" w:rsidR="003C2FBD" w:rsidRDefault="003C2FBD" w:rsidP="003C2FBD">
      <w:pPr>
        <w:pStyle w:val="Code"/>
        <w:rPr>
          <w:ins w:id="276" w:author="Kelvin Sung" w:date="2021-08-30T17:58:00Z"/>
        </w:rPr>
      </w:pPr>
      <w:ins w:id="277" w:author="Kelvin Sung" w:date="2021-08-30T17:58:00Z">
        <w:r>
          <w:t xml:space="preserve">    super.draw(camera);</w:t>
        </w:r>
      </w:ins>
    </w:p>
    <w:p w14:paraId="04FA1120" w14:textId="5C9F71E2" w:rsidR="003C2FBD" w:rsidRDefault="003C2FBD">
      <w:pPr>
        <w:pStyle w:val="Code"/>
      </w:pPr>
      <w:ins w:id="278" w:author="Kelvin Sung" w:date="2021-08-30T17:58:00Z">
        <w:r>
          <w:t>}</w:t>
        </w:r>
      </w:ins>
    </w:p>
    <w:p w14:paraId="7492D54D" w14:textId="2B74F037" w:rsidR="00664728" w:rsidRPr="006A27C6" w:rsidRDefault="003C2FBD" w:rsidP="003C2FBD">
      <w:pPr>
        <w:pStyle w:val="NumList"/>
        <w:numPr>
          <w:ilvl w:val="0"/>
          <w:numId w:val="7"/>
        </w:numPr>
      </w:pPr>
      <w:del w:id="279" w:author="Kelvin Sung" w:date="2021-08-30T17:59:00Z">
        <w:r w:rsidDel="002F2F84">
          <w:delText xml:space="preserve">    super.draw(camera);</w:delText>
        </w:r>
        <w:r w:rsidR="00664728" w:rsidRPr="006A27C6" w:rsidDel="002F2F84">
          <w:delText xml:space="preserve">Override </w:delText>
        </w:r>
        <w:r w:rsidR="00664728" w:rsidRPr="006D40CB" w:rsidDel="002F2F84">
          <w:delText>the</w:delText>
        </w:r>
        <w:r w:rsidR="00664728" w:rsidRPr="006A27C6" w:rsidDel="002F2F84">
          <w:delText xml:space="preserve"> </w:delText>
        </w:r>
        <w:r w:rsidR="00664728" w:rsidDel="002F2F84">
          <w:rPr>
            <w:rStyle w:val="CodeInline"/>
          </w:rPr>
          <w:delText>draw()</w:delText>
        </w:r>
        <w:r w:rsidR="00664728" w:rsidRPr="006A27C6" w:rsidDel="002F2F84">
          <w:delText xml:space="preserve"> function</w:delText>
        </w:r>
        <w:r w:rsidR="00664728" w:rsidDel="002F2F84">
          <w:fldChar w:fldCharType="begin"/>
        </w:r>
        <w:r w:rsidR="00664728" w:rsidDel="002F2F84">
          <w:delInstrText xml:space="preserve"> XE "</w:delInstrText>
        </w:r>
        <w:r w:rsidR="00664728" w:rsidRPr="003407BB" w:rsidDel="002F2F84">
          <w:rPr>
            <w:rStyle w:val="CodeInline"/>
          </w:rPr>
          <w:delInstrText>Sprite sheets:draw()</w:delInstrText>
        </w:r>
        <w:r w:rsidR="00664728" w:rsidRPr="003407BB" w:rsidDel="002F2F84">
          <w:delInstrText xml:space="preserve"> function</w:delInstrText>
        </w:r>
        <w:r w:rsidR="00664728" w:rsidDel="002F2F84">
          <w:delInstrText xml:space="preserve">" </w:delInstrText>
        </w:r>
        <w:r w:rsidR="00664728" w:rsidDel="002F2F84">
          <w:fldChar w:fldCharType="end"/>
        </w:r>
        <w:r w:rsidR="00664728" w:rsidRPr="006A27C6" w:rsidDel="002F2F84">
          <w:delText xml:space="preserve"> to </w:delText>
        </w:r>
        <w:r w:rsidR="00664728" w:rsidDel="002F2F84">
          <w:delText>load the specific texture coordinate values to WebGL context before the actual drawing</w:delText>
        </w:r>
      </w:del>
      <w:ins w:id="280" w:author="Kelvin Sung" w:date="2021-08-30T17:59:00Z">
        <w:r w:rsidR="002F2F84">
          <w:t>Finally, remember to export the class and the defined enumerated type.</w:t>
        </w:r>
      </w:ins>
      <w:del w:id="281" w:author="Kelvin Sung" w:date="2021-08-30T17:59:00Z">
        <w:r w:rsidR="00664728" w:rsidDel="002F2F84">
          <w:delText>.</w:delText>
        </w:r>
      </w:del>
    </w:p>
    <w:p w14:paraId="400DD7EB" w14:textId="12E4C724" w:rsidR="00664728" w:rsidDel="002F2F84" w:rsidRDefault="00664728" w:rsidP="00664728">
      <w:pPr>
        <w:pStyle w:val="Code"/>
        <w:rPr>
          <w:del w:id="282" w:author="Kelvin Sung" w:date="2021-08-30T17:59:00Z"/>
        </w:rPr>
      </w:pPr>
      <w:del w:id="283" w:author="Kelvin Sung" w:date="2021-08-30T17:59:00Z">
        <w:r w:rsidDel="002F2F84">
          <w:delText>draw(camera) {</w:delText>
        </w:r>
      </w:del>
    </w:p>
    <w:p w14:paraId="6E213067" w14:textId="6DB87D2D" w:rsidR="00664728" w:rsidDel="002F2F84" w:rsidRDefault="00664728" w:rsidP="00664728">
      <w:pPr>
        <w:pStyle w:val="Code"/>
        <w:rPr>
          <w:del w:id="284" w:author="Kelvin Sung" w:date="2021-08-30T17:59:00Z"/>
        </w:rPr>
      </w:pPr>
      <w:del w:id="285" w:author="Kelvin Sung" w:date="2021-08-30T17:59:00Z">
        <w:r w:rsidDel="002F2F84">
          <w:delText xml:space="preserve">    // set the current texture coordinate</w:delText>
        </w:r>
      </w:del>
    </w:p>
    <w:p w14:paraId="0A4ADE0D" w14:textId="59A72407" w:rsidR="00664728" w:rsidDel="002F2F84" w:rsidRDefault="00664728" w:rsidP="00664728">
      <w:pPr>
        <w:pStyle w:val="Code"/>
        <w:rPr>
          <w:del w:id="286" w:author="Kelvin Sung" w:date="2021-08-30T17:59:00Z"/>
        </w:rPr>
      </w:pPr>
      <w:del w:id="287" w:author="Kelvin Sung" w:date="2021-08-30T17:59:00Z">
        <w:r w:rsidDel="002F2F84">
          <w:delText xml:space="preserve">    // </w:delText>
        </w:r>
      </w:del>
    </w:p>
    <w:p w14:paraId="75354B4C" w14:textId="7C1E03F8" w:rsidR="00664728" w:rsidDel="002F2F84" w:rsidRDefault="00664728" w:rsidP="00664728">
      <w:pPr>
        <w:pStyle w:val="Code"/>
        <w:rPr>
          <w:del w:id="288" w:author="Kelvin Sung" w:date="2021-08-30T17:59:00Z"/>
        </w:rPr>
      </w:pPr>
      <w:del w:id="289" w:author="Kelvin Sung" w:date="2021-08-30T17:59:00Z">
        <w:r w:rsidDel="002F2F84">
          <w:delText xml:space="preserve">    // activate the texture</w:delText>
        </w:r>
      </w:del>
    </w:p>
    <w:p w14:paraId="189693C1" w14:textId="268B42B9" w:rsidR="00664728" w:rsidDel="002F2F84" w:rsidRDefault="00664728" w:rsidP="00664728">
      <w:pPr>
        <w:pStyle w:val="Code"/>
        <w:rPr>
          <w:del w:id="290" w:author="Kelvin Sung" w:date="2021-08-30T17:59:00Z"/>
        </w:rPr>
      </w:pPr>
      <w:del w:id="291" w:author="Kelvin Sung" w:date="2021-08-30T17:59:00Z">
        <w:r w:rsidDel="002F2F84">
          <w:delText xml:space="preserve">    this.mShader.setTextureCoordinate(this.getElementUVCoordinateArray());</w:delText>
        </w:r>
      </w:del>
    </w:p>
    <w:p w14:paraId="63AF1160" w14:textId="478B6FF9" w:rsidR="00664728" w:rsidDel="002F2F84" w:rsidRDefault="00664728" w:rsidP="00664728">
      <w:pPr>
        <w:pStyle w:val="Code"/>
        <w:rPr>
          <w:del w:id="292" w:author="Kelvin Sung" w:date="2021-08-30T17:59:00Z"/>
        </w:rPr>
      </w:pPr>
      <w:del w:id="293" w:author="Kelvin Sung" w:date="2021-08-30T17:59:00Z">
        <w:r w:rsidDel="002F2F84">
          <w:delText xml:space="preserve">    super.draw(camera);</w:delText>
        </w:r>
      </w:del>
    </w:p>
    <w:p w14:paraId="4E3A8DE7" w14:textId="636CA926" w:rsidR="00664728" w:rsidRDefault="00664728" w:rsidP="00664728">
      <w:pPr>
        <w:pStyle w:val="Code"/>
        <w:rPr>
          <w:ins w:id="294" w:author="Kelvin Sung" w:date="2021-08-30T17:59:00Z"/>
        </w:rPr>
      </w:pPr>
      <w:del w:id="295" w:author="Kelvin Sung" w:date="2021-08-30T17:59:00Z">
        <w:r w:rsidDel="002F2F84">
          <w:delText>}</w:delText>
        </w:r>
      </w:del>
      <w:ins w:id="296" w:author="Kelvin Sung" w:date="2021-08-30T17:59:00Z">
        <w:r w:rsidR="002F2F84">
          <w:t>export default SpriteRenderable;</w:t>
        </w:r>
      </w:ins>
    </w:p>
    <w:p w14:paraId="5AA1F164" w14:textId="4FB91F14" w:rsidR="002F2F84" w:rsidRPr="006A27C6" w:rsidRDefault="002F2F84" w:rsidP="00664728">
      <w:pPr>
        <w:pStyle w:val="Code"/>
      </w:pPr>
      <w:commentRangeStart w:id="297"/>
      <w:ins w:id="298" w:author="Kelvin Sung" w:date="2021-08-30T17:59:00Z">
        <w:r>
          <w:t xml:space="preserve">exprt </w:t>
        </w:r>
      </w:ins>
      <w:commentRangeEnd w:id="297"/>
      <w:r w:rsidR="009B686E">
        <w:rPr>
          <w:rStyle w:val="CommentReference"/>
          <w:rFonts w:asciiTheme="minorHAnsi" w:hAnsiTheme="minorHAnsi"/>
          <w:noProof w:val="0"/>
        </w:rPr>
        <w:commentReference w:id="297"/>
      </w:r>
      <w:ins w:id="299" w:author="Kelvin Sung" w:date="2021-08-30T17:59:00Z">
        <w:r>
          <w:t>{eTexCoordArrayIndex}</w:t>
        </w:r>
      </w:ins>
    </w:p>
    <w:p w14:paraId="3762C4B0" w14:textId="77777777" w:rsidR="00664728" w:rsidRPr="006A27C6" w:rsidRDefault="00664728" w:rsidP="00664728">
      <w:pPr>
        <w:pStyle w:val="Heading3"/>
      </w:pPr>
      <w:r>
        <w:t>Facilitate Sharing with shader_resources</w:t>
      </w:r>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880A979" w:rsidR="00664728" w:rsidRDefault="00664728" w:rsidP="003B3F87">
      <w:pPr>
        <w:pStyle w:val="NumList"/>
      </w:pPr>
      <w:r w:rsidRPr="006D40CB">
        <w:t>Modify</w:t>
      </w:r>
      <w:r w:rsidRPr="006A27C6">
        <w:t xml:space="preserve"> the </w:t>
      </w:r>
      <w:r>
        <w:rPr>
          <w:rStyle w:val="CodeInline"/>
        </w:rPr>
        <w:t>createShaders()</w:t>
      </w:r>
      <w:r w:rsidRPr="006A27C6">
        <w:t xml:space="preserve"> function to </w:t>
      </w:r>
      <w:del w:id="300" w:author="Kelvin Sung" w:date="2021-08-30T18:01:00Z">
        <w:r w:rsidRPr="006A27C6" w:rsidDel="00E92DD1">
          <w:delText xml:space="preserve">also </w:delText>
        </w:r>
      </w:del>
      <w:r w:rsidRPr="006A27C6">
        <w:t xml:space="preserve">create the </w:t>
      </w:r>
      <w:r w:rsidRPr="006A27C6">
        <w:rPr>
          <w:rStyle w:val="CodeInline"/>
        </w:rPr>
        <w:t>SpriteShader</w:t>
      </w:r>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lastRenderedPageBreak/>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4AFA1435" w14:textId="77777777" w:rsidR="00664728" w:rsidRDefault="00664728" w:rsidP="003B3F87">
      <w:pPr>
        <w:pStyle w:val="NumList"/>
      </w:pPr>
      <w:r>
        <w:t xml:space="preserve">Update the </w:t>
      </w:r>
      <w:r w:rsidRPr="00CD6916">
        <w:rPr>
          <w:rStyle w:val="CodeInline"/>
        </w:rPr>
        <w:t>cleanUp()</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646288">
        <w:rPr>
          <w:rPrChange w:id="301" w:author="Kelvin Sung" w:date="2021-08-30T15:08:00Z">
            <w:rPr>
              <w:rStyle w:val="CodeBold"/>
            </w:rPr>
          </w:rPrChange>
        </w:rPr>
        <w:t xml:space="preserve">    </w:t>
      </w:r>
      <w:r w:rsidRPr="00CD6916">
        <w:rPr>
          <w:rStyle w:val="CodeBold"/>
        </w:rPr>
        <w:t>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del w:id="302" w:author="Kelvin Sung" w:date="2021-08-30T15:08:00Z">
        <w:r w:rsidRPr="00154F11" w:rsidDel="00646288">
          <w:delText xml:space="preserve">// </w:delText>
        </w:r>
      </w:del>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del w:id="303" w:author="Kelvin Sung" w:date="2021-08-30T18:02:00Z">
        <w:r w:rsidRPr="00154F11" w:rsidDel="00E92DD1">
          <w:delText xml:space="preserve">// </w:delText>
        </w:r>
      </w:del>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E761D2B" w:rsidR="00664728" w:rsidRDefault="00664728" w:rsidP="00664728">
      <w:pPr>
        <w:pStyle w:val="Code"/>
        <w:ind w:firstLine="435"/>
      </w:pPr>
      <w:del w:id="304" w:author="Kelvin Sung" w:date="2021-08-30T18:02:00Z">
        <w:r w:rsidRPr="00722D89" w:rsidDel="00E92DD1">
          <w:delText xml:space="preserve">// </w:delText>
        </w:r>
      </w:del>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lastRenderedPageBreak/>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SpriteRenderable</w:t>
      </w:r>
    </w:p>
    <w:p w14:paraId="660B147D" w14:textId="548A5D3C" w:rsidR="00664728" w:rsidRPr="006A27C6" w:rsidRDefault="00664728" w:rsidP="00664728">
      <w:pPr>
        <w:pStyle w:val="BodyTextFirst"/>
      </w:pPr>
      <w:r>
        <w:t>T</w:t>
      </w:r>
      <w:r w:rsidRPr="009751E7">
        <w:t xml:space="preserve">here are two important functionalities of </w:t>
      </w:r>
      <w:del w:id="305" w:author="Kelvin Sung" w:date="2021-08-30T18:03:00Z">
        <w:r w:rsidRPr="009751E7" w:rsidDel="00865DA9">
          <w:delText xml:space="preserve">working with </w:delText>
        </w:r>
      </w:del>
      <w:r w:rsidRPr="009751E7">
        <w:t xml:space="preserve">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p>
    <w:p w14:paraId="60EFFDB8" w14:textId="77777777" w:rsidR="00664728" w:rsidRPr="006A27C6" w:rsidRDefault="00664728" w:rsidP="00857A0C">
      <w:pPr>
        <w:pStyle w:val="NumList"/>
      </w:pPr>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lastRenderedPageBreak/>
        <w:t xml:space="preserve">    this.mCollector.getXform().setSize(3, 3);</w:t>
      </w:r>
    </w:p>
    <w:p w14:paraId="712A11A4" w14:textId="3A4A2CB2" w:rsidR="00664728" w:rsidRDefault="00664728" w:rsidP="00664728">
      <w:pPr>
        <w:pStyle w:val="Code"/>
      </w:pPr>
      <w:r>
        <w:t xml:space="preserve">    this.mCollector.</w:t>
      </w:r>
      <w:ins w:id="306" w:author="Kelvin Sung" w:date="2021-08-30T18:12:00Z">
        <w:r w:rsidR="000A01FB" w:rsidRPr="000A01FB">
          <w:t>setElementUVCoordinate(0.308, 0.483, 0, 0.352)</w:t>
        </w:r>
      </w:ins>
      <w:del w:id="307" w:author="Kelvin Sung" w:date="2021-08-30T18:12:00Z">
        <w:r w:rsidDel="000A01FB">
          <w:delText>setElementPixelPositions(315, 495, 0, 180)</w:delText>
        </w:r>
      </w:del>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0EF657D0" w:rsidR="00664728" w:rsidRDefault="00664728" w:rsidP="00857A0C">
      <w:pPr>
        <w:pStyle w:val="NumSubList"/>
        <w:numPr>
          <w:ilvl w:val="0"/>
          <w:numId w:val="16"/>
        </w:numPr>
      </w:pPr>
      <w:r>
        <w:t>After the camera is set up</w:t>
      </w:r>
      <w:del w:id="308" w:author="Jeb Pavleas" w:date="2021-09-03T16:17:00Z">
        <w:r w:rsidDel="009B686E">
          <w:delText>,</w:delText>
        </w:r>
      </w:del>
      <w:r>
        <w:t xml:space="preserve"> in step </w:t>
      </w:r>
      <w:ins w:id="309" w:author="Jeb Pavleas" w:date="2021-09-03T16:16:00Z">
        <w:r w:rsidR="009B686E">
          <w:t>A</w:t>
        </w:r>
      </w:ins>
      <w:ins w:id="310" w:author="Jeb Pavleas" w:date="2021-09-03T16:17:00Z">
        <w:r w:rsidR="009B686E">
          <w:t>,</w:t>
        </w:r>
      </w:ins>
      <w:ins w:id="311" w:author="Jeb Pavleas" w:date="2021-09-03T16:16:00Z">
        <w:r w:rsidR="009B686E">
          <w:t xml:space="preserve"> </w:t>
        </w:r>
        <w:r w:rsidR="009B686E">
          <w:t>notice that</w:t>
        </w:r>
        <w:r w:rsidR="009B686E">
          <w:t xml:space="preserve"> </w:t>
        </w:r>
      </w:ins>
      <w:ins w:id="312" w:author="Jeb Pavleas" w:date="2021-09-03T16:17:00Z">
        <w:r w:rsidR="009B686E">
          <w:t xml:space="preserve">in step </w:t>
        </w:r>
      </w:ins>
      <w:r>
        <w:t xml:space="preserve">B, </w:t>
      </w:r>
      <w:del w:id="313" w:author="Jeb Pavleas" w:date="2021-09-03T16:16:00Z">
        <w:r w:rsidDel="009B686E">
          <w:delText>notice that</w:delText>
        </w:r>
      </w:del>
      <w:r>
        <w:t xml:space="preserve">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ins w:id="314" w:author="Kelvin Sung" w:date="2021-08-30T18:13:00Z">
        <w:r w:rsidR="0094440D">
          <w:t xml:space="preserve">and </w:t>
        </w:r>
        <w:r w:rsidR="0094440D" w:rsidRPr="0094440D">
          <w:rPr>
            <w:rStyle w:val="CodeInline"/>
            <w:rPrChange w:id="315" w:author="Kelvin Sung" w:date="2021-08-30T18:13:00Z">
              <w:rPr/>
            </w:rPrChange>
          </w:rPr>
          <w:t>setElementUVCoordinate()</w:t>
        </w:r>
        <w:r w:rsidR="0094440D">
          <w:t xml:space="preserve"> </w:t>
        </w:r>
      </w:ins>
      <w:r>
        <w:t xml:space="preserve">calls to specify the actual sprite element to use for rendering. </w:t>
      </w:r>
    </w:p>
    <w:p w14:paraId="0636AD36" w14:textId="6C33B945" w:rsidR="00664728" w:rsidRDefault="00664728" w:rsidP="00857A0C">
      <w:pPr>
        <w:pStyle w:val="NumSubList"/>
        <w:numPr>
          <w:ilvl w:val="0"/>
          <w:numId w:val="16"/>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xml:space="preserve">. The sprite element uv coordinate settings are </w:t>
      </w:r>
      <w:del w:id="316" w:author="Kelvin Sung" w:date="2021-08-30T18:06:00Z">
        <w:r w:rsidDel="008C39CF">
          <w:delText xml:space="preserve">left to </w:delText>
        </w:r>
      </w:del>
      <w:r>
        <w:t>the defaults where the texture image will cover the entire geometry.</w:t>
      </w:r>
    </w:p>
    <w:p w14:paraId="7A9FB0E7" w14:textId="1757842E" w:rsidR="00664728" w:rsidRDefault="00664728" w:rsidP="00857A0C">
      <w:pPr>
        <w:pStyle w:val="NumSubList"/>
        <w:numPr>
          <w:ilvl w:val="0"/>
          <w:numId w:val="16"/>
        </w:numPr>
      </w:pPr>
      <w:r>
        <w:t xml:space="preserve">Similar to step B, step </w:t>
      </w:r>
      <w:ins w:id="317" w:author="Kelvin Sung" w:date="2021-08-30T18:06:00Z">
        <w:r w:rsidR="008C39CF">
          <w:t>D</w:t>
        </w:r>
      </w:ins>
      <w:del w:id="318" w:author="Kelvin Sung" w:date="2021-08-30T18:06:00Z">
        <w:r w:rsidDel="008C39CF">
          <w:delText>C</w:delText>
        </w:r>
      </w:del>
      <w:r>
        <w:t xml:space="preserve">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0842D71A" w14:textId="77777777" w:rsidR="00664728" w:rsidRPr="006A27C6" w:rsidRDefault="00664728" w:rsidP="00857A0C">
      <w:pPr>
        <w:pStyle w:val="NumList"/>
      </w:pPr>
      <w:r>
        <w:lastRenderedPageBreak/>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lastRenderedPageBreak/>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w:t>
      </w:r>
      <w:r>
        <w:lastRenderedPageBreak/>
        <w:t xml:space="preserve">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460092DA"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w:t>
      </w:r>
      <w:r>
        <w:lastRenderedPageBreak/>
        <w:t xml:space="preserve">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del w:id="319" w:author="Kelvin Sung" w:date="2021-08-30T18:25:00Z">
        <w:r w:rsidDel="00D21F1F">
          <w:delText>Last, i</w:delText>
        </w:r>
      </w:del>
      <w:ins w:id="320" w:author="Kelvin Sung" w:date="2021-08-30T18:25:00Z">
        <w:r w:rsidR="00D21F1F">
          <w:t>I</w:t>
        </w:r>
      </w:ins>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6DEF1399" w:rsidR="00664728" w:rsidRPr="006A27C6" w:rsidDel="00150054" w:rsidRDefault="00664728" w:rsidP="00664728">
      <w:pPr>
        <w:pStyle w:val="BodyTextFirst"/>
        <w:rPr>
          <w:del w:id="321" w:author="Kelvin Sung" w:date="2021-08-30T18:26:00Z"/>
        </w:rPr>
      </w:pPr>
      <w:del w:id="322" w:author="Kelvin Sung" w:date="2021-08-30T18:26:00Z">
        <w:r w:rsidRPr="006A27C6" w:rsidDel="00150054">
          <w:delText xml:space="preserve">With </w:delText>
        </w:r>
        <w:r w:rsidDel="00150054">
          <w:delText xml:space="preserve">a firm background in sprite sheet animation and understanding the different ways of generating sprite animation, </w:delText>
        </w:r>
        <w:r w:rsidRPr="006A27C6" w:rsidDel="00150054">
          <w:delText xml:space="preserve">you can now tackle the </w:delText>
        </w:r>
        <w:r w:rsidDel="00150054">
          <w:delText>implementation.</w:delText>
        </w:r>
      </w:del>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61D86F97" w:rsidR="00664728" w:rsidRPr="006A27C6" w:rsidRDefault="00973E68" w:rsidP="00664728">
      <w:pPr>
        <w:pStyle w:val="Heading3"/>
      </w:pPr>
      <w:ins w:id="323" w:author="Jeb Pavleas" w:date="2021-09-03T23:51:00Z">
        <w:r>
          <w:t xml:space="preserve"> </w:t>
        </w:r>
      </w:ins>
      <w:r w:rsidR="00664728">
        <w:t>SpriteAnimateRenderable O</w:t>
      </w:r>
      <w:r w:rsidR="00664728" w:rsidRPr="006A27C6">
        <w:t>bject</w:t>
      </w:r>
    </w:p>
    <w:p w14:paraId="22378091" w14:textId="77777777" w:rsidR="00664728" w:rsidRDefault="00664728" w:rsidP="00664728">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5AC7BEC9" w:rsidR="00664728" w:rsidRPr="006A27C6" w:rsidRDefault="00664728" w:rsidP="00664728">
      <w:pPr>
        <w:pStyle w:val="BodyTextCont"/>
      </w:pPr>
      <w:r>
        <w:t xml:space="preserve">For simplicity and ease of understanding, the following implementation assumes that all sprite elements associated with an animation are always organized along the same row. </w:t>
      </w:r>
      <w:moveFromRangeStart w:id="324" w:author="Kelvin Sung" w:date="2021-08-30T18:31:00Z" w:name="move81240730"/>
      <w:moveFrom w:id="325" w:author="Kelvin Sung" w:date="2021-08-30T18:31:00Z">
        <w:r w:rsidDel="007A0180">
          <w:t xml:space="preserve">Animated sprite elements organized along a column are not supported. </w:t>
        </w:r>
      </w:moveFrom>
      <w:moveFromRangeEnd w:id="324"/>
      <w:r>
        <w:t>For example, in Figure 5-11, the rightward retraction and leftward extension movements of the spikes are each organized along a row; neither spans more than one single row, and neither is organized along a column.</w:t>
      </w:r>
      <w:ins w:id="326" w:author="Kelvin Sung" w:date="2021-08-30T18:31:00Z">
        <w:r w:rsidR="007A0180">
          <w:t xml:space="preserve"> </w:t>
        </w:r>
      </w:ins>
      <w:moveToRangeStart w:id="327" w:author="Kelvin Sung" w:date="2021-08-30T18:31:00Z" w:name="move81240730"/>
      <w:moveTo w:id="328" w:author="Kelvin Sung" w:date="2021-08-30T18:31:00Z">
        <w:r w:rsidR="007A0180">
          <w:t>Animated sprite elements organized along a column are not supported.</w:t>
        </w:r>
      </w:moveTo>
      <w:moveToRangeEnd w:id="327"/>
    </w:p>
    <w:p w14:paraId="6A46DC7A" w14:textId="77777777" w:rsidR="00664728" w:rsidRPr="006A27C6" w:rsidRDefault="00664728" w:rsidP="00857A0C">
      <w:pPr>
        <w:pStyle w:val="NumList"/>
        <w:numPr>
          <w:ilvl w:val="0"/>
          <w:numId w:val="33"/>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F23EA4A"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del w:id="329" w:author="Kelvin Sung" w:date="2021-08-30T18:32:00Z">
        <w:r w:rsidRPr="006A27C6" w:rsidDel="000B3ED6">
          <w:delText xml:space="preserve"> </w:delText>
        </w:r>
        <w:r w:rsidDel="000B3ED6">
          <w:delText xml:space="preserve">with a </w:delText>
        </w:r>
        <w:r w:rsidRPr="006A27C6" w:rsidDel="000B3ED6">
          <w:delText>sprite</w:delText>
        </w:r>
        <w:r w:rsidDel="000B3ED6">
          <w:delText xml:space="preserve"> sheet</w:delText>
        </w:r>
      </w:del>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commentRangeStart w:id="330"/>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commentRangeEnd w:id="330"/>
      <w:r w:rsidR="00C4726B">
        <w:rPr>
          <w:rStyle w:val="CommentReference"/>
          <w:rFonts w:asciiTheme="minorHAnsi" w:hAnsiTheme="minorHAnsi"/>
        </w:rPr>
        <w:commentReference w:id="330"/>
      </w:r>
      <w:r>
        <w:t>.</w:t>
      </w:r>
    </w:p>
    <w:p w14:paraId="50A20AA4" w14:textId="77777777" w:rsidR="00664728" w:rsidRPr="00952A80" w:rsidRDefault="00664728" w:rsidP="00857A0C">
      <w:pPr>
        <w:pStyle w:val="NumSubList"/>
        <w:numPr>
          <w:ilvl w:val="0"/>
          <w:numId w:val="18"/>
        </w:numPr>
      </w:pPr>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r w:rsidRPr="006A27C6">
        <w:rPr>
          <w:rStyle w:val="CodeInline"/>
        </w:rPr>
        <w:lastRenderedPageBreak/>
        <w:t>eLeft</w:t>
      </w:r>
      <w:r w:rsidRPr="006A27C6">
        <w:t xml:space="preserve"> </w:t>
      </w:r>
      <w:r>
        <w:t xml:space="preserve">is the reverse of </w:t>
      </w:r>
      <w:r w:rsidRPr="002D1E34">
        <w:rPr>
          <w:rStyle w:val="CodeInline"/>
        </w:rPr>
        <w:t>eRight</w:t>
      </w:r>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r w:rsidRPr="006A27C6">
        <w:rPr>
          <w:rStyle w:val="CodeInline"/>
        </w:rPr>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37B4312A" w:rsidR="00664728" w:rsidDel="00646288" w:rsidRDefault="00664728" w:rsidP="00664728">
      <w:pPr>
        <w:pStyle w:val="Code"/>
        <w:rPr>
          <w:del w:id="331" w:author="Kelvin Sung" w:date="2021-08-30T15:09:00Z"/>
        </w:rPr>
      </w:pPr>
      <w:del w:id="332" w:author="Kelvin Sung" w:date="2021-08-30T15:09:00Z">
        <w:r w:rsidDel="00646288">
          <w:delText xml:space="preserve">        //</w:delText>
        </w:r>
      </w:del>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01616827" w:rsidR="00664728" w:rsidRPr="006A27C6" w:rsidRDefault="005A2078">
      <w:pPr>
        <w:pStyle w:val="Code"/>
        <w:pPrChange w:id="333" w:author="Kelvin Sung" w:date="2021-08-30T18:34:00Z">
          <w:pPr>
            <w:pStyle w:val="Code"/>
            <w:ind w:firstLine="405"/>
          </w:pPr>
        </w:pPrChange>
      </w:pPr>
      <w:ins w:id="334" w:author="Kelvin Sung" w:date="2021-08-30T18:34:00Z">
        <w:r>
          <w:t xml:space="preserve">    </w:t>
        </w:r>
      </w:ins>
      <w:r w:rsidR="00ED7CB8" w:rsidRPr="008D13B8">
        <w:t>…</w:t>
      </w:r>
      <w:r w:rsidR="00ED7CB8">
        <w:t xml:space="preserve"> </w:t>
      </w:r>
      <w:del w:id="335" w:author="Kelvin Sung" w:date="2021-08-30T15:09:00Z">
        <w:r w:rsidR="00ED7CB8" w:rsidDel="00FF444D">
          <w:delText xml:space="preserve">more </w:delText>
        </w:r>
      </w:del>
      <w:r w:rsidR="00ED7CB8" w:rsidRPr="008D13B8">
        <w:t xml:space="preserve">implementation </w:t>
      </w:r>
      <w:del w:id="336" w:author="Kelvin Sung" w:date="2021-08-30T15:09:00Z">
        <w:r w:rsidR="00ED7CB8" w:rsidRPr="008D13B8" w:rsidDel="00FF444D">
          <w:delText xml:space="preserve">details in the </w:delText>
        </w:r>
      </w:del>
      <w:ins w:id="337" w:author="Kelvin Sung" w:date="2021-08-30T15:09:00Z">
        <w:r w:rsidR="00FF444D">
          <w:t xml:space="preserve">to </w:t>
        </w:r>
      </w:ins>
      <w:r w:rsidR="00ED7CB8" w:rsidRPr="008D13B8">
        <w:t>follow</w:t>
      </w:r>
      <w:del w:id="338" w:author="Kelvin Sung" w:date="2021-08-30T15:09:00Z">
        <w:r w:rsidR="00ED7CB8" w:rsidRPr="008D13B8" w:rsidDel="00FF444D">
          <w:delText>ing</w:delText>
        </w:r>
      </w:del>
      <w:r w:rsidR="00ED7CB8" w:rsidRPr="008D13B8">
        <w:t xml:space="preserve"> </w:t>
      </w:r>
      <w:del w:id="339" w:author="Kelvin Sung" w:date="2021-08-30T15:09:00Z">
        <w:r w:rsidR="00ED7CB8" w:rsidRPr="008D13B8" w:rsidDel="00FF444D">
          <w:delText xml:space="preserve">steps </w:delText>
        </w:r>
      </w:del>
      <w:r w:rsidR="00ED7CB8" w:rsidRPr="008D13B8">
        <w:t>…</w:t>
      </w:r>
    </w:p>
    <w:p w14:paraId="1D8493D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 xml:space="preserve">each sprite element when the elements are ordered by </w:t>
      </w:r>
      <w:r w:rsidRPr="006A27C6">
        <w:lastRenderedPageBreak/>
        <w:t>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lastRenderedPageBreak/>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p>
    <w:p w14:paraId="1020DF13" w14:textId="77777777" w:rsidR="00664728" w:rsidRPr="006A27C6" w:rsidRDefault="00664728" w:rsidP="00857A0C">
      <w:pPr>
        <w:pStyle w:val="NumList"/>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uv values are set to </w:t>
      </w:r>
      <w:r w:rsidR="004F1EF5">
        <w:t xml:space="preserve">the super class </w:t>
      </w:r>
      <w:r w:rsidRPr="00B13EF7">
        <w:rPr>
          <w:rStyle w:val="CodeInline"/>
        </w:rPr>
        <w:t>SpriteRenderable</w:t>
      </w:r>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lastRenderedPageBreak/>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3F262207" w:rsidR="005A2078" w:rsidRPr="006A27C6" w:rsidRDefault="005A2078">
      <w:pPr>
        <w:pStyle w:val="NumList"/>
        <w:pPrChange w:id="340" w:author="Kelvin Sung" w:date="2021-08-30T18:40:00Z">
          <w:pPr>
            <w:pStyle w:val="NumList"/>
            <w:numPr>
              <w:numId w:val="45"/>
            </w:numPr>
          </w:pPr>
        </w:pPrChange>
      </w:pPr>
      <w:del w:id="341" w:author="Kelvin Sung" w:date="2021-08-30T18:40:00Z">
        <w:r w:rsidRPr="000635BF" w:rsidDel="005A2078">
          <w:delText>Finally</w:delText>
        </w:r>
        <w:r w:rsidRPr="006A27C6" w:rsidDel="005A2078">
          <w:delText>, d</w:delText>
        </w:r>
      </w:del>
      <w:ins w:id="342" w:author="Kelvin Sung" w:date="2021-08-30T18:40:00Z">
        <w:r>
          <w:t>D</w:t>
        </w:r>
      </w:ins>
      <w:r w:rsidRPr="006A27C6">
        <w:t xml:space="preserve">efine a function to </w:t>
      </w:r>
      <w:r>
        <w:t>advance the animation for each game loop update.</w:t>
      </w:r>
    </w:p>
    <w:p w14:paraId="75D3D838" w14:textId="77777777" w:rsidR="005A2078" w:rsidRDefault="005A2078" w:rsidP="005A2078">
      <w:pPr>
        <w:pStyle w:val="Code"/>
      </w:pPr>
      <w:commentRangeStart w:id="343"/>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77777777" w:rsidR="005A2078" w:rsidRDefault="005A2078" w:rsidP="005A2078">
      <w:pPr>
        <w:pStyle w:val="Code"/>
      </w:pPr>
      <w:r>
        <w:t xml:space="preserve">    }</w:t>
      </w:r>
      <w:commentRangeEnd w:id="343"/>
      <w:r w:rsidR="00C4726B">
        <w:rPr>
          <w:rStyle w:val="CommentReference"/>
          <w:rFonts w:asciiTheme="minorHAnsi" w:hAnsiTheme="minorHAnsi"/>
          <w:noProof w:val="0"/>
        </w:rPr>
        <w:commentReference w:id="343"/>
      </w:r>
    </w:p>
    <w:p w14:paraId="084C0542" w14:textId="15F256F8" w:rsidR="00664728" w:rsidRPr="006A27C6" w:rsidDel="005A2078" w:rsidRDefault="00664728">
      <w:pPr>
        <w:pStyle w:val="NumList"/>
        <w:rPr>
          <w:del w:id="344" w:author="Kelvin Sung" w:date="2021-08-30T18:42:00Z"/>
        </w:rPr>
      </w:pPr>
      <w:del w:id="345" w:author="Kelvin Sung" w:date="2021-08-30T18:42:00Z">
        <w:r w:rsidRPr="000635BF" w:rsidDel="005A2078">
          <w:delText>Finally</w:delText>
        </w:r>
        <w:r w:rsidRPr="006A27C6" w:rsidDel="005A2078">
          <w:delText xml:space="preserve">, </w:delText>
        </w:r>
      </w:del>
      <w:del w:id="346" w:author="Kelvin Sung" w:date="2021-08-30T18:41:00Z">
        <w:r w:rsidRPr="006A27C6" w:rsidDel="005A2078">
          <w:delText xml:space="preserve">define a function to </w:delText>
        </w:r>
        <w:r w:rsidDel="005A2078">
          <w:delText>advance the animation for each game loop update</w:delText>
        </w:r>
      </w:del>
      <w:del w:id="347" w:author="Kelvin Sung" w:date="2021-08-30T18:42:00Z">
        <w:r w:rsidDel="005A2078">
          <w:delText>.</w:delText>
        </w:r>
      </w:del>
    </w:p>
    <w:p w14:paraId="76D05B9B" w14:textId="7BD60548" w:rsidR="005A2078" w:rsidDel="005A2078" w:rsidRDefault="00664728" w:rsidP="00664728">
      <w:pPr>
        <w:pStyle w:val="Code"/>
        <w:rPr>
          <w:del w:id="348" w:author="Kelvin Sung" w:date="2021-08-30T18:41:00Z"/>
        </w:rPr>
      </w:pPr>
      <w:del w:id="349" w:author="Kelvin Sung" w:date="2021-08-30T18:41:00Z">
        <w:r w:rsidDel="005A2078">
          <w:lastRenderedPageBreak/>
          <w:delText>updateAnimation() {</w:delText>
        </w:r>
      </w:del>
    </w:p>
    <w:p w14:paraId="2AD3562C" w14:textId="1BA22D22" w:rsidR="00664728" w:rsidDel="005A2078" w:rsidRDefault="00664728" w:rsidP="00664728">
      <w:pPr>
        <w:pStyle w:val="Code"/>
        <w:rPr>
          <w:del w:id="350" w:author="Kelvin Sung" w:date="2021-08-30T18:41:00Z"/>
        </w:rPr>
      </w:pPr>
      <w:del w:id="351" w:author="Kelvin Sung" w:date="2021-08-30T18:41:00Z">
        <w:r w:rsidDel="005A2078">
          <w:delText xml:space="preserve">    this.mCurrentTick++;</w:delText>
        </w:r>
      </w:del>
    </w:p>
    <w:p w14:paraId="089D8F15" w14:textId="37AA43B3" w:rsidR="00664728" w:rsidDel="005A2078" w:rsidRDefault="00664728" w:rsidP="00664728">
      <w:pPr>
        <w:pStyle w:val="Code"/>
        <w:rPr>
          <w:del w:id="352" w:author="Kelvin Sung" w:date="2021-08-30T18:41:00Z"/>
        </w:rPr>
      </w:pPr>
      <w:del w:id="353" w:author="Kelvin Sung" w:date="2021-08-30T18:41:00Z">
        <w:r w:rsidDel="005A2078">
          <w:delText xml:space="preserve">    if (this.mCurrentTick &gt;= this.mUpdateInterval) {</w:delText>
        </w:r>
      </w:del>
    </w:p>
    <w:p w14:paraId="1F86DBD8" w14:textId="19F3F568" w:rsidR="00664728" w:rsidDel="005A2078" w:rsidRDefault="00664728" w:rsidP="00664728">
      <w:pPr>
        <w:pStyle w:val="Code"/>
        <w:rPr>
          <w:del w:id="354" w:author="Kelvin Sung" w:date="2021-08-30T18:41:00Z"/>
        </w:rPr>
      </w:pPr>
      <w:del w:id="355" w:author="Kelvin Sung" w:date="2021-08-30T18:41:00Z">
        <w:r w:rsidDel="005A2078">
          <w:delText xml:space="preserve">        this.mCurrentTick = 0;</w:delText>
        </w:r>
      </w:del>
    </w:p>
    <w:p w14:paraId="13AC9E53" w14:textId="72D2A747" w:rsidR="00664728" w:rsidDel="005A2078" w:rsidRDefault="00664728" w:rsidP="00664728">
      <w:pPr>
        <w:pStyle w:val="Code"/>
        <w:rPr>
          <w:del w:id="356" w:author="Kelvin Sung" w:date="2021-08-30T18:41:00Z"/>
        </w:rPr>
      </w:pPr>
      <w:del w:id="357" w:author="Kelvin Sung" w:date="2021-08-30T18:41:00Z">
        <w:r w:rsidDel="005A2078">
          <w:delText xml:space="preserve">        this.mCurrentElm += this.mCurrentAnimAdvance;</w:delText>
        </w:r>
      </w:del>
    </w:p>
    <w:p w14:paraId="60429A1C" w14:textId="166847CE" w:rsidR="00664728" w:rsidDel="005A2078" w:rsidRDefault="00664728" w:rsidP="00664728">
      <w:pPr>
        <w:pStyle w:val="Code"/>
        <w:rPr>
          <w:del w:id="358" w:author="Kelvin Sung" w:date="2021-08-30T18:41:00Z"/>
        </w:rPr>
      </w:pPr>
      <w:del w:id="359" w:author="Kelvin Sung" w:date="2021-08-30T18:41:00Z">
        <w:r w:rsidDel="005A2078">
          <w:delText xml:space="preserve">        if ((this.mCurrentElm &gt;= 0) &amp;&amp; (this.mCurrentElm &lt; this.mNumElems)) {</w:delText>
        </w:r>
      </w:del>
    </w:p>
    <w:p w14:paraId="761F1AB5" w14:textId="39976ACD" w:rsidR="00664728" w:rsidDel="005A2078" w:rsidRDefault="00664728" w:rsidP="00664728">
      <w:pPr>
        <w:pStyle w:val="Code"/>
        <w:rPr>
          <w:del w:id="360" w:author="Kelvin Sung" w:date="2021-08-30T18:41:00Z"/>
        </w:rPr>
      </w:pPr>
      <w:del w:id="361" w:author="Kelvin Sung" w:date="2021-08-30T18:41:00Z">
        <w:r w:rsidDel="005A2078">
          <w:delText xml:space="preserve">            this._setSpriteElement();</w:delText>
        </w:r>
      </w:del>
    </w:p>
    <w:p w14:paraId="2250793B" w14:textId="00E90076" w:rsidR="00664728" w:rsidDel="005A2078" w:rsidRDefault="00664728" w:rsidP="00664728">
      <w:pPr>
        <w:pStyle w:val="Code"/>
        <w:rPr>
          <w:del w:id="362" w:author="Kelvin Sung" w:date="2021-08-30T18:41:00Z"/>
        </w:rPr>
      </w:pPr>
      <w:del w:id="363" w:author="Kelvin Sung" w:date="2021-08-30T18:41:00Z">
        <w:r w:rsidDel="005A2078">
          <w:delText xml:space="preserve">        } else {</w:delText>
        </w:r>
      </w:del>
    </w:p>
    <w:p w14:paraId="0447A06F" w14:textId="05C35502" w:rsidR="00664728" w:rsidDel="005A2078" w:rsidRDefault="00664728" w:rsidP="00664728">
      <w:pPr>
        <w:pStyle w:val="Code"/>
        <w:rPr>
          <w:del w:id="364" w:author="Kelvin Sung" w:date="2021-08-30T18:41:00Z"/>
        </w:rPr>
      </w:pPr>
      <w:del w:id="365" w:author="Kelvin Sung" w:date="2021-08-30T18:41:00Z">
        <w:r w:rsidDel="005A2078">
          <w:delText xml:space="preserve">            this._initAnimation();</w:delText>
        </w:r>
      </w:del>
    </w:p>
    <w:p w14:paraId="4AE26730" w14:textId="31A0F2AA" w:rsidR="00664728" w:rsidDel="005A2078" w:rsidRDefault="00664728" w:rsidP="00664728">
      <w:pPr>
        <w:pStyle w:val="Code"/>
        <w:rPr>
          <w:del w:id="366" w:author="Kelvin Sung" w:date="2021-08-30T18:41:00Z"/>
        </w:rPr>
      </w:pPr>
      <w:del w:id="367" w:author="Kelvin Sung" w:date="2021-08-30T18:41:00Z">
        <w:r w:rsidDel="005A2078">
          <w:delText xml:space="preserve">        }</w:delText>
        </w:r>
      </w:del>
    </w:p>
    <w:p w14:paraId="6A9D845C" w14:textId="068A26EE" w:rsidR="00664728" w:rsidDel="005A2078" w:rsidRDefault="00664728" w:rsidP="00664728">
      <w:pPr>
        <w:pStyle w:val="Code"/>
        <w:rPr>
          <w:del w:id="368" w:author="Kelvin Sung" w:date="2021-08-30T18:41:00Z"/>
        </w:rPr>
      </w:pPr>
      <w:del w:id="369" w:author="Kelvin Sung" w:date="2021-08-30T18:41:00Z">
        <w:r w:rsidDel="005A2078">
          <w:delText xml:space="preserve">    }</w:delText>
        </w:r>
      </w:del>
    </w:p>
    <w:p w14:paraId="2B58268A" w14:textId="5C95A3E6" w:rsidR="004B2349" w:rsidRPr="006A27C6" w:rsidDel="005A2078" w:rsidRDefault="00664728" w:rsidP="00664728">
      <w:pPr>
        <w:pStyle w:val="Code"/>
        <w:rPr>
          <w:del w:id="370" w:author="Kelvin Sung" w:date="2021-08-30T18:42:00Z"/>
        </w:rPr>
      </w:pPr>
      <w:del w:id="371" w:author="Kelvin Sung" w:date="2021-08-30T18:41:00Z">
        <w:r w:rsidDel="005A2078">
          <w:delText>}</w:delText>
        </w:r>
      </w:del>
    </w:p>
    <w:p w14:paraId="69779910" w14:textId="73BD9B6C" w:rsidR="00664728" w:rsidRDefault="00664728" w:rsidP="00664728">
      <w:pPr>
        <w:pStyle w:val="NumList"/>
        <w:numPr>
          <w:ilvl w:val="0"/>
          <w:numId w:val="0"/>
        </w:numPr>
        <w:ind w:left="936"/>
        <w:rPr>
          <w:ins w:id="372" w:author="Kelvin Sung" w:date="2021-08-30T18:42:00Z"/>
        </w:rPr>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milliseconds apart.</w:t>
      </w:r>
    </w:p>
    <w:p w14:paraId="498F4567" w14:textId="77777777" w:rsidR="005A2078" w:rsidRPr="006A27C6" w:rsidRDefault="005A2078" w:rsidP="005A2078">
      <w:pPr>
        <w:pStyle w:val="NumList"/>
        <w:rPr>
          <w:ins w:id="373" w:author="Kelvin Sung" w:date="2021-08-30T18:42:00Z"/>
        </w:rPr>
      </w:pPr>
      <w:ins w:id="374" w:author="Kelvin Sung" w:date="2021-08-30T18:42:00Z">
        <w:r w:rsidRPr="000635BF">
          <w:t>Finally</w:t>
        </w:r>
        <w:r w:rsidRPr="006A27C6">
          <w:t xml:space="preserve">, </w:t>
        </w:r>
        <w:r>
          <w:t>remember to export the defined class and enumerated animation type.</w:t>
        </w:r>
      </w:ins>
    </w:p>
    <w:p w14:paraId="4C007B84" w14:textId="245A1643" w:rsidR="005A2078" w:rsidDel="006F362A" w:rsidRDefault="005A2078" w:rsidP="00A1735D">
      <w:pPr>
        <w:pStyle w:val="Code"/>
        <w:rPr>
          <w:del w:id="375" w:author="Kelvin Sung" w:date="2021-08-30T18:42:00Z"/>
        </w:rPr>
      </w:pPr>
      <w:ins w:id="376" w:author="Kelvin Sung" w:date="2021-08-30T18:42:00Z">
        <w:r>
          <w:t>export default SpriteAnimateRenderable;</w:t>
        </w:r>
      </w:ins>
    </w:p>
    <w:p w14:paraId="2F14BF90" w14:textId="77777777" w:rsidR="006F362A" w:rsidRDefault="006F362A" w:rsidP="00114277">
      <w:pPr>
        <w:pStyle w:val="Code"/>
        <w:rPr>
          <w:ins w:id="377" w:author="Kelvin Sung" w:date="2021-08-30T18:56:00Z"/>
        </w:rPr>
      </w:pPr>
    </w:p>
    <w:p w14:paraId="6045F508" w14:textId="77777777" w:rsidR="00A1735D" w:rsidRDefault="00A1735D" w:rsidP="00A1735D">
      <w:pPr>
        <w:pStyle w:val="Code"/>
        <w:rPr>
          <w:ins w:id="378" w:author="Kelvin Sung" w:date="2021-08-30T18:56:00Z"/>
        </w:rPr>
      </w:pPr>
      <w:ins w:id="379" w:author="Kelvin Sung" w:date="2021-08-30T18:56:00Z">
        <w:r>
          <w:t>export {eAnimationType}</w:t>
        </w:r>
      </w:ins>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lastRenderedPageBreak/>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del w:id="380" w:author="Kelvin Sung" w:date="2021-08-30T15:10:00Z">
        <w:r w:rsidRPr="00154F11" w:rsidDel="00FF444D">
          <w:delText xml:space="preserve">// </w:delText>
        </w:r>
      </w:del>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54B57261" w:rsidR="00664728" w:rsidRDefault="00FF444D">
      <w:pPr>
        <w:pStyle w:val="Code"/>
        <w:pPrChange w:id="381" w:author="Kelvin Sung" w:date="2021-08-30T15:10:00Z">
          <w:pPr>
            <w:pStyle w:val="Code"/>
            <w:ind w:firstLine="435"/>
          </w:pPr>
        </w:pPrChange>
      </w:pPr>
      <w:ins w:id="382" w:author="Kelvin Sung" w:date="2021-08-30T15:10:00Z">
        <w:r>
          <w:t xml:space="preserve">    </w:t>
        </w:r>
      </w:ins>
      <w:del w:id="383" w:author="Kelvin Sung" w:date="2021-08-30T15:10:00Z">
        <w:r w:rsidR="00664728" w:rsidRPr="00722D89" w:rsidDel="00FF444D">
          <w:delText xml:space="preserve">// </w:delText>
        </w:r>
      </w:del>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w:t>
      </w:r>
      <w:del w:id="384" w:author="Kelvin Sung" w:date="2021-08-30T15:10:00Z">
        <w:r w:rsidDel="00FF444D">
          <w:delText xml:space="preserve">// </w:delText>
        </w:r>
      </w:del>
      <w:r>
        <w:t xml:space="preserve">…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pPr>
        <w:pStyle w:val="Code"/>
        <w:pPrChange w:id="385" w:author="Kelvin Sung" w:date="2021-08-30T18:58:00Z">
          <w:pPr>
            <w:pStyle w:val="Code"/>
            <w:ind w:firstLine="435"/>
          </w:pPr>
        </w:pPrChange>
      </w:pPr>
      <w:ins w:id="386" w:author="Kelvin Sung" w:date="2021-08-30T18:58:00Z">
        <w:r>
          <w:t xml:space="preserve">    </w:t>
        </w:r>
      </w:ins>
      <w:r w:rsidR="00664728">
        <w:t>this.mRightMinion.setSpriteSequence(</w:t>
      </w:r>
    </w:p>
    <w:p w14:paraId="57C28F2B" w14:textId="28C38F44" w:rsidR="00664728" w:rsidRDefault="00664728">
      <w:pPr>
        <w:pStyle w:val="Code"/>
        <w:pPrChange w:id="387" w:author="Kelvin Sung" w:date="2021-08-30T18:59:00Z">
          <w:pPr>
            <w:pStyle w:val="Code"/>
            <w:ind w:firstLine="435"/>
          </w:pPr>
        </w:pPrChange>
      </w:pPr>
      <w:del w:id="388" w:author="Kelvin Sung" w:date="2021-08-30T18:58:00Z">
        <w:r w:rsidDel="00B07CBA">
          <w:delText xml:space="preserve"> </w:delText>
        </w:r>
      </w:del>
      <w:ins w:id="389" w:author="Kelvin Sung" w:date="2021-08-30T18:59:00Z">
        <w:r w:rsidR="00B07CBA">
          <w:t xml:space="preserve">     </w:t>
        </w:r>
      </w:ins>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lastRenderedPageBreak/>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pPr>
        <w:pStyle w:val="Code"/>
        <w:pPrChange w:id="390" w:author="Kelvin Sung" w:date="2021-08-30T18:59:00Z">
          <w:pPr>
            <w:pStyle w:val="Code"/>
            <w:ind w:firstLine="435"/>
          </w:pPr>
        </w:pPrChange>
      </w:pPr>
      <w:ins w:id="391" w:author="Kelvin Sung" w:date="2021-08-30T18:59:00Z">
        <w:r>
          <w:t xml:space="preserve">    </w:t>
        </w:r>
      </w:ins>
      <w:r w:rsidR="00664728">
        <w:t>this.mLeftMinion.setSpriteSequence(</w:t>
      </w:r>
    </w:p>
    <w:p w14:paraId="7D87BF7F" w14:textId="53D61E91" w:rsidR="00664728" w:rsidRDefault="00B07CBA">
      <w:pPr>
        <w:pStyle w:val="Code"/>
        <w:pPrChange w:id="392" w:author="Kelvin Sung" w:date="2021-08-30T18:59:00Z">
          <w:pPr>
            <w:pStyle w:val="Code"/>
            <w:ind w:firstLine="435"/>
          </w:pPr>
        </w:pPrChange>
      </w:pPr>
      <w:ins w:id="393" w:author="Kelvin Sung" w:date="2021-08-30T18:59:00Z">
        <w:r>
          <w:t xml:space="preserve">    </w:t>
        </w:r>
      </w:ins>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w:t>
      </w:r>
      <w:del w:id="394" w:author="Kelvin Sung" w:date="2021-08-30T15:10:00Z">
        <w:r w:rsidDel="00FF444D">
          <w:delText xml:space="preserve">// </w:delText>
        </w:r>
      </w:del>
      <w:r>
        <w:t xml:space="preserve">…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del w:id="395" w:author="Kelvin Sung" w:date="2021-08-30T15:10:00Z">
        <w:r w:rsidDel="00FF444D">
          <w:delText xml:space="preserve">// </w:delText>
        </w:r>
      </w:del>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del w:id="396" w:author="Kelvin Sung" w:date="2021-08-30T15:11:00Z">
        <w:r w:rsidDel="00FF444D">
          <w:delText xml:space="preserve">// </w:delText>
        </w:r>
      </w:del>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 xml:space="preserve">hange the animation speed. Note that the limit of the animation speed is the update rate of the game </w:t>
      </w:r>
      <w:commentRangeStart w:id="397"/>
      <w:r w:rsidRPr="006A27C6">
        <w:t>loop</w:t>
      </w:r>
      <w:commentRangeEnd w:id="397"/>
      <w:r w:rsidR="00C4726B">
        <w:rPr>
          <w:rStyle w:val="CommentReference"/>
          <w:rFonts w:asciiTheme="minorHAnsi" w:hAnsiTheme="minorHAnsi"/>
        </w:rPr>
        <w:commentReference w:id="397"/>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5BBFEFE" w14:textId="77777777" w:rsidR="00664728" w:rsidRDefault="00664728" w:rsidP="00664728">
      <w:pPr>
        <w:pStyle w:val="Heading2"/>
      </w:pPr>
      <w:r>
        <w:lastRenderedPageBreak/>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555E070C" w:rsidR="00664728" w:rsidRDefault="00664728" w:rsidP="00664728">
      <w:pPr>
        <w:pStyle w:val="BodyTextFirst"/>
      </w:pPr>
      <w:r>
        <w:t xml:space="preserve">Notice that the decoding information as shown in Figure 5-15 uniquely defines the uv coordinate positions for each character in the image, as shown in Figure 5-14. In this way, the </w:t>
      </w:r>
      <w:del w:id="398" w:author="Kelvin Sung" w:date="2021-08-30T19:04:00Z">
        <w:r w:rsidDel="00B07CBA">
          <w:delText>texture mapping</w:delText>
        </w:r>
      </w:del>
      <w:ins w:id="399" w:author="Kelvin Sung" w:date="2021-08-30T19:04:00Z">
        <w:r w:rsidR="00B07CBA">
          <w:t>displaying</w:t>
        </w:r>
      </w:ins>
      <w:r>
        <w:t xml:space="preserve">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w:t>
      </w:r>
      <w:r>
        <w:lastRenderedPageBreak/>
        <w:t xml:space="preserve">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lastRenderedPageBreak/>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541638C9" w:rsidR="00664728" w:rsidRDefault="00664728" w:rsidP="00664728">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loading of these two </w:t>
      </w:r>
      <w:r w:rsidR="00C74A0A">
        <w:t xml:space="preserve">types of </w:t>
      </w:r>
      <w:r>
        <w:t xml:space="preserve">files is already supported by the </w:t>
      </w:r>
      <w:del w:id="400" w:author="Kelvin Sung" w:date="2021-08-30T19:08:00Z">
        <w:r w:rsidDel="00C74A0A">
          <w:delText xml:space="preserve">existing </w:delText>
        </w:r>
      </w:del>
      <w:r>
        <w:t>engine</w:t>
      </w:r>
      <w:del w:id="401" w:author="Kelvin Sung" w:date="2021-08-30T19:08:00Z">
        <w:r w:rsidDel="00C74A0A">
          <w:delText xml:space="preserve"> functionality</w:delText>
        </w:r>
      </w:del>
      <w:r>
        <w:t xml:space="preserv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lastRenderedPageBreak/>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lastRenderedPageBreak/>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29B2EDA5" w:rsidR="00664728" w:rsidRPr="007D345D" w:rsidRDefault="00664728" w:rsidP="00664728">
      <w:pPr>
        <w:pStyle w:val="Code"/>
      </w:pPr>
      <w:r w:rsidRPr="007D345D">
        <w:t xml:space="preserve">    </w:t>
      </w:r>
      <w:del w:id="402" w:author="Kelvin Sung" w:date="2021-08-30T15:11:00Z">
        <w:r w:rsidDel="00FF444D">
          <w:delText xml:space="preserve">// </w:delText>
        </w:r>
      </w:del>
      <w:commentRangeStart w:id="403"/>
      <w:r>
        <w:t>… details omitted for lack of relevancy</w:t>
      </w:r>
      <w:ins w:id="404" w:author="Jeb Pavleas" w:date="2021-09-04T04:01:00Z">
        <w:r w:rsidR="00673DCE">
          <w:t xml:space="preserve"> …</w:t>
        </w:r>
        <w:commentRangeEnd w:id="403"/>
        <w:r w:rsidR="00673DCE">
          <w:rPr>
            <w:rStyle w:val="CommentReference"/>
            <w:rFonts w:asciiTheme="minorHAnsi" w:hAnsiTheme="minorHAnsi"/>
            <w:noProof w:val="0"/>
          </w:rPr>
          <w:commentReference w:id="403"/>
        </w:r>
      </w:ins>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297B3F7C" w:rsidR="00664728" w:rsidRDefault="00664728" w:rsidP="00664728">
      <w:pPr>
        <w:pStyle w:val="Code"/>
      </w:pPr>
      <w:r w:rsidRPr="007D345D">
        <w:t xml:space="preserve">    </w:t>
      </w:r>
      <w:del w:id="405" w:author="Kelvin Sung" w:date="2021-08-30T15:11:00Z">
        <w:r w:rsidDel="00FF444D">
          <w:delText xml:space="preserve">// </w:delText>
        </w:r>
      </w:del>
      <w:commentRangeStart w:id="406"/>
      <w:r>
        <w:t>… details omitted for lack of relevancy</w:t>
      </w:r>
      <w:ins w:id="407" w:author="Jeb Pavleas" w:date="2021-09-04T04:01:00Z">
        <w:r w:rsidR="00673DCE">
          <w:t xml:space="preserve"> …</w:t>
        </w:r>
      </w:ins>
      <w:commentRangeEnd w:id="406"/>
      <w:ins w:id="408" w:author="Jeb Pavleas" w:date="2021-09-04T04:03:00Z">
        <w:r w:rsidR="00673DCE">
          <w:rPr>
            <w:rStyle w:val="CommentReference"/>
            <w:rFonts w:asciiTheme="minorHAnsi" w:hAnsiTheme="minorHAnsi"/>
            <w:noProof w:val="0"/>
          </w:rPr>
          <w:commentReference w:id="406"/>
        </w:r>
      </w:ins>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lastRenderedPageBreak/>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lastRenderedPageBreak/>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Defining a FontRenderable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r w:rsidRPr="00987A2F">
        <w:rPr>
          <w:rStyle w:val="CodeInline"/>
        </w:rPr>
        <w:t>FontRenderable</w:t>
      </w:r>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lastRenderedPageBreak/>
        <w:t xml:space="preserve">        this.mText = aString;</w:t>
      </w:r>
    </w:p>
    <w:p w14:paraId="78AA20BC" w14:textId="77777777" w:rsidR="00664728" w:rsidRDefault="00664728" w:rsidP="00664728">
      <w:pPr>
        <w:pStyle w:val="Code"/>
      </w:pPr>
      <w:r>
        <w:t xml:space="preserve">    }</w:t>
      </w:r>
    </w:p>
    <w:p w14:paraId="31B6CF33" w14:textId="7C74DCDC" w:rsidR="00664728" w:rsidRPr="00472EC6" w:rsidRDefault="00D2271D" w:rsidP="00664728">
      <w:pPr>
        <w:pStyle w:val="Code"/>
      </w:pPr>
      <w:r>
        <w:t xml:space="preserve">   </w:t>
      </w:r>
      <w:r w:rsidR="009B26E9">
        <w:t xml:space="preserve"> </w:t>
      </w:r>
      <w:r w:rsidR="009B26E9" w:rsidRPr="008D13B8">
        <w:t>…</w:t>
      </w:r>
      <w:r w:rsidR="009B26E9">
        <w:t xml:space="preserve"> </w:t>
      </w:r>
      <w:del w:id="409" w:author="Kelvin Sung" w:date="2021-08-30T15:12:00Z">
        <w:r w:rsidR="009B26E9" w:rsidDel="00FF444D">
          <w:delText xml:space="preserve">more </w:delText>
        </w:r>
      </w:del>
      <w:r w:rsidR="009B26E9" w:rsidRPr="008D13B8">
        <w:t xml:space="preserve">implementation </w:t>
      </w:r>
      <w:del w:id="410" w:author="Kelvin Sung" w:date="2021-08-30T15:12:00Z">
        <w:r w:rsidR="009B26E9" w:rsidRPr="008D13B8" w:rsidDel="00FF444D">
          <w:delText xml:space="preserve">details in the </w:delText>
        </w:r>
      </w:del>
      <w:ins w:id="411" w:author="Kelvin Sung" w:date="2021-08-30T15:12:00Z">
        <w:r w:rsidR="00FF444D">
          <w:t xml:space="preserve">to </w:t>
        </w:r>
      </w:ins>
      <w:r w:rsidR="009B26E9" w:rsidRPr="008D13B8">
        <w:t>follow</w:t>
      </w:r>
      <w:del w:id="412" w:author="Kelvin Sung" w:date="2021-08-30T15:12:00Z">
        <w:r w:rsidR="009B26E9" w:rsidRPr="008D13B8" w:rsidDel="00FF444D">
          <w:delText>ing</w:delText>
        </w:r>
      </w:del>
      <w:r w:rsidR="009B26E9" w:rsidRPr="008D13B8">
        <w:t xml:space="preserve"> </w:t>
      </w:r>
      <w:del w:id="413" w:author="Kelvin Sung" w:date="2021-08-30T15:12:00Z">
        <w:r w:rsidR="009B26E9" w:rsidRPr="008D13B8" w:rsidDel="00FF444D">
          <w:delText xml:space="preserve">steps </w:delText>
        </w:r>
      </w:del>
      <w:r w:rsidR="009B26E9" w:rsidRPr="008D13B8">
        <w:t>…</w:t>
      </w:r>
    </w:p>
    <w:p w14:paraId="4D379797" w14:textId="77777777" w:rsidR="00664728" w:rsidRDefault="00664728" w:rsidP="00857A0C">
      <w:pPr>
        <w:pStyle w:val="NumSubList"/>
        <w:numPr>
          <w:ilvl w:val="0"/>
          <w:numId w:val="20"/>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lastRenderedPageBreak/>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p>
    <w:p w14:paraId="30C4580C" w14:textId="77777777" w:rsidR="00664728" w:rsidRDefault="00664728" w:rsidP="00857A0C">
      <w:pPr>
        <w:pStyle w:val="NumSubList"/>
        <w:numPr>
          <w:ilvl w:val="0"/>
          <w:numId w:val="21"/>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lastRenderedPageBreak/>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lastRenderedPageBreak/>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del w:id="414" w:author="Kelvin Sung" w:date="2021-08-30T15:12:00Z">
        <w:r w:rsidDel="00FF444D">
          <w:delText xml:space="preserve">// </w:delText>
        </w:r>
      </w:del>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del w:id="415" w:author="Kelvin Sung" w:date="2021-08-30T15:12:00Z">
        <w:r w:rsidDel="00FF444D">
          <w:delText xml:space="preserve">// </w:delText>
        </w:r>
      </w:del>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w:t>
      </w:r>
      <w:del w:id="416" w:author="Kelvin Sung" w:date="2021-08-30T15:12:00Z">
        <w:r w:rsidDel="00FF444D">
          <w:delText xml:space="preserve">// </w:delText>
        </w:r>
      </w:del>
      <w:r>
        <w:t>…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lastRenderedPageBreak/>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60C43A43" w:rsidR="00664728" w:rsidRDefault="00664728" w:rsidP="00664728">
      <w:pPr>
        <w:pStyle w:val="Code"/>
        <w:rPr>
          <w:ins w:id="417" w:author="Jeb Pavleas" w:date="2021-09-04T04:04:00Z"/>
        </w:rPr>
      </w:pPr>
      <w:r>
        <w:t xml:space="preserve">    </w:t>
      </w:r>
      <w:del w:id="418" w:author="Kelvin Sung" w:date="2021-08-30T15:12:00Z">
        <w:r w:rsidDel="00FF444D">
          <w:delText xml:space="preserve">// </w:delText>
        </w:r>
      </w:del>
      <w:r>
        <w:t>… identical to previous code</w:t>
      </w:r>
      <w:r w:rsidR="00081DF3">
        <w:t xml:space="preserve"> …</w:t>
      </w:r>
    </w:p>
    <w:p w14:paraId="62FC1127" w14:textId="50A7C392" w:rsidR="00673DCE" w:rsidRDefault="00673DCE" w:rsidP="00664728">
      <w:pPr>
        <w:pStyle w:val="Code"/>
      </w:pPr>
      <w:ins w:id="419" w:author="Jeb Pavleas" w:date="2021-09-04T04:05:00Z">
        <w:r>
          <w:t>}</w:t>
        </w:r>
      </w:ins>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lastRenderedPageBreak/>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lastRenderedPageBreak/>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lastRenderedPageBreak/>
        <w:t>update() {</w:t>
      </w:r>
    </w:p>
    <w:p w14:paraId="277DB539" w14:textId="5C584385" w:rsidR="00664728" w:rsidRDefault="00664728" w:rsidP="00664728">
      <w:pPr>
        <w:pStyle w:val="Code"/>
      </w:pPr>
      <w:r>
        <w:t xml:space="preserve">    </w:t>
      </w:r>
      <w:del w:id="420" w:author="Kelvin Sung" w:date="2021-08-30T15:13:00Z">
        <w:r w:rsidDel="00FF444D">
          <w:delText xml:space="preserve">// </w:delText>
        </w:r>
      </w:del>
      <w:r>
        <w:t xml:space="preserve">…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lastRenderedPageBreak/>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r w:rsidRPr="00F049D2">
        <w:rPr>
          <w:rStyle w:val="CodeInline"/>
        </w:rPr>
        <w:t>FontRenderable</w:t>
      </w:r>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r w:rsidRPr="00F049D2">
        <w:rPr>
          <w:rStyle w:val="CodeInline"/>
        </w:rPr>
        <w:t>FontRenderable</w:t>
      </w:r>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09B6EF8" w:rsidR="00664728" w:rsidRDefault="00664728" w:rsidP="00664728">
      <w:pPr>
        <w:pStyle w:val="BodyTextFirst"/>
      </w:pPr>
      <w:r w:rsidRPr="00023046">
        <w:t xml:space="preserve">In this chapter, you learned how to </w:t>
      </w:r>
      <w:r>
        <w:t xml:space="preserve">paste, or texture map, images on unit squares to better represent objects in your games. </w:t>
      </w:r>
      <w:commentRangeStart w:id="421"/>
      <w:r>
        <w:t xml:space="preserve">You also learned how to </w:t>
      </w:r>
      <w:bookmarkStart w:id="422" w:name="_Hlk81620854"/>
      <w:r>
        <w:t>identify a selected subregion of an image and texture map to the unit square</w:t>
      </w:r>
      <w:bookmarkEnd w:id="422"/>
      <w:r>
        <w:t xml:space="preserve"> based on the normalize-ranged texture coordinate system.</w:t>
      </w:r>
      <w:commentRangeEnd w:id="421"/>
      <w:r w:rsidR="00673DCE">
        <w:rPr>
          <w:rStyle w:val="CommentReference"/>
          <w:rFonts w:asciiTheme="minorHAnsi" w:hAnsiTheme="minorHAnsi"/>
        </w:rPr>
        <w:commentReference w:id="421"/>
      </w:r>
      <w:r>
        <w:t xml:space="preserve"> The chapter then explain</w:t>
      </w:r>
      <w:ins w:id="423" w:author="Jeb Pavleas" w:date="2021-09-04T04:08:00Z">
        <w:r w:rsidR="00673DCE">
          <w:t>s</w:t>
        </w:r>
      </w:ins>
      <w:del w:id="424" w:author="Jeb Pavleas" w:date="2021-09-04T04:08:00Z">
        <w:r w:rsidDel="00673DCE">
          <w:delText>ed</w:delText>
        </w:r>
      </w:del>
      <w:r>
        <w:t xml:space="preserve"> how sprite sheets can conserve the time required for loading texture images </w:t>
      </w:r>
      <w:del w:id="425" w:author="Jeb Pavleas" w:date="2021-09-04T04:09:00Z">
        <w:r w:rsidDel="00673DCE">
          <w:delText xml:space="preserve">and </w:delText>
        </w:r>
      </w:del>
      <w:ins w:id="426" w:author="Jeb Pavleas" w:date="2021-09-04T04:09:00Z">
        <w:r w:rsidR="00673DCE">
          <w:t xml:space="preserve">while </w:t>
        </w:r>
        <w:r w:rsidR="00673DCE">
          <w:t xml:space="preserve"> </w:t>
        </w:r>
      </w:ins>
      <w:r>
        <w:t>facilitat</w:t>
      </w:r>
      <w:ins w:id="427" w:author="Jeb Pavleas" w:date="2021-09-04T04:09:00Z">
        <w:r w:rsidR="00673DCE">
          <w:t>ing</w:t>
        </w:r>
      </w:ins>
      <w:del w:id="428" w:author="Jeb Pavleas" w:date="2021-09-04T04:09:00Z">
        <w:r w:rsidDel="00673DCE">
          <w:delText>e</w:delText>
        </w:r>
      </w:del>
      <w:r>
        <w:t xml:space="preserv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2F6B6BDC"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w:t>
      </w:r>
      <w:del w:id="429" w:author="Jeb Pavleas" w:date="2021-09-04T04:10:00Z">
        <w:r w:rsidDel="00673DCE">
          <w:delText xml:space="preserve">pairing </w:delText>
        </w:r>
      </w:del>
      <w:ins w:id="430" w:author="Jeb Pavleas" w:date="2021-09-04T04:10:00Z">
        <w:r w:rsidR="00673DCE">
          <w:t>pair</w:t>
        </w:r>
        <w:r w:rsidR="00673DCE">
          <w:t>ed</w:t>
        </w:r>
        <w:r w:rsidR="00673DCE">
          <w:t xml:space="preserve"> </w:t>
        </w:r>
      </w:ins>
      <w:r>
        <w:t xml:space="preserve">with </w:t>
      </w:r>
      <w:r w:rsidRPr="006D4F22">
        <w:rPr>
          <w:rStyle w:val="CodeInline"/>
        </w:rPr>
        <w:t>SpriteAnimateRenderable</w:t>
      </w:r>
      <w:r>
        <w:t xml:space="preserve"> shows that, when appropriate, the same </w:t>
      </w:r>
      <w:r w:rsidR="0052584A">
        <w:t xml:space="preserve">shader </w:t>
      </w:r>
      <w:r>
        <w:t xml:space="preserve">object can support multiple renderable object types in the game engine. This </w:t>
      </w:r>
      <w:r w:rsidRPr="007D08E8">
        <w:rPr>
          <w:rStyle w:val="CodeInline"/>
        </w:rPr>
        <w:t>S</w:t>
      </w:r>
      <w:r w:rsidR="0052584A">
        <w:rPr>
          <w:rStyle w:val="CodeInline"/>
        </w:rPr>
        <w:t>impleS</w:t>
      </w:r>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lastRenderedPageBreak/>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BDED180" w:rsidR="00664728" w:rsidRPr="00D71752" w:rsidRDefault="00664728" w:rsidP="00664728">
      <w:pPr>
        <w:pStyle w:val="BodyTextFirst"/>
      </w:pPr>
      <w:r w:rsidRPr="00D71752">
        <w:t xml:space="preserve">In </w:t>
      </w:r>
      <w:r>
        <w:t>C</w:t>
      </w:r>
      <w:r w:rsidRPr="00D71752">
        <w:t xml:space="preserve">hapter 4 you learned how responsive game feedback is essential </w:t>
      </w:r>
      <w:del w:id="431" w:author="Jeb Pavleas" w:date="2021-09-04T04:11:00Z">
        <w:r w:rsidRPr="00D71752" w:rsidDel="00DA0C00">
          <w:delText xml:space="preserve">to </w:delText>
        </w:r>
      </w:del>
      <w:ins w:id="432" w:author="Jeb Pavleas" w:date="2021-09-04T04:11:00Z">
        <w:r w:rsidR="00DA0C00">
          <w:t>for</w:t>
        </w:r>
        <w:r w:rsidR="00DA0C00" w:rsidRPr="00D71752">
          <w:t xml:space="preserve"> </w:t>
        </w:r>
      </w:ins>
      <w:r w:rsidRPr="00D71752">
        <w:t xml:space="preserve">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2E1827EB"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w:t>
      </w:r>
      <w:ins w:id="433" w:author="Jeb Pavleas" w:date="2021-09-04T04:15:00Z">
        <w:r w:rsidR="00DA0C00">
          <w:t>,</w:t>
        </w:r>
      </w:ins>
      <w:r w:rsidRPr="00D71752">
        <w:t xml:space="preserve">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w:t>
      </w:r>
      <w:r w:rsidRPr="00D71752">
        <w:lastRenderedPageBreak/>
        <w:t xml:space="preserve">in with their competition. While it’s true that game experiences and the sense of presence can be considerably enhanced when paired with excellent art direction, </w:t>
      </w:r>
      <w:commentRangeStart w:id="434"/>
      <w:r w:rsidRPr="00D71752">
        <w:t>excellence does not always require elaborate and complex</w:t>
      </w:r>
      <w:commentRangeEnd w:id="434"/>
      <w:r w:rsidR="00DA0C00">
        <w:rPr>
          <w:rStyle w:val="CommentReference"/>
          <w:rFonts w:asciiTheme="minorHAnsi" w:hAnsiTheme="minorHAnsi"/>
        </w:rPr>
        <w:commentReference w:id="434"/>
      </w:r>
      <w:r w:rsidRPr="00D71752">
        <w:t xml:space="preserve">.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lastRenderedPageBreak/>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rma, Yogendra" w:date="2021-08-30T16:10:00Z" w:initials="SY">
    <w:p w14:paraId="4D09C6E4" w14:textId="6EFF67BD" w:rsidR="00B07CBA" w:rsidRDefault="00B07CBA">
      <w:pPr>
        <w:pStyle w:val="CommentText"/>
      </w:pPr>
      <w:r>
        <w:rPr>
          <w:rStyle w:val="CommentReference"/>
        </w:rPr>
        <w:annotationRef/>
      </w:r>
      <w:r w:rsidRPr="005A4A20">
        <w:t>This chapter is a very important part of this book &amp; the author cover all necessary concepts to enable graphics, animations &amp; font support for the game engine. The readers will love this chapter and in my personal opinion, i didn't find any section weak. All the code snippets is tested and working well with desired output.</w:t>
      </w:r>
    </w:p>
  </w:comment>
  <w:comment w:id="1" w:author="Kelvin Sung" w:date="2021-08-30T13:13:00Z" w:initials="KS">
    <w:p w14:paraId="674AA366" w14:textId="12914256" w:rsidR="00B07CBA" w:rsidRDefault="00B07CBA">
      <w:pPr>
        <w:pStyle w:val="CommentText"/>
      </w:pPr>
      <w:r>
        <w:rPr>
          <w:rStyle w:val="CommentReference"/>
        </w:rPr>
        <w:annotationRef/>
      </w:r>
      <w:r>
        <w:t>Thank you sincerely for the kind words.</w:t>
      </w:r>
    </w:p>
  </w:comment>
  <w:comment w:id="23" w:author="Jeb Pavleas" w:date="2021-09-03T14:25:00Z" w:initials="JP">
    <w:p w14:paraId="55C990A8" w14:textId="77777777" w:rsidR="002B71A4" w:rsidRDefault="002B71A4">
      <w:pPr>
        <w:pStyle w:val="CommentText"/>
      </w:pPr>
      <w:r>
        <w:rPr>
          <w:rStyle w:val="CommentReference"/>
        </w:rPr>
        <w:annotationRef/>
      </w:r>
      <w:r>
        <w:t>Hey Kelvin,</w:t>
      </w:r>
    </w:p>
    <w:p w14:paraId="393206A4" w14:textId="77777777" w:rsidR="002B71A4" w:rsidRDefault="002B71A4">
      <w:pPr>
        <w:pStyle w:val="CommentText"/>
      </w:pPr>
    </w:p>
    <w:p w14:paraId="42095156" w14:textId="44914ED9" w:rsidR="002B71A4" w:rsidRDefault="002B71A4">
      <w:pPr>
        <w:pStyle w:val="CommentText"/>
      </w:pPr>
      <w:r>
        <w:t>SimpleVS is misspelled in this figure.</w:t>
      </w:r>
    </w:p>
  </w:comment>
  <w:comment w:id="68" w:author="Jeb Pavleas" w:date="2021-09-03T14:48:00Z" w:initials="JP">
    <w:p w14:paraId="041B1071" w14:textId="77777777" w:rsidR="00AB3D3A" w:rsidRDefault="00AB3D3A">
      <w:pPr>
        <w:pStyle w:val="CommentText"/>
      </w:pPr>
      <w:r>
        <w:rPr>
          <w:rStyle w:val="CommentReference"/>
        </w:rPr>
        <w:annotationRef/>
      </w:r>
      <w:r>
        <w:t>Hey Kelvin,</w:t>
      </w:r>
    </w:p>
    <w:p w14:paraId="7D290BEC" w14:textId="77777777" w:rsidR="00AB3D3A" w:rsidRDefault="00AB3D3A">
      <w:pPr>
        <w:pStyle w:val="CommentText"/>
      </w:pPr>
    </w:p>
    <w:p w14:paraId="2D033AD1" w14:textId="5944755D" w:rsidR="00AB3D3A" w:rsidRDefault="00AB3D3A">
      <w:pPr>
        <w:pStyle w:val="CommentText"/>
      </w:pPr>
      <w:r>
        <w:t xml:space="preserve">This sentence makes no sense currently. I think there is one too many </w:t>
      </w:r>
      <w:r w:rsidRPr="00AB3D3A">
        <w:t>mTextureCoordinateRef</w:t>
      </w:r>
      <w:r>
        <w:t xml:space="preserve"> currently.</w:t>
      </w:r>
    </w:p>
  </w:comment>
  <w:comment w:id="77" w:author="Jeb Pavleas" w:date="2021-09-03T14:51:00Z" w:initials="JP">
    <w:p w14:paraId="32575C4F" w14:textId="3DB607B3" w:rsidR="00AB3D3A" w:rsidRDefault="00AB3D3A">
      <w:pPr>
        <w:pStyle w:val="CommentText"/>
      </w:pPr>
      <w:r>
        <w:rPr>
          <w:rStyle w:val="CommentReference"/>
        </w:rPr>
        <w:annotationRef/>
      </w:r>
      <w:r>
        <w:t xml:space="preserve">There is no </w:t>
      </w:r>
      <w:r w:rsidRPr="00AB3D3A">
        <w:rPr>
          <w:i/>
          <w:iCs/>
        </w:rPr>
        <w:t>recent</w:t>
      </w:r>
      <w:r>
        <w:t xml:space="preserve"> pre statement for “in this way” to make sense here.</w:t>
      </w:r>
    </w:p>
  </w:comment>
  <w:comment w:id="91" w:author="Jeb Pavleas" w:date="2021-09-03T16:08:00Z" w:initials="JP">
    <w:p w14:paraId="0BA950D9" w14:textId="7C52B259" w:rsidR="00F10EC5" w:rsidRDefault="00F10EC5">
      <w:pPr>
        <w:pStyle w:val="CommentText"/>
      </w:pPr>
      <w:r>
        <w:rPr>
          <w:rStyle w:val="CommentReference"/>
        </w:rPr>
        <w:annotationRef/>
      </w:r>
      <w:r>
        <w:t>This uses class while other section headers are using object.</w:t>
      </w:r>
    </w:p>
  </w:comment>
  <w:comment w:id="125" w:author="Jeb Pavleas" w:date="2021-09-03T15:01:00Z" w:initials="JP">
    <w:p w14:paraId="67724858" w14:textId="0FAE6E72" w:rsidR="00F11DF1" w:rsidRDefault="00F11DF1">
      <w:pPr>
        <w:pStyle w:val="CommentText"/>
      </w:pPr>
      <w:r>
        <w:rPr>
          <w:rStyle w:val="CommentReference"/>
        </w:rPr>
        <w:annotationRef/>
      </w:r>
      <w:r>
        <w:t>Readers have not encountered these file types yet  in the book so there is no reference to be similar to.</w:t>
      </w:r>
    </w:p>
  </w:comment>
  <w:comment w:id="129" w:author="Jeb Pavleas" w:date="2021-09-03T15:04:00Z" w:initials="JP">
    <w:p w14:paraId="31CFBD78" w14:textId="16807033" w:rsidR="00F11DF1" w:rsidRDefault="00F11DF1">
      <w:pPr>
        <w:pStyle w:val="CommentText"/>
      </w:pPr>
      <w:r>
        <w:rPr>
          <w:rStyle w:val="CommentReference"/>
        </w:rPr>
        <w:annotationRef/>
      </w:r>
      <w:r w:rsidR="00F27708">
        <w:t>Kind of</w:t>
      </w:r>
      <w:r>
        <w:t xml:space="preserve"> abstract here and the remainder of the sentence</w:t>
      </w:r>
      <w:r w:rsidR="00F27708">
        <w:t>. Something more concrete might be more helpful.</w:t>
      </w:r>
      <w:r>
        <w:t xml:space="preserve"> </w:t>
      </w:r>
      <w:r w:rsidR="00F27708">
        <w:t xml:space="preserve"> Ex: storing in the GPU memory..</w:t>
      </w:r>
    </w:p>
  </w:comment>
  <w:comment w:id="130" w:author="Jeb Pavleas" w:date="2021-09-03T15:15:00Z" w:initials="JP">
    <w:p w14:paraId="585D0AA0" w14:textId="0C1B365F" w:rsidR="00F27708" w:rsidRDefault="00F27708">
      <w:pPr>
        <w:pStyle w:val="CommentText"/>
      </w:pPr>
      <w:r>
        <w:rPr>
          <w:rStyle w:val="CommentReference"/>
        </w:rPr>
        <w:annotationRef/>
      </w:r>
      <w:r>
        <w:t xml:space="preserve">Is this properly styled/named? The class is </w:t>
      </w:r>
      <w:r w:rsidR="003510BF" w:rsidRPr="003510BF">
        <w:t xml:space="preserve">TextureInfo </w:t>
      </w:r>
      <w:r w:rsidR="003510BF">
        <w:t>and the file is texture.js</w:t>
      </w:r>
    </w:p>
  </w:comment>
  <w:comment w:id="142" w:author="Jeb Pavleas" w:date="2021-09-03T15:19:00Z" w:initials="JP">
    <w:p w14:paraId="0B01A3DF" w14:textId="7B2A52BA" w:rsidR="003510BF" w:rsidRDefault="003510BF">
      <w:pPr>
        <w:pStyle w:val="CommentText"/>
      </w:pPr>
      <w:r>
        <w:rPr>
          <w:rStyle w:val="CommentReference"/>
        </w:rPr>
        <w:annotationRef/>
      </w:r>
      <w:r>
        <w:t>Missing  a closing } I think</w:t>
      </w:r>
    </w:p>
  </w:comment>
  <w:comment w:id="297" w:author="Jeb Pavleas" w:date="2021-09-03T16:10:00Z" w:initials="JP">
    <w:p w14:paraId="08431822" w14:textId="64A9F306" w:rsidR="009B686E" w:rsidRDefault="009B686E">
      <w:pPr>
        <w:pStyle w:val="CommentText"/>
      </w:pPr>
      <w:r>
        <w:rPr>
          <w:rStyle w:val="CommentReference"/>
        </w:rPr>
        <w:annotationRef/>
      </w:r>
      <w:r>
        <w:t>Misspelled here not sure about code…</w:t>
      </w:r>
    </w:p>
  </w:comment>
  <w:comment w:id="330" w:author="Jeb Pavleas" w:date="2021-09-04T03:51:00Z" w:initials="JP">
    <w:p w14:paraId="540A2A13" w14:textId="3E7691E4" w:rsidR="00C4726B" w:rsidRDefault="00C4726B">
      <w:pPr>
        <w:pStyle w:val="CommentText"/>
      </w:pPr>
      <w:r>
        <w:rPr>
          <w:rStyle w:val="CommentReference"/>
        </w:rPr>
        <w:annotationRef/>
      </w:r>
      <w:r>
        <w:t>Maybe:</w:t>
      </w:r>
    </w:p>
    <w:p w14:paraId="194597AE" w14:textId="77777777" w:rsidR="00C4726B" w:rsidRDefault="00C4726B">
      <w:pPr>
        <w:pStyle w:val="CommentText"/>
      </w:pPr>
    </w:p>
    <w:p w14:paraId="46FE93B3" w14:textId="2846C815" w:rsidR="00C4726B" w:rsidRDefault="00C4726B">
      <w:pPr>
        <w:pStyle w:val="CommentText"/>
      </w:pPr>
      <w:r>
        <w:t xml:space="preserve">The </w:t>
      </w:r>
      <w:r w:rsidRPr="00C4726B">
        <w:t xml:space="preserve">eAnimationType </w:t>
      </w:r>
      <w:r>
        <w:t xml:space="preserve">enum </w:t>
      </w:r>
      <w:r w:rsidRPr="00C4726B">
        <w:t>defines three modes for animation</w:t>
      </w:r>
      <w:r>
        <w:t>.</w:t>
      </w:r>
    </w:p>
  </w:comment>
  <w:comment w:id="343" w:author="Jeb Pavleas" w:date="2021-09-04T03:53:00Z" w:initials="JP">
    <w:p w14:paraId="65C79D82" w14:textId="32331386" w:rsidR="00C4726B" w:rsidRDefault="00C4726B">
      <w:pPr>
        <w:pStyle w:val="CommentText"/>
      </w:pPr>
      <w:r>
        <w:rPr>
          <w:rStyle w:val="CommentReference"/>
        </w:rPr>
        <w:annotationRef/>
      </w:r>
      <w:r>
        <w:t>Missing } I think</w:t>
      </w:r>
    </w:p>
  </w:comment>
  <w:comment w:id="397" w:author="Jeb Pavleas" w:date="2021-09-04T03:55:00Z" w:initials="JP">
    <w:p w14:paraId="6C80DBCF" w14:textId="1D516A7C" w:rsidR="00C4726B" w:rsidRDefault="00C4726B">
      <w:pPr>
        <w:pStyle w:val="CommentText"/>
      </w:pPr>
      <w:r>
        <w:rPr>
          <w:rStyle w:val="CommentReference"/>
        </w:rPr>
        <w:annotationRef/>
      </w:r>
      <w:r>
        <w:t>Observation section here couldn’t hurt  as sprite animation is a core component… only if time permits though</w:t>
      </w:r>
    </w:p>
  </w:comment>
  <w:comment w:id="403" w:author="Jeb Pavleas" w:date="2021-09-04T04:01:00Z" w:initials="JP">
    <w:p w14:paraId="783F522F" w14:textId="1142DC8C" w:rsidR="00673DCE" w:rsidRDefault="00673DCE">
      <w:pPr>
        <w:pStyle w:val="CommentText"/>
      </w:pPr>
      <w:r>
        <w:rPr>
          <w:rStyle w:val="CommentReference"/>
        </w:rPr>
        <w:annotationRef/>
      </w:r>
      <w:r>
        <w:t>Consistency check, new phrase… probably fine though</w:t>
      </w:r>
    </w:p>
  </w:comment>
  <w:comment w:id="406" w:author="Jeb Pavleas" w:date="2021-09-04T04:03:00Z" w:initials="JP">
    <w:p w14:paraId="4D13A99F" w14:textId="6F2B074E" w:rsidR="00673DCE" w:rsidRDefault="00673DCE">
      <w:pPr>
        <w:pStyle w:val="CommentText"/>
      </w:pPr>
      <w:r>
        <w:rPr>
          <w:rStyle w:val="CommentReference"/>
        </w:rPr>
        <w:annotationRef/>
      </w:r>
      <w:r>
        <w:t>See above</w:t>
      </w:r>
    </w:p>
  </w:comment>
  <w:comment w:id="421" w:author="Jeb Pavleas" w:date="2021-09-04T04:06:00Z" w:initials="JP">
    <w:p w14:paraId="4F0688F6" w14:textId="588188F0" w:rsidR="00673DCE" w:rsidRDefault="00673DCE">
      <w:pPr>
        <w:pStyle w:val="CommentText"/>
      </w:pPr>
      <w:r>
        <w:rPr>
          <w:rStyle w:val="CommentReference"/>
        </w:rPr>
        <w:annotationRef/>
      </w:r>
      <w:r>
        <w:t>Not quite sure about this sentence “</w:t>
      </w:r>
      <w:r w:rsidRPr="00673DCE">
        <w:t xml:space="preserve">identify </w:t>
      </w:r>
      <w:r>
        <w:t xml:space="preserve">… </w:t>
      </w:r>
      <w:r w:rsidRPr="00673DCE">
        <w:t>to the unit square</w:t>
      </w:r>
      <w:r>
        <w:t>”? What is trying to be said?</w:t>
      </w:r>
    </w:p>
  </w:comment>
  <w:comment w:id="434" w:author="Jeb Pavleas" w:date="2021-09-04T04:17:00Z" w:initials="JP">
    <w:p w14:paraId="6FC02521" w14:textId="70916422" w:rsidR="00DA0C00" w:rsidRDefault="00DA0C00">
      <w:pPr>
        <w:pStyle w:val="CommentText"/>
      </w:pPr>
      <w:r>
        <w:rPr>
          <w:rStyle w:val="CommentReference"/>
        </w:rPr>
        <w:annotationRef/>
      </w:r>
      <w:r>
        <w:t>Not a completed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09C6E4" w15:done="0"/>
  <w15:commentEx w15:paraId="674AA366" w15:paraIdParent="4D09C6E4" w15:done="0"/>
  <w15:commentEx w15:paraId="42095156" w15:done="0"/>
  <w15:commentEx w15:paraId="2D033AD1" w15:done="0"/>
  <w15:commentEx w15:paraId="32575C4F" w15:done="0"/>
  <w15:commentEx w15:paraId="0BA950D9" w15:done="0"/>
  <w15:commentEx w15:paraId="67724858" w15:done="0"/>
  <w15:commentEx w15:paraId="31CFBD78" w15:done="0"/>
  <w15:commentEx w15:paraId="585D0AA0" w15:done="0"/>
  <w15:commentEx w15:paraId="0B01A3DF" w15:done="0"/>
  <w15:commentEx w15:paraId="08431822" w15:done="0"/>
  <w15:commentEx w15:paraId="46FE93B3" w15:done="0"/>
  <w15:commentEx w15:paraId="65C79D82" w15:done="0"/>
  <w15:commentEx w15:paraId="6C80DBCF" w15:done="0"/>
  <w15:commentEx w15:paraId="783F522F" w15:done="0"/>
  <w15:commentEx w15:paraId="4D13A99F" w15:done="0"/>
  <w15:commentEx w15:paraId="4F0688F6" w15:done="0"/>
  <w15:commentEx w15:paraId="6FC025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Extensible w16cex:durableId="24DCAEDC" w16cex:dateUtc="2021-09-03T21:25:00Z"/>
  <w16cex:commentExtensible w16cex:durableId="24DCB43D" w16cex:dateUtc="2021-09-03T21:48:00Z"/>
  <w16cex:commentExtensible w16cex:durableId="24DCB4EC" w16cex:dateUtc="2021-09-03T21:51:00Z"/>
  <w16cex:commentExtensible w16cex:durableId="24DCC70F" w16cex:dateUtc="2021-09-03T23:08:00Z"/>
  <w16cex:commentExtensible w16cex:durableId="24DCB756" w16cex:dateUtc="2021-09-03T22:01:00Z"/>
  <w16cex:commentExtensible w16cex:durableId="24DCB81A" w16cex:dateUtc="2021-09-03T22:04:00Z"/>
  <w16cex:commentExtensible w16cex:durableId="24DCBA74" w16cex:dateUtc="2021-09-03T22:15:00Z"/>
  <w16cex:commentExtensible w16cex:durableId="24DCBB64" w16cex:dateUtc="2021-09-03T22:19:00Z"/>
  <w16cex:commentExtensible w16cex:durableId="24DCC776" w16cex:dateUtc="2021-09-03T23:10:00Z"/>
  <w16cex:commentExtensible w16cex:durableId="24DD6BA5" w16cex:dateUtc="2021-09-04T10:51:00Z"/>
  <w16cex:commentExtensible w16cex:durableId="24DD6C3C" w16cex:dateUtc="2021-09-04T10:53:00Z"/>
  <w16cex:commentExtensible w16cex:durableId="24DD6CA3" w16cex:dateUtc="2021-09-04T10:55:00Z"/>
  <w16cex:commentExtensible w16cex:durableId="24DD6E37" w16cex:dateUtc="2021-09-04T11:01:00Z"/>
  <w16cex:commentExtensible w16cex:durableId="24DD6E80" w16cex:dateUtc="2021-09-04T11:03:00Z"/>
  <w16cex:commentExtensible w16cex:durableId="24DD6F59" w16cex:dateUtc="2021-09-04T11:06:00Z"/>
  <w16cex:commentExtensible w16cex:durableId="24DD71C6" w16cex:dateUtc="2021-09-04T1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09C6E4" w16cid:durableId="24D78164"/>
  <w16cid:commentId w16cid:paraId="674AA366" w16cid:durableId="24D75804"/>
  <w16cid:commentId w16cid:paraId="42095156" w16cid:durableId="24DCAEDC"/>
  <w16cid:commentId w16cid:paraId="2D033AD1" w16cid:durableId="24DCB43D"/>
  <w16cid:commentId w16cid:paraId="32575C4F" w16cid:durableId="24DCB4EC"/>
  <w16cid:commentId w16cid:paraId="0BA950D9" w16cid:durableId="24DCC70F"/>
  <w16cid:commentId w16cid:paraId="67724858" w16cid:durableId="24DCB756"/>
  <w16cid:commentId w16cid:paraId="31CFBD78" w16cid:durableId="24DCB81A"/>
  <w16cid:commentId w16cid:paraId="585D0AA0" w16cid:durableId="24DCBA74"/>
  <w16cid:commentId w16cid:paraId="0B01A3DF" w16cid:durableId="24DCBB64"/>
  <w16cid:commentId w16cid:paraId="08431822" w16cid:durableId="24DCC776"/>
  <w16cid:commentId w16cid:paraId="46FE93B3" w16cid:durableId="24DD6BA5"/>
  <w16cid:commentId w16cid:paraId="65C79D82" w16cid:durableId="24DD6C3C"/>
  <w16cid:commentId w16cid:paraId="6C80DBCF" w16cid:durableId="24DD6CA3"/>
  <w16cid:commentId w16cid:paraId="783F522F" w16cid:durableId="24DD6E37"/>
  <w16cid:commentId w16cid:paraId="4D13A99F" w16cid:durableId="24DD6E80"/>
  <w16cid:commentId w16cid:paraId="4F0688F6" w16cid:durableId="24DD6F59"/>
  <w16cid:commentId w16cid:paraId="6FC02521" w16cid:durableId="24DD7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ACD56" w14:textId="77777777" w:rsidR="00C26E5A" w:rsidRDefault="00C26E5A" w:rsidP="000C758C">
      <w:pPr>
        <w:spacing w:after="0" w:line="240" w:lineRule="auto"/>
      </w:pPr>
      <w:r>
        <w:separator/>
      </w:r>
    </w:p>
  </w:endnote>
  <w:endnote w:type="continuationSeparator" w:id="0">
    <w:p w14:paraId="7133468E" w14:textId="77777777" w:rsidR="00C26E5A" w:rsidRDefault="00C26E5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ADBF" w14:textId="77777777" w:rsidR="00B07CBA" w:rsidRPr="00222F70" w:rsidRDefault="00B07CB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083B" w14:textId="030BF4FE" w:rsidR="00B07CBA" w:rsidRPr="00222F70" w:rsidRDefault="00B07CBA"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B07CBA" w:rsidRDefault="00B07CBA"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92530" w14:textId="77777777" w:rsidR="00C26E5A" w:rsidRDefault="00C26E5A" w:rsidP="000C758C">
      <w:pPr>
        <w:spacing w:after="0" w:line="240" w:lineRule="auto"/>
      </w:pPr>
      <w:r>
        <w:separator/>
      </w:r>
    </w:p>
  </w:footnote>
  <w:footnote w:type="continuationSeparator" w:id="0">
    <w:p w14:paraId="4148E503" w14:textId="77777777" w:rsidR="00C26E5A" w:rsidRDefault="00C26E5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612A5" w14:textId="77777777" w:rsidR="00B07CBA" w:rsidRPr="003C7D0E" w:rsidRDefault="00B07CBA"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1523" w14:textId="7B5DFDA8" w:rsidR="00B07CBA" w:rsidRPr="002A45BE" w:rsidRDefault="00B07CBA"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0976" w14:textId="77777777" w:rsidR="00B07CBA" w:rsidRDefault="00B07CBA"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B07CBA" w:rsidRPr="00B44665" w:rsidRDefault="00B07CBA"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rma, Yogendra">
    <w15:presenceInfo w15:providerId="None" w15:userId="Sharma, Yogendra"/>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41FA"/>
    <w:rsid w:val="00006C48"/>
    <w:rsid w:val="0000736F"/>
    <w:rsid w:val="00015CF0"/>
    <w:rsid w:val="0002100D"/>
    <w:rsid w:val="0005352C"/>
    <w:rsid w:val="000635BF"/>
    <w:rsid w:val="000672D4"/>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F2BA7"/>
    <w:rsid w:val="000F3610"/>
    <w:rsid w:val="000F3895"/>
    <w:rsid w:val="000F6D9E"/>
    <w:rsid w:val="001005DB"/>
    <w:rsid w:val="00104CB7"/>
    <w:rsid w:val="00114277"/>
    <w:rsid w:val="00117AB9"/>
    <w:rsid w:val="001204D2"/>
    <w:rsid w:val="00127496"/>
    <w:rsid w:val="001376A5"/>
    <w:rsid w:val="00150054"/>
    <w:rsid w:val="0015622E"/>
    <w:rsid w:val="0016150F"/>
    <w:rsid w:val="00171F7A"/>
    <w:rsid w:val="00176743"/>
    <w:rsid w:val="0019338E"/>
    <w:rsid w:val="0019776A"/>
    <w:rsid w:val="001B0436"/>
    <w:rsid w:val="001B2C7B"/>
    <w:rsid w:val="001C42A0"/>
    <w:rsid w:val="001C66BA"/>
    <w:rsid w:val="001D2411"/>
    <w:rsid w:val="001D43F8"/>
    <w:rsid w:val="001D4D5A"/>
    <w:rsid w:val="001E0158"/>
    <w:rsid w:val="001E3A5A"/>
    <w:rsid w:val="001F091D"/>
    <w:rsid w:val="00201A0B"/>
    <w:rsid w:val="002032E5"/>
    <w:rsid w:val="002075DA"/>
    <w:rsid w:val="00217BC6"/>
    <w:rsid w:val="00226BF5"/>
    <w:rsid w:val="00227596"/>
    <w:rsid w:val="002302B3"/>
    <w:rsid w:val="002707BD"/>
    <w:rsid w:val="00271CBD"/>
    <w:rsid w:val="00273964"/>
    <w:rsid w:val="002A2A58"/>
    <w:rsid w:val="002B33C3"/>
    <w:rsid w:val="002B59D9"/>
    <w:rsid w:val="002B6DE0"/>
    <w:rsid w:val="002B71A4"/>
    <w:rsid w:val="002B7514"/>
    <w:rsid w:val="002C0BD4"/>
    <w:rsid w:val="002D266C"/>
    <w:rsid w:val="002D5EE9"/>
    <w:rsid w:val="002D65DD"/>
    <w:rsid w:val="002E243B"/>
    <w:rsid w:val="002F2F84"/>
    <w:rsid w:val="00300A71"/>
    <w:rsid w:val="00306D83"/>
    <w:rsid w:val="003116B1"/>
    <w:rsid w:val="00325957"/>
    <w:rsid w:val="00326F7A"/>
    <w:rsid w:val="0033282E"/>
    <w:rsid w:val="00334A41"/>
    <w:rsid w:val="00350CA0"/>
    <w:rsid w:val="003510BF"/>
    <w:rsid w:val="00371B77"/>
    <w:rsid w:val="00375EAE"/>
    <w:rsid w:val="00376F6C"/>
    <w:rsid w:val="0039022B"/>
    <w:rsid w:val="003929DC"/>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7739"/>
    <w:rsid w:val="004729E0"/>
    <w:rsid w:val="00485D2C"/>
    <w:rsid w:val="004A5AFE"/>
    <w:rsid w:val="004A7376"/>
    <w:rsid w:val="004B2349"/>
    <w:rsid w:val="004B5418"/>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7019D"/>
    <w:rsid w:val="00573CEA"/>
    <w:rsid w:val="00575D2E"/>
    <w:rsid w:val="005A2078"/>
    <w:rsid w:val="005A4A20"/>
    <w:rsid w:val="005A6D56"/>
    <w:rsid w:val="005B02D9"/>
    <w:rsid w:val="005B46EA"/>
    <w:rsid w:val="005C3592"/>
    <w:rsid w:val="005D2B81"/>
    <w:rsid w:val="005D6942"/>
    <w:rsid w:val="005E5766"/>
    <w:rsid w:val="005E68B1"/>
    <w:rsid w:val="005F60B1"/>
    <w:rsid w:val="00605E31"/>
    <w:rsid w:val="00614742"/>
    <w:rsid w:val="00625A58"/>
    <w:rsid w:val="00633347"/>
    <w:rsid w:val="0063464C"/>
    <w:rsid w:val="00646288"/>
    <w:rsid w:val="00646E29"/>
    <w:rsid w:val="00647D51"/>
    <w:rsid w:val="00664728"/>
    <w:rsid w:val="006657F7"/>
    <w:rsid w:val="006663CB"/>
    <w:rsid w:val="00673DCE"/>
    <w:rsid w:val="0067488C"/>
    <w:rsid w:val="00677E76"/>
    <w:rsid w:val="00680B83"/>
    <w:rsid w:val="00694980"/>
    <w:rsid w:val="00694BEA"/>
    <w:rsid w:val="00695475"/>
    <w:rsid w:val="006A0793"/>
    <w:rsid w:val="006B3313"/>
    <w:rsid w:val="006B3BB7"/>
    <w:rsid w:val="006B47F0"/>
    <w:rsid w:val="006B69C5"/>
    <w:rsid w:val="006D18B3"/>
    <w:rsid w:val="006D40CB"/>
    <w:rsid w:val="006E071C"/>
    <w:rsid w:val="006E2A45"/>
    <w:rsid w:val="006F362A"/>
    <w:rsid w:val="00712FB6"/>
    <w:rsid w:val="00715217"/>
    <w:rsid w:val="00720AA1"/>
    <w:rsid w:val="00746D30"/>
    <w:rsid w:val="00757249"/>
    <w:rsid w:val="007700A4"/>
    <w:rsid w:val="00770690"/>
    <w:rsid w:val="007872CB"/>
    <w:rsid w:val="00795932"/>
    <w:rsid w:val="007A000D"/>
    <w:rsid w:val="007A0180"/>
    <w:rsid w:val="007B4942"/>
    <w:rsid w:val="007B5074"/>
    <w:rsid w:val="007B6EF0"/>
    <w:rsid w:val="007D0B6A"/>
    <w:rsid w:val="007D66FC"/>
    <w:rsid w:val="007F3093"/>
    <w:rsid w:val="007F3D20"/>
    <w:rsid w:val="008108B5"/>
    <w:rsid w:val="00814CF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16D8"/>
    <w:rsid w:val="008A2A65"/>
    <w:rsid w:val="008C39CF"/>
    <w:rsid w:val="008D0AA5"/>
    <w:rsid w:val="008D13B8"/>
    <w:rsid w:val="008D201A"/>
    <w:rsid w:val="008E2EF1"/>
    <w:rsid w:val="008F4767"/>
    <w:rsid w:val="008F4FD8"/>
    <w:rsid w:val="0090110E"/>
    <w:rsid w:val="0090385C"/>
    <w:rsid w:val="00941D17"/>
    <w:rsid w:val="0094440D"/>
    <w:rsid w:val="00944627"/>
    <w:rsid w:val="00946289"/>
    <w:rsid w:val="009469C7"/>
    <w:rsid w:val="00953CDE"/>
    <w:rsid w:val="00973E68"/>
    <w:rsid w:val="009807E9"/>
    <w:rsid w:val="009821B7"/>
    <w:rsid w:val="00982DA5"/>
    <w:rsid w:val="009864C4"/>
    <w:rsid w:val="009A1C2A"/>
    <w:rsid w:val="009B26E9"/>
    <w:rsid w:val="009B686E"/>
    <w:rsid w:val="009C0CA6"/>
    <w:rsid w:val="009C1A4E"/>
    <w:rsid w:val="009C677F"/>
    <w:rsid w:val="009E02E6"/>
    <w:rsid w:val="009F42D6"/>
    <w:rsid w:val="00A011D1"/>
    <w:rsid w:val="00A03035"/>
    <w:rsid w:val="00A06D51"/>
    <w:rsid w:val="00A1735D"/>
    <w:rsid w:val="00A21658"/>
    <w:rsid w:val="00A243C0"/>
    <w:rsid w:val="00A24431"/>
    <w:rsid w:val="00A267C1"/>
    <w:rsid w:val="00A43E4E"/>
    <w:rsid w:val="00A4671D"/>
    <w:rsid w:val="00A5142E"/>
    <w:rsid w:val="00A53E0C"/>
    <w:rsid w:val="00A61662"/>
    <w:rsid w:val="00A67564"/>
    <w:rsid w:val="00A720A3"/>
    <w:rsid w:val="00A75DCF"/>
    <w:rsid w:val="00A815D3"/>
    <w:rsid w:val="00A953C9"/>
    <w:rsid w:val="00AA35FE"/>
    <w:rsid w:val="00AA3B7A"/>
    <w:rsid w:val="00AB14E7"/>
    <w:rsid w:val="00AB3D3A"/>
    <w:rsid w:val="00AC6D5E"/>
    <w:rsid w:val="00AD092C"/>
    <w:rsid w:val="00AD7964"/>
    <w:rsid w:val="00AE6B60"/>
    <w:rsid w:val="00AF07F2"/>
    <w:rsid w:val="00AF40C2"/>
    <w:rsid w:val="00AF7110"/>
    <w:rsid w:val="00B07CBA"/>
    <w:rsid w:val="00B10C1C"/>
    <w:rsid w:val="00B171DF"/>
    <w:rsid w:val="00B22997"/>
    <w:rsid w:val="00B32102"/>
    <w:rsid w:val="00B34AEB"/>
    <w:rsid w:val="00B37D9F"/>
    <w:rsid w:val="00B44F18"/>
    <w:rsid w:val="00B467F3"/>
    <w:rsid w:val="00B47D9D"/>
    <w:rsid w:val="00B516A4"/>
    <w:rsid w:val="00B5191E"/>
    <w:rsid w:val="00B61062"/>
    <w:rsid w:val="00B82AD6"/>
    <w:rsid w:val="00B85A0C"/>
    <w:rsid w:val="00B860ED"/>
    <w:rsid w:val="00B9245E"/>
    <w:rsid w:val="00BB23F4"/>
    <w:rsid w:val="00BB7D9F"/>
    <w:rsid w:val="00BE6B91"/>
    <w:rsid w:val="00BF0CC4"/>
    <w:rsid w:val="00BF338F"/>
    <w:rsid w:val="00C03669"/>
    <w:rsid w:val="00C20E81"/>
    <w:rsid w:val="00C25FC3"/>
    <w:rsid w:val="00C26E5A"/>
    <w:rsid w:val="00C27EDD"/>
    <w:rsid w:val="00C41DCE"/>
    <w:rsid w:val="00C4214E"/>
    <w:rsid w:val="00C43B9C"/>
    <w:rsid w:val="00C443D1"/>
    <w:rsid w:val="00C4726B"/>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E090A"/>
    <w:rsid w:val="00CE2711"/>
    <w:rsid w:val="00CE6970"/>
    <w:rsid w:val="00CF001F"/>
    <w:rsid w:val="00CF7214"/>
    <w:rsid w:val="00D01F04"/>
    <w:rsid w:val="00D160A2"/>
    <w:rsid w:val="00D21F1F"/>
    <w:rsid w:val="00D2271D"/>
    <w:rsid w:val="00D25178"/>
    <w:rsid w:val="00D340F5"/>
    <w:rsid w:val="00D35F98"/>
    <w:rsid w:val="00D37DF5"/>
    <w:rsid w:val="00D404D1"/>
    <w:rsid w:val="00D542D1"/>
    <w:rsid w:val="00D6297E"/>
    <w:rsid w:val="00D9204A"/>
    <w:rsid w:val="00DA0C00"/>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85BDE"/>
    <w:rsid w:val="00E87B84"/>
    <w:rsid w:val="00E91955"/>
    <w:rsid w:val="00E92DD1"/>
    <w:rsid w:val="00EA2433"/>
    <w:rsid w:val="00EB1112"/>
    <w:rsid w:val="00EC0819"/>
    <w:rsid w:val="00ED6F12"/>
    <w:rsid w:val="00ED7CB8"/>
    <w:rsid w:val="00EF03DA"/>
    <w:rsid w:val="00EF5635"/>
    <w:rsid w:val="00F10EC5"/>
    <w:rsid w:val="00F11252"/>
    <w:rsid w:val="00F11DF1"/>
    <w:rsid w:val="00F12157"/>
    <w:rsid w:val="00F245D7"/>
    <w:rsid w:val="00F27708"/>
    <w:rsid w:val="00F63589"/>
    <w:rsid w:val="00F63929"/>
    <w:rsid w:val="00F8316A"/>
    <w:rsid w:val="00F84730"/>
    <w:rsid w:val="00F92DF0"/>
    <w:rsid w:val="00F968CD"/>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722</TotalTime>
  <Pages>76</Pages>
  <Words>18873</Words>
  <Characters>107577</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5</cp:revision>
  <dcterms:created xsi:type="dcterms:W3CDTF">2021-09-03T23:19:00Z</dcterms:created>
  <dcterms:modified xsi:type="dcterms:W3CDTF">2021-09-04T11:21:00Z</dcterms:modified>
</cp:coreProperties>
</file>