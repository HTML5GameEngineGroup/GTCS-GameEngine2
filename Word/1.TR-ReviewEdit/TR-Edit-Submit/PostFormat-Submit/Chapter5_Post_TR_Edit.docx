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02A89316" w:rsidR="00A243C0" w:rsidRDefault="007A126D" w:rsidP="00A243C0">
      <w:pPr>
        <w:pStyle w:val="BodyTextFirst"/>
      </w:pPr>
      <w:ins w:id="0" w:author="Kelvin Sung" w:date="2021-09-12T11:50:00Z">
        <w:r>
          <w:t>&gt;&gt;</w:t>
        </w:r>
        <w:proofErr w:type="spellStart"/>
        <w:r>
          <w:t>HERE</w:t>
        </w:r>
      </w:ins>
      <w:r w:rsidR="00A243C0">
        <w:t>After</w:t>
      </w:r>
      <w:proofErr w:type="spellEnd"/>
      <w:r w:rsidR="00A243C0">
        <w:t xml:space="preserve">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181F74B5" w:rsidR="00A243C0" w:rsidRDefault="007A126D" w:rsidP="00A243C0">
      <w:pPr>
        <w:pStyle w:val="BodyTextFirst"/>
      </w:pPr>
      <w:ins w:id="1" w:author="Kelvin Sung" w:date="2021-09-12T11:50:00Z">
        <w:r>
          <w:t>&gt;&gt;</w:t>
        </w:r>
        <w:proofErr w:type="spellStart"/>
        <w:r>
          <w:t>HERE</w:t>
        </w:r>
      </w:ins>
      <w:r w:rsidR="00A243C0">
        <w:t>Custom</w:t>
      </w:r>
      <w:proofErr w:type="spellEnd"/>
      <w:r w:rsidR="00A243C0">
        <w:t>-composed images</w:t>
      </w:r>
      <w:r w:rsidR="00A243C0">
        <w:fldChar w:fldCharType="begin"/>
      </w:r>
      <w:r w:rsidR="00A243C0">
        <w:instrText xml:space="preserve"> XE "</w:instrText>
      </w:r>
      <w:r w:rsidR="00A243C0" w:rsidRPr="00634327">
        <w:instrText>Texture coordinates:custom-composed images</w:instrText>
      </w:r>
      <w:r w:rsidR="00A243C0">
        <w:instrText xml:space="preserve">" </w:instrText>
      </w:r>
      <w:r w:rsidR="00A243C0">
        <w:fldChar w:fldCharType="end"/>
      </w:r>
      <w:r w:rsidR="00A243C0">
        <w:t xml:space="preserve"> are used to represent almost all objects including c</w:t>
      </w:r>
      <w:r w:rsidR="00A243C0" w:rsidRPr="00023046">
        <w:t xml:space="preserve">haracters, backgrounds, and </w:t>
      </w:r>
      <w:r w:rsidR="00A243C0">
        <w:t>even animations in most 2D games</w:t>
      </w:r>
      <w:r w:rsidR="00A243C0" w:rsidRPr="00023046">
        <w:t xml:space="preserve">. </w:t>
      </w:r>
      <w:r w:rsidR="00A243C0">
        <w:t xml:space="preserve">For this reason, the proper support of image operations is core to 2D game engines. A game typically works with an image in three distinct stages: loading, rendering, and unloading. </w:t>
      </w:r>
    </w:p>
    <w:p w14:paraId="1982C48E" w14:textId="6B2A8CCF"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r w:rsidR="00117AB9">
        <w:t xml:space="preserve">into </w:t>
      </w:r>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w:t>
      </w:r>
      <w:r w:rsidRPr="00A243C0">
        <w:lastRenderedPageBreak/>
        <w:t xml:space="preserve">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0DE4B104"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r w:rsidR="00117AB9">
        <w:t>.</w:t>
      </w:r>
      <w:r w:rsidRPr="00A243C0">
        <w:t xml:space="preserve"> </w:t>
      </w:r>
      <w:r w:rsidR="00117AB9">
        <w:t>T</w:t>
      </w:r>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60460AB7"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“an image” and “a texture” </w:t>
      </w:r>
      <w:r w:rsidR="00A953C9">
        <w:t xml:space="preserve">are </w:t>
      </w:r>
      <w:r>
        <w:t>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09CD02B3" w:rsidR="00A243C0" w:rsidRPr="00A243C0" w:rsidRDefault="007A126D" w:rsidP="00A243C0">
      <w:pPr>
        <w:pStyle w:val="BodyTextFirst"/>
      </w:pPr>
      <w:ins w:id="2" w:author="Kelvin Sung" w:date="2021-09-12T11:50:00Z">
        <w:r>
          <w:t>&gt;&gt;HERE</w:t>
        </w:r>
      </w:ins>
      <w:r w:rsidR="00A243C0"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00A243C0" w:rsidRPr="00A243C0">
        <w:fldChar w:fldCharType="begin"/>
      </w:r>
      <w:r w:rsidR="00A243C0" w:rsidRPr="00A243C0">
        <w:instrText xml:space="preserve"> XE "Mapping:texel color" </w:instrText>
      </w:r>
      <w:r w:rsidR="00A243C0" w:rsidRPr="00A243C0">
        <w:fldChar w:fldCharType="end"/>
      </w:r>
      <w:r w:rsidR="00A243C0"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w:t>
      </w:r>
      <w:r w:rsidRPr="00A243C0">
        <w:lastRenderedPageBreak/>
        <w:t>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F1E26E1" w:rsidR="00A243C0" w:rsidRPr="00A243C0" w:rsidRDefault="00A243C0" w:rsidP="008C4C32">
      <w:pPr>
        <w:pStyle w:val="BodyTextCon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18ED4753" w:rsidR="00A243C0" w:rsidRPr="00A243C0" w:rsidRDefault="007A126D" w:rsidP="00A243C0">
      <w:pPr>
        <w:pStyle w:val="BodyTextFirst"/>
      </w:pPr>
      <w:ins w:id="3" w:author="Kelvin Sung" w:date="2021-09-12T11:50:00Z">
        <w:r>
          <w:t>&gt;&gt;</w:t>
        </w:r>
        <w:proofErr w:type="spellStart"/>
        <w:r>
          <w:t>HERE</w:t>
        </w:r>
      </w:ins>
      <w:r w:rsidR="00A243C0" w:rsidRPr="00A243C0">
        <w:t>This</w:t>
      </w:r>
      <w:proofErr w:type="spellEnd"/>
      <w:r w:rsidR="00A243C0" w:rsidRPr="00A243C0">
        <w:t xml:space="preserve"> project demonstrates the loading, rendering, and unloading of textures with WebGL</w:t>
      </w:r>
      <w:r w:rsidR="00A243C0" w:rsidRPr="00A243C0">
        <w:fldChar w:fldCharType="begin"/>
      </w:r>
      <w:r w:rsidR="00A243C0" w:rsidRPr="00A243C0">
        <w:instrText xml:space="preserve"> XE "Shaders project:WebGL" </w:instrText>
      </w:r>
      <w:r w:rsidR="00A243C0" w:rsidRPr="00A243C0">
        <w:fldChar w:fldCharType="end"/>
      </w:r>
      <w:r w:rsidR="00A243C0" w:rsidRPr="00A243C0">
        <w:t>. You can see an example of this project running in Figure 5-3 with the left and right screenshots from the two scenes implemented. Notice the natural</w:t>
      </w:r>
      <w:r w:rsidR="00841B37">
        <w:t>-looking</w:t>
      </w:r>
      <w:r w:rsidR="00A243C0" w:rsidRPr="00A243C0">
        <w:t xml:space="preserve"> objects without white borders in the left screenshot and the images with white backgrounds in the right screenshot. This project will also highlight the differences between images with and without the alpha channel, or </w:t>
      </w:r>
      <w:r w:rsidR="00A243C0" w:rsidRPr="00A243C0">
        <w:rPr>
          <w:i/>
        </w:rPr>
        <w:t>transparency</w:t>
      </w:r>
      <w:r w:rsidR="00A243C0" w:rsidRPr="00A243C0">
        <w:rPr>
          <w:i/>
        </w:rPr>
        <w:fldChar w:fldCharType="begin"/>
      </w:r>
      <w:r w:rsidR="00A243C0" w:rsidRPr="00A243C0">
        <w:instrText xml:space="preserve"> XE "Shaders project:transparency" </w:instrText>
      </w:r>
      <w:r w:rsidR="00A243C0" w:rsidRPr="00A243C0">
        <w:rPr>
          <w:i/>
        </w:rPr>
        <w:fldChar w:fldCharType="end"/>
      </w:r>
      <w:r w:rsidR="00A243C0" w:rsidRPr="00A243C0">
        <w:t xml:space="preserve">. The source code to this project is defined in the </w:t>
      </w:r>
      <w:r w:rsidR="00A243C0" w:rsidRPr="00A243C0">
        <w:rPr>
          <w:rStyle w:val="CodeInline"/>
        </w:rPr>
        <w:t>chapter5/5.1.texture_shaders</w:t>
      </w:r>
      <w:r w:rsidR="00A243C0"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573247AC" w:rsidR="00A243C0" w:rsidRPr="00A243C0" w:rsidRDefault="00A243C0" w:rsidP="00F21473">
      <w:pPr>
        <w:pStyle w:val="BodyTextCont"/>
      </w:pPr>
      <w:bookmarkStart w:id="4" w:name="OLE_LINK1"/>
      <w:bookmarkStart w:id="5"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3EF464F4" w:rsidR="00A243C0" w:rsidRDefault="00A243C0" w:rsidP="008C4C32">
      <w:pPr>
        <w:pStyle w:val="BodyTextCont"/>
      </w:pPr>
      <w:r w:rsidRPr="00E67471">
        <w:t>The goals of the project are as follows</w:t>
      </w:r>
      <w:r>
        <w:t>:</w:t>
      </w:r>
    </w:p>
    <w:bookmarkEnd w:id="4"/>
    <w:bookmarkEnd w:id="5"/>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0D1CBD1" w:rsidR="00A243C0" w:rsidRPr="00A243C0" w:rsidRDefault="00A243C0" w:rsidP="008C4C32">
      <w:pPr>
        <w:pStyle w:val="BodyTextCon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61D5FAC4" w:rsidR="003E3F84" w:rsidRDefault="007A126D" w:rsidP="003E3F84">
      <w:pPr>
        <w:pStyle w:val="BodyTextFirst"/>
      </w:pPr>
      <w:ins w:id="6" w:author="Kelvin Sung" w:date="2021-09-12T11:50:00Z">
        <w:r>
          <w:t>&gt;&gt;</w:t>
        </w:r>
        <w:proofErr w:type="spellStart"/>
        <w:r>
          <w:t>HERE</w:t>
        </w:r>
      </w:ins>
      <w:r w:rsidR="003E3F84">
        <w:t>Creating</w:t>
      </w:r>
      <w:proofErr w:type="spellEnd"/>
      <w:r w:rsidR="003E3F84">
        <w:t xml:space="preserve">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A160B62"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w:t>
      </w:r>
      <w:r w:rsidR="00575D2E">
        <w:t>with</w:t>
      </w:r>
      <w:r w:rsidRPr="003E3F84">
        <w:t xml:space="preserve">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3ABFA6F0"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 texture map</w:t>
      </w:r>
      <w:r w:rsidR="00B47D9D">
        <w:t>s</w:t>
      </w:r>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45DE8AFC" w:rsidR="003E3F84" w:rsidRDefault="00DA5DA6" w:rsidP="008C4C32">
      <w:pPr>
        <w:pStyle w:val="BodyTextCon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r w:rsidR="00015CF0">
        <w:t>Simple</w:t>
      </w:r>
      <w:r>
        <w:t>Shader/Renderable Architecture</w:t>
      </w:r>
    </w:p>
    <w:p w14:paraId="796DF728" w14:textId="69021335" w:rsidR="003E3F84" w:rsidRDefault="007A126D" w:rsidP="003E3F84">
      <w:pPr>
        <w:pStyle w:val="BodyTextFirst"/>
      </w:pPr>
      <w:ins w:id="7" w:author="Kelvin Sung" w:date="2021-09-12T11:50:00Z">
        <w:r>
          <w:t>&gt;&gt;</w:t>
        </w:r>
        <w:proofErr w:type="spellStart"/>
        <w:r>
          <w:t>HERE</w:t>
        </w:r>
      </w:ins>
      <w:r w:rsidR="003E3F84">
        <w:t>Recall</w:t>
      </w:r>
      <w:proofErr w:type="spellEnd"/>
      <w:r w:rsidR="003E3F84">
        <w:t xml:space="preserve"> that the </w:t>
      </w:r>
      <w:r w:rsidR="003E3F84" w:rsidRPr="00BB2D12">
        <w:rPr>
          <w:rStyle w:val="CodeInline"/>
          <w:rFonts w:eastAsia="PMingLiU"/>
        </w:rPr>
        <w:t>S</w:t>
      </w:r>
      <w:r w:rsidR="00015CF0">
        <w:rPr>
          <w:rStyle w:val="CodeInline"/>
          <w:rFonts w:eastAsia="PMingLiU"/>
        </w:rPr>
        <w:t>impleS</w:t>
      </w:r>
      <w:r w:rsidR="003E3F84" w:rsidRPr="00BB2D12">
        <w:rPr>
          <w:rStyle w:val="CodeInline"/>
          <w:rFonts w:eastAsia="PMingLiU"/>
        </w:rPr>
        <w:t>hader</w:t>
      </w:r>
      <w:r w:rsidR="003E3F84">
        <w:t>/</w:t>
      </w:r>
      <w:r w:rsidR="003E3F84" w:rsidRPr="00BB2D12">
        <w:rPr>
          <w:rStyle w:val="CodeInline"/>
          <w:rFonts w:eastAsia="PMingLiU"/>
        </w:rPr>
        <w:t>Renderable</w:t>
      </w:r>
      <w:r w:rsidR="003E3F84">
        <w:t xml:space="preserve"> object pair is designed to </w:t>
      </w:r>
      <w:r w:rsidR="000F3895">
        <w:t xml:space="preserve">support the </w:t>
      </w:r>
      <w:r w:rsidR="003E3F84">
        <w:t>load</w:t>
      </w:r>
      <w:r w:rsidR="000F3895">
        <w:t>ing</w:t>
      </w:r>
      <w:r w:rsidR="003E3F84">
        <w:t xml:space="preserve"> </w:t>
      </w:r>
      <w:r w:rsidR="000F3895">
        <w:t xml:space="preserve">of </w:t>
      </w:r>
      <w:r w:rsidR="003E3F84">
        <w:t xml:space="preserve">relevant game engine data to the </w:t>
      </w:r>
      <w:proofErr w:type="spellStart"/>
      <w:r w:rsidR="003E3F84">
        <w:rPr>
          <w:rStyle w:val="CodeInline"/>
          <w:rFonts w:eastAsia="PMingLiU"/>
        </w:rPr>
        <w:t>SimpleVS</w:t>
      </w:r>
      <w:proofErr w:type="spellEnd"/>
      <w:r w:rsidR="003E3F84">
        <w:rPr>
          <w:rStyle w:val="CodeInline"/>
          <w:rFonts w:eastAsia="PMingLiU"/>
        </w:rPr>
        <w:t>/FS</w:t>
      </w:r>
      <w:r w:rsidR="003E3F84">
        <w:t xml:space="preserve"> GLSL shaders and to support instantiating multiple copies of </w:t>
      </w:r>
      <w:r w:rsidR="006B69C5" w:rsidRPr="00DA4AAB">
        <w:rPr>
          <w:rStyle w:val="CodeInline"/>
        </w:rPr>
        <w:t>R</w:t>
      </w:r>
      <w:r w:rsidR="003E3F84" w:rsidRPr="00DA4AAB">
        <w:rPr>
          <w:rStyle w:val="CodeInline"/>
        </w:rPr>
        <w:t>enderable</w:t>
      </w:r>
      <w:r w:rsidR="003E3F84">
        <w:t xml:space="preserve"> geometries by the game engine clients. As illustrated in Figure 5-4, the horizontal dotted line separates the game engine from WebGL. Notice that the GLSL shaders, </w:t>
      </w:r>
      <w:proofErr w:type="spellStart"/>
      <w:r w:rsidR="003E3F84">
        <w:rPr>
          <w:rStyle w:val="CodeInline"/>
          <w:rFonts w:eastAsia="PMingLiU"/>
        </w:rPr>
        <w:t>SimpleVS</w:t>
      </w:r>
      <w:proofErr w:type="spellEnd"/>
      <w:r w:rsidR="003E3F84">
        <w:t xml:space="preserve"> and </w:t>
      </w:r>
      <w:proofErr w:type="spellStart"/>
      <w:r w:rsidR="003E3F84">
        <w:rPr>
          <w:rStyle w:val="CodeInline"/>
          <w:rFonts w:eastAsia="PMingLiU"/>
        </w:rPr>
        <w:t>SimpleFS</w:t>
      </w:r>
      <w:proofErr w:type="spellEnd"/>
      <w:r w:rsidR="003E3F84">
        <w:t xml:space="preserve">, are modules in WebGL and outside the game engine. The </w:t>
      </w:r>
      <w:r w:rsidR="003E3F84" w:rsidRPr="00BB2D12">
        <w:rPr>
          <w:rStyle w:val="CodeInline"/>
          <w:rFonts w:eastAsia="PMingLiU"/>
        </w:rPr>
        <w:t>S</w:t>
      </w:r>
      <w:r w:rsidR="00015CF0">
        <w:rPr>
          <w:rStyle w:val="CodeInline"/>
          <w:rFonts w:eastAsia="PMingLiU"/>
        </w:rPr>
        <w:t>impleS</w:t>
      </w:r>
      <w:r w:rsidR="003E3F84" w:rsidRPr="00BB2D12">
        <w:rPr>
          <w:rStyle w:val="CodeInline"/>
          <w:rFonts w:eastAsia="PMingLiU"/>
        </w:rPr>
        <w:t>hader</w:t>
      </w:r>
      <w:r w:rsidR="003E3F84">
        <w:t xml:space="preserve"> object maintains references to all attributes and uniform variables in the GLSL shaders and acts as the conduit for sending all transformation and vertex information to the </w:t>
      </w:r>
      <w:proofErr w:type="spellStart"/>
      <w:r w:rsidR="003E3F84">
        <w:rPr>
          <w:rStyle w:val="CodeInline"/>
        </w:rPr>
        <w:t>SimpleVS</w:t>
      </w:r>
      <w:proofErr w:type="spellEnd"/>
      <w:r w:rsidR="003E3F84">
        <w:rPr>
          <w:rStyle w:val="CodeInline"/>
        </w:rPr>
        <w:t>/FS</w:t>
      </w:r>
      <w:r w:rsidR="003E3F84" w:rsidRPr="00D76616">
        <w:t xml:space="preserve"> </w:t>
      </w:r>
      <w:r w:rsidR="003E3F84">
        <w:t xml:space="preserve">shaders. Although not depicted explicitly in Figure 5-4, there is only one instance of the </w:t>
      </w:r>
      <w:r w:rsidR="003E3F84">
        <w:rPr>
          <w:rStyle w:val="CodeInline"/>
        </w:rPr>
        <w:t>S</w:t>
      </w:r>
      <w:r w:rsidR="001B2C7B">
        <w:rPr>
          <w:rStyle w:val="CodeInline"/>
        </w:rPr>
        <w:t>impleS</w:t>
      </w:r>
      <w:r w:rsidR="003E3F84" w:rsidRPr="00BB2D12">
        <w:rPr>
          <w:rStyle w:val="CodeInline"/>
          <w:rFonts w:eastAsia="PMingLiU"/>
        </w:rPr>
        <w:t>hader</w:t>
      </w:r>
      <w:r w:rsidR="003E3F84">
        <w:t xml:space="preserve"> object created in the game engine, in </w:t>
      </w:r>
      <w:proofErr w:type="spellStart"/>
      <w:r w:rsidR="00C6542A">
        <w:rPr>
          <w:rStyle w:val="CodeInline"/>
          <w:rFonts w:eastAsia="PMingLiU"/>
        </w:rPr>
        <w:t>shader_r</w:t>
      </w:r>
      <w:r w:rsidR="003E3F84" w:rsidRPr="00BB2D12">
        <w:rPr>
          <w:rStyle w:val="CodeInline"/>
          <w:rFonts w:eastAsia="PMingLiU"/>
        </w:rPr>
        <w:t>esoruces</w:t>
      </w:r>
      <w:proofErr w:type="spellEnd"/>
      <w:r w:rsidR="003E3F84">
        <w:t xml:space="preserve">, and this instance is shared by all </w:t>
      </w:r>
      <w:r w:rsidR="003E3F84" w:rsidRPr="00BB2D12">
        <w:rPr>
          <w:rStyle w:val="CodeInline"/>
          <w:rFonts w:eastAsia="PMingLiU"/>
        </w:rPr>
        <w:t>Renderable</w:t>
      </w:r>
      <w:r w:rsidR="003E3F84">
        <w:t xml:space="preserve"> objects.</w:t>
      </w:r>
    </w:p>
    <w:p w14:paraId="203D54B6" w14:textId="1C42D9D5" w:rsidR="00133E82" w:rsidRPr="00133E82" w:rsidRDefault="00133E82" w:rsidP="008D423D">
      <w:pPr>
        <w:pStyle w:val="Figure"/>
      </w:pPr>
      <w:r>
        <w:rPr>
          <w:noProof/>
        </w:rPr>
        <w:lastRenderedPageBreak/>
        <w:drawing>
          <wp:inline distT="0" distB="0" distL="0" distR="0" wp14:anchorId="20F7AA72" wp14:editId="6684B35B">
            <wp:extent cx="3420019" cy="24649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3103" cy="2488813"/>
                    </a:xfrm>
                    <a:prstGeom prst="rect">
                      <a:avLst/>
                    </a:prstGeom>
                    <a:noFill/>
                    <a:ln>
                      <a:noFill/>
                    </a:ln>
                  </pic:spPr>
                </pic:pic>
              </a:graphicData>
            </a:graphic>
          </wp:inline>
        </w:drawing>
      </w:r>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r w:rsidR="00AC6D5E">
        <w:rPr>
          <w:rStyle w:val="CodeInline"/>
        </w:rPr>
        <w:t>impleS</w:t>
      </w:r>
      <w:r w:rsidRPr="00BB2D12">
        <w:rPr>
          <w:rStyle w:val="CodeInline"/>
        </w:rPr>
        <w:t>hader</w:t>
      </w:r>
      <w:r>
        <w:t xml:space="preserve"> and </w:t>
      </w:r>
      <w:r w:rsidRPr="00BB2D12">
        <w:rPr>
          <w:rStyle w:val="CodeInline"/>
        </w:rPr>
        <w:t>Renderable</w:t>
      </w:r>
      <w:r>
        <w:t xml:space="preserve"> architecture</w:t>
      </w:r>
    </w:p>
    <w:p w14:paraId="7657018D" w14:textId="1FEA0DCD" w:rsidR="003E3F84" w:rsidRDefault="003E3F84" w:rsidP="008C4C32">
      <w:pPr>
        <w:pStyle w:val="BodyTextCont"/>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062F9E14" w14:textId="2AB57BFF" w:rsidR="003A3FCA" w:rsidRPr="003A3FCA" w:rsidRDefault="00DB79F7" w:rsidP="002707BD">
      <w:pPr>
        <w:pStyle w:val="Figure"/>
      </w:pPr>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0FA7C893" w:rsidR="003E3F84" w:rsidRDefault="007A126D" w:rsidP="003E3F84">
      <w:pPr>
        <w:pStyle w:val="BodyTextFirst"/>
      </w:pPr>
      <w:ins w:id="8" w:author="Kelvin Sung" w:date="2021-09-12T11:50:00Z">
        <w:r>
          <w:t>&gt;&gt;</w:t>
        </w:r>
        <w:proofErr w:type="spellStart"/>
        <w:r>
          <w:t>HERE</w:t>
        </w:r>
      </w:ins>
      <w:r w:rsidR="003E3F84">
        <w:t>To</w:t>
      </w:r>
      <w:proofErr w:type="spellEnd"/>
      <w:r w:rsidR="003E3F84">
        <w:t xml:space="preserve"> support drawing with textures, you must create a shader that accepts both geometric (</w:t>
      </w:r>
      <w:proofErr w:type="spellStart"/>
      <w:r w:rsidR="003E3F84">
        <w:t>xy</w:t>
      </w:r>
      <w:proofErr w:type="spellEnd"/>
      <w:r w:rsidR="003E3F84">
        <w:t>) and texture (</w:t>
      </w:r>
      <w:proofErr w:type="spellStart"/>
      <w:r w:rsidR="003E3F84">
        <w:t>uv</w:t>
      </w:r>
      <w:proofErr w:type="spellEnd"/>
      <w:r w:rsidR="003E3F84">
        <w:t>) coordinates at each of the vertices. You will create new GLSL texture vertex</w:t>
      </w:r>
      <w:r w:rsidR="003E3F84">
        <w:fldChar w:fldCharType="begin"/>
      </w:r>
      <w:r w:rsidR="003E3F84">
        <w:instrText xml:space="preserve"> XE "</w:instrText>
      </w:r>
      <w:r w:rsidR="003E3F84" w:rsidRPr="00EF04C8">
        <w:instrText>GLSL shaders:texture vertex</w:instrText>
      </w:r>
      <w:r w:rsidR="003E3F84">
        <w:instrText xml:space="preserve">" </w:instrText>
      </w:r>
      <w:r w:rsidR="003E3F84">
        <w:fldChar w:fldCharType="end"/>
      </w:r>
      <w:r w:rsidR="003E3F84">
        <w:t xml:space="preserve"> and fragment shaders by copying and modifying the corresponding </w:t>
      </w:r>
      <w:proofErr w:type="spellStart"/>
      <w:r w:rsidR="003E3F84" w:rsidRPr="00BB2D12">
        <w:rPr>
          <w:rStyle w:val="CodeInline"/>
        </w:rPr>
        <w:t>SimpleVS</w:t>
      </w:r>
      <w:proofErr w:type="spellEnd"/>
      <w:r w:rsidR="003E3F84">
        <w:t xml:space="preserve"> and </w:t>
      </w:r>
      <w:proofErr w:type="spellStart"/>
      <w:r w:rsidR="003E3F84" w:rsidRPr="00BB2D12">
        <w:rPr>
          <w:rStyle w:val="CodeInline"/>
        </w:rPr>
        <w:t>Simple</w:t>
      </w:r>
      <w:r w:rsidR="003E3F84">
        <w:rPr>
          <w:rStyle w:val="CodeInline"/>
        </w:rPr>
        <w:t>F</w:t>
      </w:r>
      <w:r w:rsidR="003E3F84" w:rsidRPr="00BB2D12">
        <w:rPr>
          <w:rStyle w:val="CodeInline"/>
        </w:rPr>
        <w:t>S</w:t>
      </w:r>
      <w:proofErr w:type="spellEnd"/>
      <w:r w:rsidR="003E3F84">
        <w:rPr>
          <w:rStyle w:val="CodeInline"/>
        </w:rPr>
        <w:t xml:space="preserve"> </w:t>
      </w:r>
      <w:r w:rsidR="003E3F84">
        <w:t xml:space="preserve">programs. </w:t>
      </w:r>
      <w:r w:rsidR="00BF62EC">
        <w:t>You can now begin</w:t>
      </w:r>
      <w:r w:rsidR="0063774A">
        <w:t xml:space="preserve"> to create</w:t>
      </w:r>
      <w:r w:rsidR="003E3F84">
        <w:t xml:space="preserv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4E69C933" w:rsidR="003E3F84" w:rsidRPr="003E3F84" w:rsidRDefault="003E3F84" w:rsidP="003E3F84">
      <w:pPr>
        <w:pStyle w:val="Code"/>
      </w:pPr>
      <w:r w:rsidRPr="003E3F84">
        <w:t>attribute vec3 aVertexPosition; // expects one vertex position</w:t>
      </w:r>
    </w:p>
    <w:p w14:paraId="1D3D0977" w14:textId="1E8C1520" w:rsidR="003E3F84" w:rsidRPr="003E3F84" w:rsidRDefault="003E3F84" w:rsidP="003E3F84">
      <w:pPr>
        <w:pStyle w:val="Code"/>
      </w:pPr>
      <w:r w:rsidRPr="003E3F84">
        <w:t>attribute vec2 aTextureCoordinate;</w:t>
      </w:r>
      <w:r w:rsidR="008C4C32">
        <w:t xml:space="preserve"> </w:t>
      </w:r>
      <w:r w:rsidRPr="003E3F84">
        <w:t xml:space="preserve">// </w:t>
      </w:r>
      <w:r w:rsidR="008C4C32">
        <w:t>t</w:t>
      </w:r>
      <w:r w:rsidRPr="003E3F84">
        <w:t>exture coordinate attribute</w:t>
      </w:r>
    </w:p>
    <w:p w14:paraId="49A0D81F" w14:textId="01C1D22C"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2518F9CD" w14:textId="77777777" w:rsidR="008C4C32" w:rsidRDefault="003E3F84" w:rsidP="003E3F84">
      <w:pPr>
        <w:pStyle w:val="Code"/>
      </w:pPr>
      <w:r w:rsidRPr="003E3F84">
        <w:t xml:space="preserve">    gl_Position = uCameraXformMatrix * </w:t>
      </w:r>
    </w:p>
    <w:p w14:paraId="2657B7C4" w14:textId="77777777" w:rsidR="008C4C32" w:rsidRDefault="008C4C32" w:rsidP="003E3F84">
      <w:pPr>
        <w:pStyle w:val="Code"/>
      </w:pPr>
      <w:r>
        <w:t xml:space="preserve">                  </w:t>
      </w:r>
      <w:r w:rsidR="003E3F84" w:rsidRPr="003E3F84">
        <w:t xml:space="preserve">uModelXformMatrix * </w:t>
      </w:r>
    </w:p>
    <w:p w14:paraId="607AC722" w14:textId="3F4E4480" w:rsidR="003E3F84" w:rsidRPr="003E3F84" w:rsidRDefault="008C4C32" w:rsidP="003E3F84">
      <w:pPr>
        <w:pStyle w:val="Code"/>
      </w:pPr>
      <w:r>
        <w:t xml:space="preserve">                  </w:t>
      </w:r>
      <w:r w:rsidR="003E3F84" w:rsidRPr="003E3F84">
        <w:t xml:space="preserve">vec4(aVertexPosition, 1.0); </w:t>
      </w:r>
    </w:p>
    <w:p w14:paraId="6136480E" w14:textId="2AEF492A" w:rsidR="003E3F84" w:rsidRPr="003E3F84" w:rsidRDefault="003E3F84" w:rsidP="003E3F84">
      <w:pPr>
        <w:pStyle w:val="Code"/>
      </w:pPr>
      <w:r w:rsidRPr="003E3F84">
        <w:lastRenderedPageBreak/>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4DD24C0" w:rsidR="003E3F84" w:rsidRDefault="003E3F84" w:rsidP="00F21473">
      <w:pPr>
        <w:pStyle w:val="BodyTextCon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15DFE302" w:rsidR="003E3F84" w:rsidRDefault="00F575EA" w:rsidP="003E3F84">
      <w:pPr>
        <w:pStyle w:val="NumSubList"/>
      </w:pPr>
      <w:r>
        <w:t>The first additional line a</w:t>
      </w:r>
      <w:r w:rsidR="003E3F84">
        <w:t>dd</w:t>
      </w:r>
      <w:r>
        <w:t>s</w:t>
      </w:r>
      <w:r w:rsidR="003E3F84">
        <w:t xml:space="preserve"> the </w:t>
      </w:r>
      <w:proofErr w:type="spellStart"/>
      <w:r w:rsidR="003E3F84" w:rsidRPr="00834C03">
        <w:rPr>
          <w:rStyle w:val="CodeInline"/>
        </w:rPr>
        <w:t>aTextureCoordinate</w:t>
      </w:r>
      <w:proofErr w:type="spellEnd"/>
      <w:r w:rsidR="003E3F84">
        <w:t xml:space="preserve"> attribute</w:t>
      </w:r>
      <w:r w:rsidR="003E3F84">
        <w:fldChar w:fldCharType="begin"/>
      </w:r>
      <w:r w:rsidR="003E3F84">
        <w:instrText xml:space="preserve"> XE "</w:instrText>
      </w:r>
      <w:r w:rsidR="003E3F84" w:rsidRPr="001A31CD">
        <w:rPr>
          <w:rStyle w:val="CodeInline"/>
        </w:rPr>
        <w:instrText>GLSL shaders:aTextureCoordinate</w:instrText>
      </w:r>
      <w:r w:rsidR="003E3F84" w:rsidRPr="001A31CD">
        <w:instrText xml:space="preserve"> attribute</w:instrText>
      </w:r>
      <w:r w:rsidR="003E3F84">
        <w:instrText xml:space="preserve">" </w:instrText>
      </w:r>
      <w:r w:rsidR="003E3F84">
        <w:fldChar w:fldCharType="end"/>
      </w:r>
      <w:r w:rsidR="003E3F84">
        <w:t xml:space="preserve">. This defines a vertex to include a </w:t>
      </w:r>
      <w:r w:rsidR="003E3F84" w:rsidRPr="00B13D15">
        <w:rPr>
          <w:rStyle w:val="CodeInline"/>
        </w:rPr>
        <w:t>vec3</w:t>
      </w:r>
      <w:r w:rsidR="003E3F84">
        <w:t xml:space="preserve"> (</w:t>
      </w:r>
      <w:proofErr w:type="spellStart"/>
      <w:r w:rsidR="003E3F84" w:rsidRPr="00B13D15">
        <w:rPr>
          <w:rStyle w:val="CodeInline"/>
        </w:rPr>
        <w:t>aVertexPosition</w:t>
      </w:r>
      <w:proofErr w:type="spellEnd"/>
      <w:r w:rsidR="003E3F84">
        <w:t xml:space="preserve">, the </w:t>
      </w:r>
      <w:proofErr w:type="spellStart"/>
      <w:r w:rsidR="003E3F84">
        <w:t>xyz</w:t>
      </w:r>
      <w:proofErr w:type="spellEnd"/>
      <w:r w:rsidR="003E3F84">
        <w:t xml:space="preserve"> position of the vertex) and a </w:t>
      </w:r>
      <w:r w:rsidR="003E3F84" w:rsidRPr="00B13D15">
        <w:rPr>
          <w:rStyle w:val="CodeInline"/>
        </w:rPr>
        <w:t>vec2</w:t>
      </w:r>
      <w:r w:rsidR="003E3F84">
        <w:t xml:space="preserve"> (</w:t>
      </w:r>
      <w:proofErr w:type="spellStart"/>
      <w:r w:rsidR="003E3F84" w:rsidRPr="00B13D15">
        <w:rPr>
          <w:rStyle w:val="CodeInline"/>
        </w:rPr>
        <w:t>aTextureCooridnate</w:t>
      </w:r>
      <w:proofErr w:type="spellEnd"/>
      <w:r w:rsidR="003E3F84">
        <w:t xml:space="preserve">, the </w:t>
      </w:r>
      <w:proofErr w:type="spellStart"/>
      <w:r w:rsidR="003E3F84">
        <w:t>uv</w:t>
      </w:r>
      <w:proofErr w:type="spellEnd"/>
      <w:r w:rsidR="003E3F84">
        <w:t xml:space="preserve"> coordinate of the vertex). </w:t>
      </w:r>
    </w:p>
    <w:p w14:paraId="4FA548D5" w14:textId="7C0CD9B2" w:rsidR="003E3F84" w:rsidRDefault="00F575EA" w:rsidP="003E3F84">
      <w:pPr>
        <w:pStyle w:val="NumSubList"/>
      </w:pPr>
      <w:r>
        <w:t>The second d</w:t>
      </w:r>
      <w:r w:rsidR="003E3F84">
        <w:t>eclare</w:t>
      </w:r>
      <w:r>
        <w:t>s</w:t>
      </w:r>
      <w:r w:rsidR="003E3F84">
        <w:t xml:space="preserv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t xml:space="preserve"> variable. The </w:t>
      </w:r>
      <w:r w:rsidR="003E3F84" w:rsidRPr="004F78F1">
        <w:rPr>
          <w:rStyle w:val="CodeInline"/>
        </w:rPr>
        <w:t>varying</w:t>
      </w:r>
      <w:r w:rsidR="003E3F84">
        <w:t xml:space="preserve"> keyword in GLSL signifies that the associated variable will be linearly interpolated and passed to the fragment shader. As explained earlier and illustrated in Figure 5-2, </w:t>
      </w:r>
      <w:proofErr w:type="spellStart"/>
      <w:r w:rsidR="003E3F84">
        <w:t>uv</w:t>
      </w:r>
      <w:proofErr w:type="spellEnd"/>
      <w:r w:rsidR="003E3F84">
        <w:t xml:space="preserve"> values are defined</w:t>
      </w:r>
      <w:r w:rsidR="003E3F84" w:rsidRPr="008B7B14">
        <w:t xml:space="preserve"> </w:t>
      </w:r>
      <w:r w:rsidR="003E3F84">
        <w:t xml:space="preserve">only at vertex positions. In this case, the </w:t>
      </w:r>
      <w:r w:rsidR="003E3F84" w:rsidRPr="00B13D15">
        <w:rPr>
          <w:rStyle w:val="CodeInline"/>
        </w:rPr>
        <w:t>varying</w:t>
      </w:r>
      <w:r w:rsidR="003E3F84">
        <w:t xml:space="preserve"> </w:t>
      </w:r>
      <w:proofErr w:type="spellStart"/>
      <w:r w:rsidR="003E3F84" w:rsidRPr="00B13D15">
        <w:rPr>
          <w:rStyle w:val="CodeInline"/>
        </w:rPr>
        <w:t>vTexCoord</w:t>
      </w:r>
      <w:proofErr w:type="spellEnd"/>
      <w:r w:rsidR="003E3F84">
        <w:rPr>
          <w:rStyle w:val="CodeInline"/>
        </w:rPr>
        <w:fldChar w:fldCharType="begin"/>
      </w:r>
      <w:r w:rsidR="003E3F84">
        <w:instrText xml:space="preserve"> XE "</w:instrText>
      </w:r>
      <w:r w:rsidR="003E3F84" w:rsidRPr="00B11FDB">
        <w:rPr>
          <w:rStyle w:val="CodeInline"/>
        </w:rPr>
        <w:instrText>GLSL shaders:varying</w:instrText>
      </w:r>
      <w:r w:rsidR="003E3F84" w:rsidRPr="00B11FDB">
        <w:instrText xml:space="preserve"> </w:instrText>
      </w:r>
      <w:r w:rsidR="003E3F84" w:rsidRPr="00B11FDB">
        <w:rPr>
          <w:rStyle w:val="CodeInline"/>
        </w:rPr>
        <w:instrText>vTexCoord</w:instrText>
      </w:r>
      <w:r w:rsidR="003E3F84">
        <w:instrText xml:space="preserve">" </w:instrText>
      </w:r>
      <w:r w:rsidR="003E3F84">
        <w:rPr>
          <w:rStyle w:val="CodeInline"/>
        </w:rPr>
        <w:fldChar w:fldCharType="end"/>
      </w:r>
      <w:r w:rsidR="003E3F84">
        <w:t xml:space="preserve"> variable instructs the graphics hardware to linearly interpolate the </w:t>
      </w:r>
      <w:proofErr w:type="spellStart"/>
      <w:r w:rsidR="003E3F84">
        <w:t>uv</w:t>
      </w:r>
      <w:proofErr w:type="spellEnd"/>
      <w:r w:rsidR="003E3F84">
        <w:t xml:space="preserve"> values to compute the texture coordinate for each invocation of the fragment shader.</w:t>
      </w:r>
    </w:p>
    <w:p w14:paraId="12E7F204" w14:textId="7C615726" w:rsidR="003E3F84" w:rsidRDefault="002F1DA6" w:rsidP="003E3F84">
      <w:pPr>
        <w:pStyle w:val="NumSubList"/>
      </w:pPr>
      <w:r>
        <w:t>The third and final line a</w:t>
      </w:r>
      <w:r w:rsidR="003E3F84">
        <w:t>ssign</w:t>
      </w:r>
      <w:r>
        <w:t>s</w:t>
      </w:r>
      <w:r w:rsidR="003E3F84">
        <w:t xml:space="preserve"> the vertex </w:t>
      </w:r>
      <w:proofErr w:type="spellStart"/>
      <w:r w:rsidR="003E3F84">
        <w:t>uv</w:t>
      </w:r>
      <w:proofErr w:type="spellEnd"/>
      <w:r w:rsidR="003E3F84">
        <w:t xml:space="preserve"> coordinate values to the varying variable for interpolation and forwarding to the fragment shader.</w:t>
      </w:r>
    </w:p>
    <w:p w14:paraId="673C46BD" w14:textId="09F463E1" w:rsidR="003E3F84" w:rsidRPr="003E3F84" w:rsidRDefault="003E3F84" w:rsidP="00F21473">
      <w:pPr>
        <w:pStyle w:val="BodyTextCon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6B0E8857"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1C517931" w:rsidR="003E3F84" w:rsidRPr="003E3F84" w:rsidRDefault="003E3F84" w:rsidP="003E3F84">
      <w:pPr>
        <w:pStyle w:val="Code"/>
      </w:pPr>
      <w:r w:rsidRPr="003E3F84">
        <w:t>// "varying" keyword signif</w:t>
      </w:r>
      <w:r w:rsidR="008C4C32">
        <w:t>ies</w:t>
      </w:r>
      <w:r w:rsidRPr="003E3F84">
        <w:t xml:space="preserve"> that the texture coordinate will be</w:t>
      </w:r>
    </w:p>
    <w:p w14:paraId="55002AFD" w14:textId="4A955E70"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lastRenderedPageBreak/>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16A0EFA1" w:rsidR="005B02D9" w:rsidRPr="005B02D9" w:rsidRDefault="005B02D9" w:rsidP="005B02D9">
      <w:pPr>
        <w:pStyle w:val="Code"/>
      </w:pPr>
      <w:r w:rsidRPr="005B02D9">
        <w:t xml:space="preserve">    // tint the textured. transparent area defined by the texture</w:t>
      </w:r>
    </w:p>
    <w:p w14:paraId="501BEF8A" w14:textId="77777777" w:rsidR="008C4C32" w:rsidRDefault="005B02D9" w:rsidP="005B02D9">
      <w:pPr>
        <w:pStyle w:val="Code"/>
      </w:pPr>
      <w:r w:rsidRPr="005B02D9">
        <w:t xml:space="preserve">    vec3 r = vec3(c) * (1.0-uPixelColor.a) + </w:t>
      </w:r>
    </w:p>
    <w:p w14:paraId="3AEFCB9C" w14:textId="6CABAF25" w:rsidR="005B02D9" w:rsidRPr="005B02D9" w:rsidRDefault="008C4C32" w:rsidP="005B02D9">
      <w:pPr>
        <w:pStyle w:val="Code"/>
      </w:pPr>
      <w:r>
        <w:t xml:space="preserve">             </w:t>
      </w:r>
      <w:r w:rsidR="005B02D9" w:rsidRPr="005B02D9">
        <w:t>vec3(uPixelColor) * uPixelColor.a;</w:t>
      </w:r>
    </w:p>
    <w:p w14:paraId="1C62F0AC" w14:textId="1CB8D03F"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32C66D98" w:rsidR="005B02D9" w:rsidRPr="005A56FC" w:rsidRDefault="007A126D" w:rsidP="005B02D9">
      <w:pPr>
        <w:pStyle w:val="BodyTextFirst"/>
      </w:pPr>
      <w:ins w:id="9" w:author="Kelvin Sung" w:date="2021-09-12T11:50:00Z">
        <w:r>
          <w:t>&gt;&gt;</w:t>
        </w:r>
        <w:proofErr w:type="spellStart"/>
        <w:r>
          <w:t>HERE</w:t>
        </w:r>
      </w:ins>
      <w:r w:rsidR="005B02D9">
        <w:t>Recall</w:t>
      </w:r>
      <w:proofErr w:type="spellEnd"/>
      <w:r w:rsidR="005B02D9">
        <w:t xml:space="preserve"> that all shaders share the same </w:t>
      </w:r>
      <w:proofErr w:type="spellStart"/>
      <w:r w:rsidR="005B02D9">
        <w:t>xy</w:t>
      </w:r>
      <w:proofErr w:type="spellEnd"/>
      <w:r w:rsidR="005B02D9">
        <w:t xml:space="preserve"> coordinate buffer of a unit square that is defined in the </w:t>
      </w:r>
      <w:r w:rsidR="005B02D9">
        <w:rPr>
          <w:rStyle w:val="CodeInline"/>
        </w:rPr>
        <w:t>vertex_buffer</w:t>
      </w:r>
      <w:r w:rsidR="005B02D9" w:rsidRPr="0075488E">
        <w:rPr>
          <w:rStyle w:val="CodeInline"/>
        </w:rPr>
        <w:t>.js</w:t>
      </w:r>
      <w:r w:rsidR="005B02D9" w:rsidRPr="00B33FAD">
        <w:rPr>
          <w:rStyle w:val="CodeInline"/>
        </w:rPr>
        <w:t xml:space="preserve"> </w:t>
      </w:r>
      <w:r w:rsidR="005B02D9">
        <w:t>file. In a similar fashion, a corresponding buffer must be defined to supply texture coordinates to the GLSL shaders.</w:t>
      </w:r>
    </w:p>
    <w:p w14:paraId="2ED59BDF" w14:textId="3598D954" w:rsidR="005B02D9" w:rsidRDefault="005B02D9" w:rsidP="00857A0C">
      <w:pPr>
        <w:pStyle w:val="NumList"/>
        <w:numPr>
          <w:ilvl w:val="0"/>
          <w:numId w:val="25"/>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w:t>
      </w:r>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lastRenderedPageBreak/>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4C193E0C" w:rsidR="00715217" w:rsidRDefault="00715217" w:rsidP="007B6EF0">
      <w:pPr>
        <w:pStyle w:val="NumList"/>
      </w:pPr>
      <w:r>
        <w:t>Define the variable</w:t>
      </w:r>
      <w:r w:rsidR="0086335B">
        <w:t>,</w:t>
      </w:r>
      <w:r w:rsidR="0086335B" w:rsidRPr="0086335B">
        <w:rPr>
          <w:rStyle w:val="CodeInline"/>
        </w:rPr>
        <w:t xml:space="preserve"> </w:t>
      </w:r>
      <w:proofErr w:type="spellStart"/>
      <w:r w:rsidR="0086335B" w:rsidRPr="007B6EF0">
        <w:rPr>
          <w:rStyle w:val="CodeInline"/>
        </w:rPr>
        <w:t>mGLTextureCoordBuffer</w:t>
      </w:r>
      <w:proofErr w:type="spellEnd"/>
      <w:r w:rsidR="0086335B">
        <w:t xml:space="preserve">, </w:t>
      </w:r>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r w:rsidR="00271CBD">
        <w:t xml:space="preserve"> </w:t>
      </w:r>
      <w:r w:rsidR="00271CBD" w:rsidRPr="00485D2C">
        <w:t xml:space="preserve">values of </w:t>
      </w:r>
      <w:proofErr w:type="spellStart"/>
      <w:r w:rsidR="00271CBD" w:rsidRPr="007B6EF0">
        <w:rPr>
          <w:rStyle w:val="CodeInline"/>
        </w:rPr>
        <w:t>mTextureCoordinates</w:t>
      </w:r>
      <w:proofErr w:type="spellEnd"/>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08EF9735"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r w:rsidR="004B5418" w:rsidRPr="004B5418">
        <w:t>initializ</w:t>
      </w:r>
      <w:r w:rsidR="00271CBD">
        <w:t>e</w:t>
      </w:r>
      <w:r w:rsidR="004B5418" w:rsidRPr="004B5418">
        <w:t xml:space="preserve"> the texture coordinates as a WebGL buffer</w:t>
      </w:r>
      <w:r w:rsidR="004B5418">
        <w:t>. Notice the initialization process</w:t>
      </w:r>
      <w:r w:rsidR="004B5418" w:rsidRPr="004B5418">
        <w:t xml:space="preserve"> is identical to </w:t>
      </w:r>
      <w:r w:rsidR="00271CBD">
        <w:t xml:space="preserve">that of </w:t>
      </w:r>
      <w:r w:rsidR="004B5418" w:rsidRPr="004B5418">
        <w:t xml:space="preserve">the vertex </w:t>
      </w:r>
      <w:proofErr w:type="spellStart"/>
      <w:r w:rsidR="004B5418" w:rsidRPr="004B5418">
        <w:t>xy</w:t>
      </w:r>
      <w:proofErr w:type="spellEnd"/>
      <w:r w:rsidR="004B5418" w:rsidRPr="004B5418">
        <w:t xml:space="preserve"> coordinates </w:t>
      </w:r>
      <w:r w:rsidR="00543B0C">
        <w:t xml:space="preserve">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7FD0BC04" w:rsidR="005B02D9" w:rsidRPr="005B02D9" w:rsidRDefault="005B02D9" w:rsidP="00543B0C">
      <w:pPr>
        <w:pStyle w:val="Code"/>
      </w:pPr>
      <w:r w:rsidRPr="005B02D9">
        <w:t xml:space="preserve">    </w:t>
      </w:r>
      <w:r w:rsidR="00543B0C" w:rsidRPr="006D7CE6">
        <w:t>…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6E3385A1" w14:textId="77777777" w:rsidR="008C4C32" w:rsidRDefault="00543B0C" w:rsidP="00543B0C">
      <w:pPr>
        <w:pStyle w:val="Code"/>
      </w:pPr>
      <w:r>
        <w:t xml:space="preserve">    gl.bufferData(gl.ARRAY_BUFFER, </w:t>
      </w:r>
    </w:p>
    <w:p w14:paraId="59DF30F9" w14:textId="3715BC9F" w:rsidR="005B02D9" w:rsidRPr="005B02D9" w:rsidRDefault="008C4C32" w:rsidP="00543B0C">
      <w:pPr>
        <w:pStyle w:val="Code"/>
      </w:pPr>
      <w:r>
        <w:t xml:space="preserve">                  </w:t>
      </w:r>
      <w:r w:rsidR="00543B0C">
        <w:t>new Float32Array(mTextureCoordinates), gl.STATIC_DRAW);</w:t>
      </w:r>
    </w:p>
    <w:p w14:paraId="1411A247" w14:textId="61E38131"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05C9EF1A" w:rsidR="00FD20AD" w:rsidRDefault="00FD20AD" w:rsidP="007B6EF0">
      <w:pPr>
        <w:pStyle w:val="Code"/>
      </w:pPr>
      <w:r>
        <w:t xml:space="preserve">    </w:t>
      </w:r>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lastRenderedPageBreak/>
        <w:t>Interface GLSL Shader to the Engine</w:t>
      </w:r>
    </w:p>
    <w:p w14:paraId="286E5B0D" w14:textId="016730EC" w:rsidR="00862818" w:rsidRDefault="007A126D" w:rsidP="00862818">
      <w:pPr>
        <w:pStyle w:val="BodyTextFirst"/>
      </w:pPr>
      <w:ins w:id="10" w:author="Kelvin Sung" w:date="2021-09-12T11:50:00Z">
        <w:r>
          <w:t>&gt;&gt;</w:t>
        </w:r>
        <w:proofErr w:type="spellStart"/>
        <w:r>
          <w:t>HERE</w:t>
        </w:r>
      </w:ins>
      <w:r w:rsidR="00862818">
        <w:t>Just</w:t>
      </w:r>
      <w:proofErr w:type="spellEnd"/>
      <w:r w:rsidR="00862818">
        <w:t xml:space="preserve"> as the </w:t>
      </w:r>
      <w:r w:rsidR="00862818" w:rsidRPr="0040186A">
        <w:rPr>
          <w:rStyle w:val="CodeInline"/>
        </w:rPr>
        <w:t>SimpleShader</w:t>
      </w:r>
      <w:r w:rsidR="00862818">
        <w:t xml:space="preserve"> object</w:t>
      </w:r>
      <w:r w:rsidR="00862818">
        <w:fldChar w:fldCharType="begin"/>
      </w:r>
      <w:r w:rsidR="00862818">
        <w:instrText xml:space="preserve"> XE "</w:instrText>
      </w:r>
      <w:r w:rsidR="00862818" w:rsidRPr="00F22948">
        <w:rPr>
          <w:rStyle w:val="CodeInline"/>
        </w:rPr>
        <w:instrText>GLSL shaders:SimpleShader</w:instrText>
      </w:r>
      <w:r w:rsidR="00862818" w:rsidRPr="00F22948">
        <w:instrText xml:space="preserve"> object</w:instrText>
      </w:r>
      <w:r w:rsidR="00862818">
        <w:instrText xml:space="preserve">" </w:instrText>
      </w:r>
      <w:r w:rsidR="00862818">
        <w:fldChar w:fldCharType="end"/>
      </w:r>
      <w:r w:rsidR="00862818">
        <w:t xml:space="preserve"> was defined to interface to the </w:t>
      </w:r>
      <w:proofErr w:type="spellStart"/>
      <w:r w:rsidR="00862818" w:rsidRPr="00AD7B01">
        <w:rPr>
          <w:rStyle w:val="CodeInline"/>
        </w:rPr>
        <w:t>SimpleVS</w:t>
      </w:r>
      <w:proofErr w:type="spellEnd"/>
      <w:r w:rsidR="00862818">
        <w:t xml:space="preserve"> and </w:t>
      </w:r>
      <w:proofErr w:type="spellStart"/>
      <w:r w:rsidR="00862818" w:rsidRPr="00AD7B01">
        <w:rPr>
          <w:rStyle w:val="CodeInline"/>
        </w:rPr>
        <w:t>SimpleFS</w:t>
      </w:r>
      <w:proofErr w:type="spellEnd"/>
      <w:r w:rsidR="00862818">
        <w:t xml:space="preserve"> shaders, a corresponding shader object needs to be created in the game engine to interface to the </w:t>
      </w:r>
      <w:proofErr w:type="spellStart"/>
      <w:r w:rsidR="00862818" w:rsidRPr="00C05384">
        <w:rPr>
          <w:rStyle w:val="CodeInline"/>
        </w:rPr>
        <w:t>TextureVS</w:t>
      </w:r>
      <w:proofErr w:type="spellEnd"/>
      <w:r w:rsidR="00862818">
        <w:t xml:space="preserve"> and </w:t>
      </w:r>
      <w:proofErr w:type="spellStart"/>
      <w:r w:rsidR="00862818" w:rsidRPr="00C05384">
        <w:rPr>
          <w:rStyle w:val="CodeInline"/>
        </w:rPr>
        <w:t>TextureFS</w:t>
      </w:r>
      <w:proofErr w:type="spellEnd"/>
      <w:r w:rsidR="00862818">
        <w:t xml:space="preserve"> GLSL shaders. </w:t>
      </w:r>
      <w:r w:rsidR="008D201A">
        <w:t>As mentioned</w:t>
      </w:r>
      <w:r w:rsidR="00E85BDE">
        <w:t xml:space="preserve"> in the </w:t>
      </w:r>
      <w:r w:rsidR="0090110E">
        <w:t>overview of this project</w:t>
      </w:r>
      <w:r w:rsidR="00862818">
        <w:t xml:space="preserve">, you will </w:t>
      </w:r>
      <w:r w:rsidR="004A5AFE">
        <w:t xml:space="preserve">also </w:t>
      </w:r>
      <w:r w:rsidR="00862818">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57F1DE07" w:rsidR="00944627" w:rsidRDefault="00944627" w:rsidP="00944627">
      <w:pPr>
        <w:pStyle w:val="Code"/>
      </w:pPr>
      <w:r>
        <w:t xml:space="preserve">        super(vertexShaderPath, fragmentShaderPath);  </w:t>
      </w:r>
    </w:p>
    <w:p w14:paraId="420D3BB3" w14:textId="1D3ACB10"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2FFED0CB" w14:textId="77777777" w:rsidR="008C4C32" w:rsidRDefault="00944627" w:rsidP="00944627">
      <w:pPr>
        <w:pStyle w:val="Code"/>
      </w:pPr>
      <w:r>
        <w:t xml:space="preserve">        this.mTextureCoordinateRef = gl.getAttribLocation(</w:t>
      </w:r>
    </w:p>
    <w:p w14:paraId="21424EB0" w14:textId="77777777" w:rsidR="008C4C32" w:rsidRDefault="008C4C32" w:rsidP="00944627">
      <w:pPr>
        <w:pStyle w:val="Code"/>
      </w:pPr>
      <w:r>
        <w:t xml:space="preserve">                                        </w:t>
      </w:r>
      <w:r w:rsidR="00944627">
        <w:t>this.mCompiledShader,</w:t>
      </w:r>
    </w:p>
    <w:p w14:paraId="515EC48E" w14:textId="4B1AF439" w:rsidR="00944627" w:rsidRDefault="008C4C32" w:rsidP="00944627">
      <w:pPr>
        <w:pStyle w:val="Code"/>
      </w:pPr>
      <w:r>
        <w:t xml:space="preserve">                                       </w:t>
      </w:r>
      <w:r w:rsidR="00944627">
        <w:t xml:space="preserve"> "aTextureCoordinate");</w:t>
      </w:r>
    </w:p>
    <w:p w14:paraId="7B3E134A" w14:textId="77777777" w:rsidR="008C4C32" w:rsidRDefault="00944627" w:rsidP="00944627">
      <w:pPr>
        <w:pStyle w:val="Code"/>
      </w:pPr>
      <w:r>
        <w:t xml:space="preserve">        this.mSamp</w:t>
      </w:r>
      <w:r w:rsidR="008F4FD8">
        <w:t>l</w:t>
      </w:r>
      <w:r>
        <w:t>erRef = gl.get</w:t>
      </w:r>
      <w:r w:rsidR="00AA3B7A">
        <w:t>Uniform</w:t>
      </w:r>
      <w:r>
        <w:t xml:space="preserve">Location(this.mCompiledShader, </w:t>
      </w:r>
    </w:p>
    <w:p w14:paraId="3BA767B5" w14:textId="0E233706" w:rsidR="00944627" w:rsidRDefault="008C4C32" w:rsidP="00944627">
      <w:pPr>
        <w:pStyle w:val="Code"/>
      </w:pPr>
      <w:r>
        <w:t xml:space="preserve">                                                 </w:t>
      </w:r>
      <w:r w:rsidR="00944627">
        <w:t>"uSampler");</w:t>
      </w:r>
    </w:p>
    <w:p w14:paraId="5D330632" w14:textId="4963814B" w:rsidR="00944627" w:rsidRPr="00746D30" w:rsidRDefault="00944627" w:rsidP="00944627">
      <w:pPr>
        <w:pStyle w:val="Code"/>
      </w:pPr>
      <w:r>
        <w:t xml:space="preserve">    }</w:t>
      </w:r>
    </w:p>
    <w:p w14:paraId="0E941F9F" w14:textId="24D2C169" w:rsidR="00862818" w:rsidRPr="00746D30" w:rsidRDefault="00944627" w:rsidP="00862818">
      <w:pPr>
        <w:pStyle w:val="Code"/>
      </w:pPr>
      <w:r w:rsidRPr="00746D30">
        <w:t xml:space="preserve">    …</w:t>
      </w:r>
      <w:r w:rsidR="00201A0B" w:rsidRPr="00746D30">
        <w:t xml:space="preserve"> implementation </w:t>
      </w:r>
      <w:r w:rsidR="004035E4">
        <w:t xml:space="preserve">to </w:t>
      </w:r>
      <w:r w:rsidR="00201A0B" w:rsidRPr="00746D30">
        <w:t>follow</w:t>
      </w:r>
      <w:r w:rsidR="00DC5D3E" w:rsidRPr="00746D30">
        <w:t xml:space="preserve"> …</w:t>
      </w:r>
    </w:p>
    <w:p w14:paraId="04D80861" w14:textId="79566334" w:rsidR="009821B7" w:rsidRDefault="009821B7" w:rsidP="009821B7">
      <w:pPr>
        <w:pStyle w:val="NumList"/>
        <w:numPr>
          <w:ilvl w:val="0"/>
          <w:numId w:val="0"/>
        </w:numPr>
        <w:ind w:left="936"/>
      </w:pPr>
      <w:r>
        <w:t>In the listed code, take note of the following.</w:t>
      </w:r>
    </w:p>
    <w:p w14:paraId="4A6503C0" w14:textId="161B3858" w:rsidR="009821B7" w:rsidRDefault="009821B7" w:rsidP="00746D30">
      <w:pPr>
        <w:pStyle w:val="NumSubList"/>
        <w:numPr>
          <w:ilvl w:val="0"/>
          <w:numId w:val="41"/>
        </w:numPr>
      </w:pPr>
      <w:r>
        <w:t xml:space="preserve">The defined </w:t>
      </w:r>
      <w:proofErr w:type="spellStart"/>
      <w:r w:rsidRPr="007B6EF0">
        <w:rPr>
          <w:rStyle w:val="CodeInline"/>
        </w:rPr>
        <w:t>TextureShader</w:t>
      </w:r>
      <w:proofErr w:type="spellEnd"/>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proofErr w:type="gramStart"/>
      <w:r>
        <w:rPr>
          <w:rStyle w:val="CodeInline"/>
        </w:rPr>
        <w:t>super(</w:t>
      </w:r>
      <w:proofErr w:type="gramEnd"/>
      <w:r>
        <w:rPr>
          <w:rStyle w:val="CodeInline"/>
        </w:rPr>
        <w:t xml:space="preserve">),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w:t>
      </w:r>
      <w:proofErr w:type="gramStart"/>
      <w:r>
        <w:rPr>
          <w:rStyle w:val="CodeInline"/>
        </w:rPr>
        <w:t>vs.glsl</w:t>
      </w:r>
      <w:proofErr w:type="spellEnd"/>
      <w:proofErr w:type="gramEnd"/>
      <w:r>
        <w:t xml:space="preserve">. </w:t>
      </w:r>
    </w:p>
    <w:p w14:paraId="41482965" w14:textId="3F345C8E" w:rsidR="009821B7" w:rsidRDefault="009821B7" w:rsidP="009821B7">
      <w:pPr>
        <w:pStyle w:val="NumSubList"/>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1A5DBA62" w:rsidR="00944627" w:rsidRDefault="00862818" w:rsidP="00857A0C">
      <w:pPr>
        <w:pStyle w:val="NumList"/>
      </w:pPr>
      <w:r w:rsidRPr="00862818">
        <w:lastRenderedPageBreak/>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393FD5">
        <w:t xml:space="preserve">, the texture coordinate buffer defined in the </w:t>
      </w:r>
      <w:proofErr w:type="spellStart"/>
      <w:r w:rsidR="00393FD5">
        <w:rPr>
          <w:rStyle w:val="CodeInline"/>
        </w:rPr>
        <w:t>vertex_buffer</w:t>
      </w:r>
      <w:proofErr w:type="spellEnd"/>
      <w:r w:rsidR="00393FD5">
        <w:t xml:space="preserve"> </w:t>
      </w:r>
      <w:r w:rsidR="00B61062">
        <w:t>module,</w:t>
      </w:r>
      <w:r w:rsidR="008F4FD8" w:rsidRPr="00191E37">
        <w:t xml:space="preserve"> </w:t>
      </w:r>
      <w:r w:rsidR="00EC634C">
        <w:t xml:space="preserve">to </w:t>
      </w:r>
      <w:r w:rsidR="00DA3C4D">
        <w:t xml:space="preserve">the </w:t>
      </w:r>
      <w:proofErr w:type="spellStart"/>
      <w:r w:rsidR="00DA3C4D" w:rsidRPr="000F1007">
        <w:rPr>
          <w:rStyle w:val="CodeInline"/>
        </w:rPr>
        <w:t>aTextureCoordinate</w:t>
      </w:r>
      <w:proofErr w:type="spellEnd"/>
      <w:r w:rsidR="00DA3C4D">
        <w:t xml:space="preserve"> attribute in the GLSL shader, </w:t>
      </w:r>
      <w:r w:rsidR="008F4FD8">
        <w:t xml:space="preserve">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9F204A2" w:rsidR="00944627" w:rsidRDefault="00944627" w:rsidP="00944627">
      <w:pPr>
        <w:pStyle w:val="Code"/>
      </w:pPr>
      <w:r>
        <w:t>// Overriding the Activation of the shader for rendering</w:t>
      </w:r>
    </w:p>
    <w:p w14:paraId="180944A2" w14:textId="67172AE2" w:rsidR="00944627" w:rsidRDefault="00944627" w:rsidP="00944627">
      <w:pPr>
        <w:pStyle w:val="Code"/>
      </w:pPr>
      <w:r>
        <w:t>activate(pixelColor, trsMatrix, cameraMatrix) {</w:t>
      </w:r>
    </w:p>
    <w:p w14:paraId="369AAD6E" w14:textId="7C884C7E" w:rsidR="00944627" w:rsidRDefault="00944627" w:rsidP="00944627">
      <w:pPr>
        <w:pStyle w:val="Code"/>
      </w:pPr>
      <w:r>
        <w:t xml:space="preserve">    // first call the super class's activate</w:t>
      </w:r>
    </w:p>
    <w:p w14:paraId="66FC1FBD" w14:textId="7AC16820"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93B9A4C" w:rsidR="00944627" w:rsidRDefault="00944627" w:rsidP="00944627">
      <w:pPr>
        <w:pStyle w:val="Code"/>
      </w:pPr>
      <w:r>
        <w:t xml:space="preserve">    // now our own functionality: enable texture coordinate array</w:t>
      </w:r>
    </w:p>
    <w:p w14:paraId="75B654D8" w14:textId="302F1A49" w:rsidR="00944627" w:rsidRDefault="00944627" w:rsidP="00944627">
      <w:pPr>
        <w:pStyle w:val="Code"/>
      </w:pPr>
      <w:r>
        <w:t xml:space="preserve">    let gl = glSys.get();</w:t>
      </w:r>
    </w:p>
    <w:p w14:paraId="6EE1E5E4" w14:textId="28C34B0F" w:rsidR="00944627" w:rsidRDefault="00944627" w:rsidP="00944627">
      <w:pPr>
        <w:pStyle w:val="Code"/>
      </w:pPr>
      <w:r>
        <w:t xml:space="preserve">    gl.bindBuffer(gl.ARRAY_BUFFER, this._getTexCoordBuffer());</w:t>
      </w:r>
    </w:p>
    <w:p w14:paraId="02D7487D" w14:textId="77777777" w:rsidR="008C4C32" w:rsidRDefault="00944627" w:rsidP="00944627">
      <w:pPr>
        <w:pStyle w:val="Code"/>
      </w:pPr>
      <w:r>
        <w:t xml:space="preserve">    gl.vertexAttribPointer(this.mTextureCoordinateRef, 2, </w:t>
      </w:r>
    </w:p>
    <w:p w14:paraId="6B3D4CBE" w14:textId="4639430F" w:rsidR="00944627" w:rsidRDefault="008C4C32" w:rsidP="00944627">
      <w:pPr>
        <w:pStyle w:val="Code"/>
      </w:pPr>
      <w:r>
        <w:t xml:space="preserve">                           </w:t>
      </w:r>
      <w:r w:rsidR="00944627">
        <w:t xml:space="preserve">gl.FLOAT, false, 0, 0);        </w:t>
      </w:r>
    </w:p>
    <w:p w14:paraId="29B60B0A" w14:textId="02013A99"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0B00FD26" w:rsidR="00944627" w:rsidRDefault="00944627" w:rsidP="00944627">
      <w:pPr>
        <w:pStyle w:val="Code"/>
      </w:pPr>
      <w:r>
        <w:t xml:space="preserve">    // bind uSampler to texture 0</w:t>
      </w:r>
    </w:p>
    <w:p w14:paraId="4513348D" w14:textId="77777777" w:rsidR="00295C41" w:rsidRDefault="00944627" w:rsidP="00944627">
      <w:pPr>
        <w:pStyle w:val="Code"/>
      </w:pPr>
      <w:r>
        <w:t xml:space="preserve">    gl.uniform1i(this.mSamplerRef, 0);  </w:t>
      </w:r>
    </w:p>
    <w:p w14:paraId="4BDAC40C" w14:textId="1DDD9989" w:rsidR="00944627" w:rsidRDefault="00295C41" w:rsidP="00944627">
      <w:pPr>
        <w:pStyle w:val="Code"/>
      </w:pPr>
      <w:r>
        <w:t xml:space="preserve">        </w:t>
      </w:r>
      <w:r w:rsidR="00944627">
        <w:t>// texture.activateTexture() binds to Texture0</w:t>
      </w:r>
    </w:p>
    <w:p w14:paraId="63A0CF75" w14:textId="7839E6C6" w:rsidR="00944627" w:rsidRPr="00862818" w:rsidRDefault="00944627" w:rsidP="00944627">
      <w:pPr>
        <w:pStyle w:val="Code"/>
      </w:pPr>
      <w:r>
        <w:t>}</w:t>
      </w:r>
    </w:p>
    <w:p w14:paraId="6780CEBC" w14:textId="38D63A83" w:rsidR="00862818" w:rsidRDefault="00121C23" w:rsidP="00746D30">
      <w:pPr>
        <w:pStyle w:val="NumList"/>
        <w:numPr>
          <w:ilvl w:val="0"/>
          <w:numId w:val="0"/>
        </w:numPr>
        <w:ind w:left="936"/>
      </w:pPr>
      <w:r>
        <w:t>W</w:t>
      </w:r>
      <w:r w:rsidR="00D25178">
        <w:t xml:space="preserve">ith the combined functionality of </w:t>
      </w:r>
      <w:r w:rsidR="00D25178" w:rsidRPr="00746D30">
        <w:rPr>
          <w:rStyle w:val="CodeInline"/>
        </w:rPr>
        <w:t>SimpleShader</w:t>
      </w:r>
      <w:r w:rsidR="00D25178">
        <w:t xml:space="preserve"> and </w:t>
      </w:r>
      <w:proofErr w:type="spellStart"/>
      <w:r w:rsidR="00D25178" w:rsidRPr="00746D30">
        <w:rPr>
          <w:rStyle w:val="CodeInline"/>
        </w:rPr>
        <w:t>TextureShader</w:t>
      </w:r>
      <w:proofErr w:type="spellEnd"/>
      <w:r w:rsidR="00D25178">
        <w:t xml:space="preserve">, </w:t>
      </w:r>
      <w:r w:rsidR="00862818">
        <w:t xml:space="preserve">after the </w:t>
      </w:r>
      <w:proofErr w:type="gramStart"/>
      <w:r w:rsidR="00862818" w:rsidRPr="002C1C20">
        <w:rPr>
          <w:rStyle w:val="CodeInline"/>
        </w:rPr>
        <w:t>activate(</w:t>
      </w:r>
      <w:proofErr w:type="gramEnd"/>
      <w:r w:rsidR="00862818" w:rsidRPr="002C1C20">
        <w:rPr>
          <w:rStyle w:val="CodeInline"/>
        </w:rPr>
        <w:t>)</w:t>
      </w:r>
      <w:r w:rsidR="00862818">
        <w:t xml:space="preserve"> function call, both </w:t>
      </w:r>
      <w:r w:rsidR="00946289">
        <w:t xml:space="preserve">of </w:t>
      </w:r>
      <w:r w:rsidR="00862818">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rsidR="00862818">
        <w:t xml:space="preserve">are connected to the corresponding buffers in the </w:t>
      </w:r>
      <w:r w:rsidR="00946289">
        <w:t>WebGL memory</w:t>
      </w:r>
      <w:r w:rsidR="00862818">
        <w:t>.</w:t>
      </w: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6ECC72E5" w:rsidR="00862818" w:rsidRDefault="007A126D" w:rsidP="00862818">
      <w:pPr>
        <w:pStyle w:val="BodyTextFirst"/>
      </w:pPr>
      <w:ins w:id="11" w:author="Kelvin Sung" w:date="2021-09-12T11:50:00Z">
        <w:r>
          <w:t>&gt;&gt;</w:t>
        </w:r>
        <w:proofErr w:type="spellStart"/>
        <w:r>
          <w:t>HERE</w:t>
        </w:r>
      </w:ins>
      <w:r w:rsidR="00862818">
        <w:t>In</w:t>
      </w:r>
      <w:proofErr w:type="spellEnd"/>
      <w:r w:rsidR="00862818">
        <w:t xml:space="preserve"> the same manner </w:t>
      </w:r>
      <w:r w:rsidR="009E02E6">
        <w:t>that</w:t>
      </w:r>
      <w:r w:rsidR="00862818">
        <w:t xml:space="preserve"> </w:t>
      </w:r>
      <w:r w:rsidR="00862818" w:rsidRPr="002E114E">
        <w:rPr>
          <w:rStyle w:val="CodeInline"/>
        </w:rPr>
        <w:t>SimpleShader</w:t>
      </w:r>
      <w:r w:rsidR="00862818">
        <w:t xml:space="preserve"> is a reusable resource, </w:t>
      </w:r>
      <w:r w:rsidR="00862818" w:rsidRPr="0068526F">
        <w:t xml:space="preserve">only one instance of </w:t>
      </w:r>
      <w:r w:rsidR="00862818">
        <w:t xml:space="preserve">the </w:t>
      </w:r>
      <w:proofErr w:type="spellStart"/>
      <w:r w:rsidR="00862818" w:rsidRPr="0068526F">
        <w:rPr>
          <w:rStyle w:val="CodeInline"/>
        </w:rPr>
        <w:t>TextureShader</w:t>
      </w:r>
      <w:proofErr w:type="spellEnd"/>
      <w:r w:rsidR="00862818">
        <w:t xml:space="preserve"> needs to be created, and this instance can be shared. The </w:t>
      </w:r>
      <w:proofErr w:type="spellStart"/>
      <w:r w:rsidR="0002100D">
        <w:rPr>
          <w:rStyle w:val="CodeInline"/>
        </w:rPr>
        <w:t>shader_resources</w:t>
      </w:r>
      <w:proofErr w:type="spellEnd"/>
      <w:r w:rsidR="0002100D">
        <w:t xml:space="preserve"> </w:t>
      </w:r>
      <w:r w:rsidR="00AD092C">
        <w:t xml:space="preserve">module </w:t>
      </w:r>
      <w:r w:rsidR="00862818">
        <w:t>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3EC60106" w:rsidR="0002100D" w:rsidRDefault="0002100D" w:rsidP="0002100D">
      <w:pPr>
        <w:pStyle w:val="Code"/>
      </w:pPr>
      <w:r>
        <w:t>let kTextureVS = "src/glsl_shaders/texture_vs.glsl";</w:t>
      </w:r>
      <w:r w:rsidR="00295C41">
        <w:t xml:space="preserve"> </w:t>
      </w:r>
      <w:r>
        <w:t xml:space="preserve">// VertexShader </w:t>
      </w:r>
    </w:p>
    <w:p w14:paraId="2767440B" w14:textId="179F5CE6" w:rsidR="0002100D" w:rsidRDefault="0002100D" w:rsidP="0002100D">
      <w:pPr>
        <w:pStyle w:val="Code"/>
      </w:pPr>
      <w:r>
        <w:t>let kTextureFS = "src/glsl_shaders/texture_fs.glsl"; // FragmentShader</w:t>
      </w:r>
    </w:p>
    <w:p w14:paraId="35BE3AEA" w14:textId="727A5F54"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5C3F46ED" w:rsidR="0002100D" w:rsidRDefault="001D2411" w:rsidP="007B6EF0">
      <w:pPr>
        <w:pStyle w:val="NumList"/>
      </w:pPr>
      <w:r>
        <w:t>C</w:t>
      </w:r>
      <w:r w:rsidR="00862818" w:rsidRPr="00862818">
        <w:t>reat</w:t>
      </w:r>
      <w:r>
        <w:t>e</w:t>
      </w:r>
      <w:r w:rsidR="00862818" w:rsidRPr="00862818">
        <w:t xml:space="preserve"> the </w:t>
      </w:r>
      <w:r>
        <w:t xml:space="preserve">instance of </w:t>
      </w:r>
      <w:r w:rsidR="00862818" w:rsidRPr="00862818">
        <w:t xml:space="preserve">texture shader </w:t>
      </w:r>
      <w:r>
        <w:t xml:space="preserve">in </w:t>
      </w:r>
      <w:r w:rsidR="00862818" w:rsidRPr="00862818">
        <w:t xml:space="preserve">the </w:t>
      </w:r>
      <w:proofErr w:type="spellStart"/>
      <w:proofErr w:type="gramStart"/>
      <w:r w:rsidR="00862818" w:rsidRPr="007B6EF0">
        <w:rPr>
          <w:rStyle w:val="CodeInline"/>
        </w:rPr>
        <w:t>createShaders</w:t>
      </w:r>
      <w:proofErr w:type="spellEnd"/>
      <w:r w:rsidR="00862818" w:rsidRPr="007B6EF0">
        <w:rPr>
          <w:rStyle w:val="CodeInline"/>
        </w:rPr>
        <w:t>(</w:t>
      </w:r>
      <w:proofErr w:type="gramEnd"/>
      <w:r w:rsidR="00862818" w:rsidRPr="007B6EF0">
        <w:rPr>
          <w:rStyle w:val="CodeInline"/>
        </w:rPr>
        <w:t>)</w:t>
      </w:r>
      <w:r w:rsidR="00862818"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lastRenderedPageBreak/>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05699E">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5699E">
        <w:t xml:space="preserve">    </w:t>
      </w:r>
      <w:r w:rsidRPr="007B6EF0">
        <w:rPr>
          <w:rStyle w:val="CodeBold"/>
        </w:rPr>
        <w:t>text.unload(kTextureFS);</w:t>
      </w:r>
    </w:p>
    <w:p w14:paraId="105A5225" w14:textId="413A2DBF" w:rsidR="00171F7A" w:rsidRDefault="00171F7A" w:rsidP="007B6EF0">
      <w:pPr>
        <w:pStyle w:val="Code"/>
      </w:pPr>
      <w:r>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3460BEFE" w:rsidR="00862818" w:rsidRDefault="007A126D" w:rsidP="00862818">
      <w:pPr>
        <w:pStyle w:val="BodyTextFirst"/>
      </w:pPr>
      <w:ins w:id="12" w:author="Kelvin Sung" w:date="2021-09-12T11:50:00Z">
        <w:r>
          <w:t>&gt;&gt;</w:t>
        </w:r>
        <w:proofErr w:type="spellStart"/>
        <w:r>
          <w:t>HERE</w:t>
        </w:r>
      </w:ins>
      <w:r w:rsidR="00862818">
        <w:t>Just</w:t>
      </w:r>
      <w:proofErr w:type="spellEnd"/>
      <w:r w:rsidR="00862818">
        <w:t xml:space="preserve"> as the </w:t>
      </w:r>
      <w:r w:rsidR="00862818" w:rsidRPr="002E6341">
        <w:rPr>
          <w:rStyle w:val="CodeInline"/>
        </w:rPr>
        <w:t>Renderable</w:t>
      </w:r>
      <w:r w:rsidR="00862818">
        <w:t xml:space="preserve"> class encapsulates and facilitates the definition and drawing of multiple instances of </w:t>
      </w:r>
      <w:r w:rsidR="00862818" w:rsidRPr="00DF4457">
        <w:rPr>
          <w:rStyle w:val="CodeInline"/>
        </w:rPr>
        <w:t>SimpleShader</w:t>
      </w:r>
      <w:r w:rsidR="00862818">
        <w:t xml:space="preserve"> objects, a corresponding </w:t>
      </w:r>
      <w:proofErr w:type="spellStart"/>
      <w:r w:rsidR="00862818" w:rsidRPr="00DF4457">
        <w:rPr>
          <w:rStyle w:val="CodeInline"/>
        </w:rPr>
        <w:t>TextureRenderable</w:t>
      </w:r>
      <w:proofErr w:type="spellEnd"/>
      <w:r w:rsidR="00862818">
        <w:t xml:space="preserve"> class</w:t>
      </w:r>
      <w:r w:rsidR="00862818">
        <w:fldChar w:fldCharType="begin"/>
      </w:r>
      <w:r w:rsidR="00862818">
        <w:instrText xml:space="preserve"> XE "</w:instrText>
      </w:r>
      <w:r w:rsidR="00862818" w:rsidRPr="0066693D">
        <w:rPr>
          <w:rStyle w:val="CodeInline"/>
        </w:rPr>
        <w:instrText>Shaders project:TextureRenderable</w:instrText>
      </w:r>
      <w:r w:rsidR="00862818" w:rsidRPr="0066693D">
        <w:instrText xml:space="preserve"> class</w:instrText>
      </w:r>
      <w:r w:rsidR="00862818">
        <w:instrText xml:space="preserve">" </w:instrText>
      </w:r>
      <w:r w:rsidR="00862818">
        <w:fldChar w:fldCharType="end"/>
      </w:r>
      <w:r w:rsidR="00862818">
        <w:t xml:space="preserve"> needs to be defined to support the drawing of multiple instances of </w:t>
      </w:r>
      <w:proofErr w:type="spellStart"/>
      <w:r w:rsidR="00862818" w:rsidRPr="00E86EB9">
        <w:rPr>
          <w:rStyle w:val="CodeInline"/>
        </w:rPr>
        <w:t>TextureShader</w:t>
      </w:r>
      <w:proofErr w:type="spellEnd"/>
      <w:r w:rsidR="00862818">
        <w:t xml:space="preserve"> objects.</w:t>
      </w:r>
    </w:p>
    <w:p w14:paraId="053467C2" w14:textId="5ACB7D75" w:rsidR="00862818" w:rsidRDefault="00862818" w:rsidP="00862818">
      <w:pPr>
        <w:pStyle w:val="Heading4"/>
      </w:pPr>
      <w:r>
        <w:t xml:space="preserve">Changes to the Renderable </w:t>
      </w:r>
      <w:r w:rsidR="000A50C4">
        <w:t>Class</w:t>
      </w:r>
    </w:p>
    <w:p w14:paraId="467D2EB4" w14:textId="7E8BE8C4" w:rsidR="00862818" w:rsidRDefault="007A126D" w:rsidP="00862818">
      <w:pPr>
        <w:pStyle w:val="BodyTextFirst"/>
      </w:pPr>
      <w:ins w:id="13" w:author="Kelvin Sung" w:date="2021-09-12T11:50:00Z">
        <w:r>
          <w:t>&gt;&gt;HERE</w:t>
        </w:r>
      </w:ins>
      <w:r w:rsidR="007B4942">
        <w:t>As mentioned</w:t>
      </w:r>
      <w:r w:rsidR="0090110E">
        <w:t xml:space="preserve"> in the project overview</w:t>
      </w:r>
      <w:r w:rsidR="007B4942">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lastRenderedPageBreak/>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pPr>
      <w:r>
        <w:t>_setShader(s) {</w:t>
      </w:r>
      <w:r w:rsidR="005D6942">
        <w:t xml:space="preserve"> </w:t>
      </w:r>
      <w:r>
        <w:t>this.mShader = s;</w:t>
      </w:r>
      <w:r w:rsidR="005D6942">
        <w:t xml:space="preserve"> </w:t>
      </w:r>
      <w:r>
        <w:t>}</w:t>
      </w:r>
    </w:p>
    <w:p w14:paraId="41BCE20C" w14:textId="0924F685" w:rsidR="00720AA1" w:rsidRPr="00EE36A1" w:rsidRDefault="007D66FC" w:rsidP="0005699E">
      <w:pPr>
        <w:pStyle w:val="NoteTipCaution"/>
      </w:pPr>
      <w:r w:rsidRPr="00DA3970">
        <w:rPr>
          <w:b/>
        </w:rPr>
        <w:t>Note</w:t>
      </w:r>
      <w:r w:rsidRPr="00DA3970">
        <w:rPr>
          <w:b/>
        </w:rPr>
        <w:tab/>
      </w:r>
      <w:r>
        <w:t>Function</w:t>
      </w:r>
      <w:r w:rsidR="00413242">
        <w:t>s with</w:t>
      </w:r>
      <w:r>
        <w:t xml:space="preserve"> names that begin with “_” are either private or protected and should not be called from outside of the class. This is a convention followed in this book and not enforced by JavaScript.</w:t>
      </w:r>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586DA6E1" w:rsidR="00862818" w:rsidRDefault="007A126D" w:rsidP="00862818">
      <w:pPr>
        <w:pStyle w:val="BodyTextFirst"/>
      </w:pPr>
      <w:ins w:id="14" w:author="Kelvin Sung" w:date="2021-09-12T11:50:00Z">
        <w:r>
          <w:t>&gt;&gt;</w:t>
        </w:r>
        <w:proofErr w:type="spellStart"/>
        <w:r>
          <w:t>HERE</w:t>
        </w:r>
      </w:ins>
      <w:r w:rsidR="00862818">
        <w:t>You</w:t>
      </w:r>
      <w:proofErr w:type="spellEnd"/>
      <w:r w:rsidR="00862818">
        <w:t xml:space="preserve"> are now ready to </w:t>
      </w:r>
      <w:r w:rsidR="0063464C">
        <w:t xml:space="preserve">define </w:t>
      </w:r>
      <w:r w:rsidR="00862818">
        <w:t xml:space="preserve">the </w:t>
      </w:r>
      <w:proofErr w:type="spellStart"/>
      <w:r w:rsidR="00862818" w:rsidRPr="002E6341">
        <w:rPr>
          <w:rStyle w:val="CodeInline"/>
        </w:rPr>
        <w:t>TextureRenderable</w:t>
      </w:r>
      <w:proofErr w:type="spellEnd"/>
      <w:r w:rsidR="00862818">
        <w:t xml:space="preserve"> </w:t>
      </w:r>
      <w:r w:rsidR="00982DA5">
        <w:t>class</w:t>
      </w:r>
      <w:r w:rsidR="00862818">
        <w:t xml:space="preserve">. As noted, </w:t>
      </w:r>
      <w:proofErr w:type="spellStart"/>
      <w:r w:rsidR="00862818" w:rsidRPr="002E6341">
        <w:rPr>
          <w:rStyle w:val="CodeInline"/>
        </w:rPr>
        <w:t>TextureRenderable</w:t>
      </w:r>
      <w:proofErr w:type="spellEnd"/>
      <w:r w:rsidR="00862818">
        <w:t xml:space="preserve"> is derived from and extends the </w:t>
      </w:r>
      <w:r w:rsidR="00862818" w:rsidRPr="002E6341">
        <w:rPr>
          <w:rStyle w:val="CodeInline"/>
        </w:rPr>
        <w:t>Renderable</w:t>
      </w:r>
      <w:r w:rsidR="00862818" w:rsidRPr="00B33FAD">
        <w:rPr>
          <w:rStyle w:val="CodeInline"/>
        </w:rPr>
        <w:t xml:space="preserve"> </w:t>
      </w:r>
      <w:r w:rsidR="0063464C">
        <w:t xml:space="preserve">class </w:t>
      </w:r>
      <w:r w:rsidR="00862818">
        <w:t xml:space="preserve">functionality to render texture mapped </w:t>
      </w:r>
      <w:r w:rsidR="0063464C">
        <w:t>objects</w:t>
      </w:r>
      <w:r w:rsidR="00862818">
        <w:t>.</w:t>
      </w:r>
    </w:p>
    <w:p w14:paraId="5659222C" w14:textId="578281EE" w:rsidR="00350CA0" w:rsidRPr="00F22FDA" w:rsidRDefault="00862818" w:rsidP="00857A0C">
      <w:pPr>
        <w:pStyle w:val="NumList"/>
        <w:numPr>
          <w:ilvl w:val="0"/>
          <w:numId w:val="26"/>
        </w:numPr>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17389B96" w:rsidR="00D37DF5" w:rsidRDefault="00D37DF5" w:rsidP="00D37DF5">
      <w:pPr>
        <w:pStyle w:val="Code"/>
      </w:pPr>
      <w:r>
        <w:t xml:space="preserve">        super.setColor([1, 1, 1, 0]); // Alpha 0: </w:t>
      </w:r>
      <w:r w:rsidR="00295C41">
        <w:t xml:space="preserve">no texture </w:t>
      </w:r>
      <w:r>
        <w:t xml:space="preserve">tinting </w:t>
      </w:r>
    </w:p>
    <w:p w14:paraId="56EC34E3" w14:textId="3CB4B2C5" w:rsidR="00D37DF5" w:rsidRDefault="00D37DF5" w:rsidP="00D37DF5">
      <w:pPr>
        <w:pStyle w:val="Code"/>
      </w:pPr>
      <w:r>
        <w:t xml:space="preserve">        super._setShader(shaderResources.getTextureShader());</w:t>
      </w:r>
    </w:p>
    <w:p w14:paraId="3EB5CDD8" w14:textId="71B57612" w:rsidR="00D37DF5" w:rsidRDefault="00D37DF5" w:rsidP="00D37DF5">
      <w:pPr>
        <w:pStyle w:val="Code"/>
      </w:pPr>
      <w:r>
        <w:t xml:space="preserve">        this.mTexture = myTexture;  // cannot be a "null"</w:t>
      </w:r>
    </w:p>
    <w:p w14:paraId="34C85A68" w14:textId="7D9D19ED" w:rsidR="00D37DF5" w:rsidRDefault="00D37DF5" w:rsidP="00D37DF5">
      <w:pPr>
        <w:pStyle w:val="Code"/>
      </w:pPr>
      <w:r>
        <w:t xml:space="preserve">    }</w:t>
      </w:r>
      <w:r w:rsidRPr="00F22FDA" w:rsidDel="00D37DF5">
        <w:t xml:space="preserve"> </w:t>
      </w:r>
    </w:p>
    <w:p w14:paraId="6B1F8EBE" w14:textId="39DDC765" w:rsidR="00D37DF5" w:rsidRPr="00F22FDA" w:rsidRDefault="008D13B8" w:rsidP="00D37DF5">
      <w:pPr>
        <w:pStyle w:val="Code"/>
      </w:pPr>
      <w:r w:rsidRPr="008D13B8">
        <w:t>…</w:t>
      </w:r>
      <w:r>
        <w:t xml:space="preserve"> </w:t>
      </w:r>
      <w:r w:rsidRPr="008D13B8">
        <w:t xml:space="preserve">implementation </w:t>
      </w:r>
      <w:r w:rsidR="00512969">
        <w:t xml:space="preserve">to </w:t>
      </w:r>
      <w:r w:rsidRPr="008D13B8">
        <w:t>follow …</w:t>
      </w:r>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lastRenderedPageBreak/>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rsidP="0005699E">
      <w:pPr>
        <w:pStyle w:val="NumList"/>
      </w:pPr>
      <w:r>
        <w:t>Define a getter and setter for the texture reference.</w:t>
      </w:r>
    </w:p>
    <w:p w14:paraId="204686AB" w14:textId="77777777" w:rsidR="00F968CD" w:rsidRDefault="00F968CD" w:rsidP="00F968CD">
      <w:pPr>
        <w:pStyle w:val="Code"/>
      </w:pPr>
      <w:r>
        <w:t>getTexture() { return this.mTexture; }</w:t>
      </w:r>
    </w:p>
    <w:p w14:paraId="4CA903D8" w14:textId="77777777" w:rsidR="00F968CD" w:rsidRPr="00F22FDA" w:rsidRDefault="00F968CD" w:rsidP="00F968CD">
      <w:pPr>
        <w:pStyle w:val="Code"/>
      </w:pPr>
      <w:r>
        <w:t>setTexture(newTexture) { this.mTexture = newTexture; }</w:t>
      </w:r>
    </w:p>
    <w:p w14:paraId="40911417" w14:textId="70D61683" w:rsidR="0043026E" w:rsidRDefault="00E43923" w:rsidP="00857A0C">
      <w:pPr>
        <w:pStyle w:val="NumList"/>
      </w:pPr>
      <w:r>
        <w:t xml:space="preserve">Finally, remember to export the class. </w:t>
      </w:r>
    </w:p>
    <w:p w14:paraId="69DE475C" w14:textId="09953440" w:rsidR="0043026E" w:rsidRDefault="00E43923" w:rsidP="0043026E">
      <w:pPr>
        <w:pStyle w:val="Code"/>
      </w:pPr>
      <w:r>
        <w:t>export default TextureRenderable;</w:t>
      </w:r>
    </w:p>
    <w:p w14:paraId="54020F52" w14:textId="77777777" w:rsidR="00862818" w:rsidRDefault="00862818" w:rsidP="00862818">
      <w:pPr>
        <w:pStyle w:val="Heading3"/>
      </w:pPr>
      <w:r>
        <w:t>Texture Support in the Engine</w:t>
      </w:r>
    </w:p>
    <w:p w14:paraId="2647BE21" w14:textId="01A7F35D" w:rsidR="00862818" w:rsidRDefault="007A126D" w:rsidP="00862818">
      <w:pPr>
        <w:pStyle w:val="BodyTextFirst"/>
      </w:pPr>
      <w:ins w:id="15" w:author="Kelvin Sung" w:date="2021-09-12T11:50:00Z">
        <w:r>
          <w:t>&gt;&gt;</w:t>
        </w:r>
        <w:proofErr w:type="spellStart"/>
        <w:r>
          <w:t>HERE</w:t>
        </w:r>
      </w:ins>
      <w:r w:rsidR="00862818">
        <w:t>To</w:t>
      </w:r>
      <w:proofErr w:type="spellEnd"/>
      <w:r w:rsidR="00862818">
        <w:t xml:space="preserve">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t>Configure WebGL to Support Textures</w:t>
      </w:r>
    </w:p>
    <w:p w14:paraId="455CCA51" w14:textId="232FE04C" w:rsidR="00862818" w:rsidRPr="00626280" w:rsidRDefault="007A126D" w:rsidP="00862818">
      <w:pPr>
        <w:pStyle w:val="BodyTextFirst"/>
      </w:pPr>
      <w:ins w:id="16" w:author="Kelvin Sung" w:date="2021-09-12T11:50:00Z">
        <w:r>
          <w:t>&gt;&gt;</w:t>
        </w:r>
        <w:proofErr w:type="spellStart"/>
        <w:r>
          <w:t>HERE</w:t>
        </w:r>
      </w:ins>
      <w:r w:rsidR="00862818">
        <w:t>The</w:t>
      </w:r>
      <w:proofErr w:type="spellEnd"/>
      <w:r w:rsidR="00862818">
        <w:t xml:space="preserve"> configuration of </w:t>
      </w:r>
      <w:r w:rsidR="00862818" w:rsidRPr="00622D0D">
        <w:t>WebGL</w:t>
      </w:r>
      <w:r w:rsidR="00862818">
        <w:t xml:space="preserve"> context must be updated to support textures. In </w:t>
      </w:r>
      <w:r w:rsidR="0043026E">
        <w:rPr>
          <w:rStyle w:val="CodeInline"/>
        </w:rPr>
        <w:t>gl</w:t>
      </w:r>
      <w:r w:rsidR="00862818" w:rsidRPr="000E1087">
        <w:rPr>
          <w:rStyle w:val="CodeInline"/>
        </w:rPr>
        <w:t>.js</w:t>
      </w:r>
      <w:r w:rsidR="00862818">
        <w:t>, update</w:t>
      </w:r>
      <w:r w:rsidR="00770690">
        <w:t xml:space="preserve"> the</w:t>
      </w:r>
      <w:r w:rsidR="00862818">
        <w:t xml:space="preserve"> </w:t>
      </w:r>
      <w:proofErr w:type="spellStart"/>
      <w:proofErr w:type="gramStart"/>
      <w:r w:rsidR="00862818">
        <w:rPr>
          <w:rStyle w:val="CodeInline"/>
        </w:rPr>
        <w:t>init</w:t>
      </w:r>
      <w:proofErr w:type="spellEnd"/>
      <w:r w:rsidR="00862818">
        <w:rPr>
          <w:rStyle w:val="CodeInline"/>
        </w:rPr>
        <w:t>(</w:t>
      </w:r>
      <w:proofErr w:type="gramEnd"/>
      <w:r w:rsidR="00862818">
        <w:rPr>
          <w:rStyle w:val="CodeInline"/>
        </w:rPr>
        <w:t>)</w:t>
      </w:r>
      <w:r w:rsidR="00862818">
        <w:rPr>
          <w:rStyle w:val="CodeInline"/>
        </w:rPr>
        <w:fldChar w:fldCharType="begin"/>
      </w:r>
      <w:r w:rsidR="00862818">
        <w:instrText xml:space="preserve"> XE "</w:instrText>
      </w:r>
      <w:r w:rsidR="00862818" w:rsidRPr="00A44937">
        <w:rPr>
          <w:rStyle w:val="CodeInline"/>
        </w:rPr>
        <w:instrText>Shaders project:initializeWebGL()</w:instrText>
      </w:r>
      <w:r w:rsidR="00862818">
        <w:instrText xml:space="preserve">" </w:instrText>
      </w:r>
      <w:r w:rsidR="00862818">
        <w:rPr>
          <w:rStyle w:val="CodeInline"/>
        </w:rPr>
        <w:fldChar w:fldCharType="end"/>
      </w:r>
      <w:r w:rsidR="00862818">
        <w:t xml:space="preserve"> </w:t>
      </w:r>
      <w:r w:rsidR="00770690">
        <w:t xml:space="preserve">function </w:t>
      </w:r>
      <w:r w:rsidR="00862818">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757C158" w14:textId="77777777" w:rsidR="00295C41" w:rsidRDefault="0043026E" w:rsidP="0043026E">
      <w:pPr>
        <w:pStyle w:val="Code"/>
      </w:pPr>
      <w:r>
        <w:t xml:space="preserve">        throw new Error("Engine init [" + </w:t>
      </w:r>
    </w:p>
    <w:p w14:paraId="66AFF039" w14:textId="2A363FF2" w:rsidR="0043026E" w:rsidRDefault="00295C41" w:rsidP="0043026E">
      <w:pPr>
        <w:pStyle w:val="Code"/>
      </w:pPr>
      <w:r>
        <w:t xml:space="preserve">                         </w:t>
      </w:r>
      <w:r w:rsidR="0043026E">
        <w:t>htmlCanvasID + "] HTML element id not found");</w:t>
      </w:r>
    </w:p>
    <w:p w14:paraId="069FB212" w14:textId="6954B216" w:rsidR="0043026E" w:rsidRDefault="0043026E" w:rsidP="0043026E">
      <w:pPr>
        <w:pStyle w:val="Code"/>
      </w:pPr>
    </w:p>
    <w:p w14:paraId="377F1D94" w14:textId="597F93AA" w:rsidR="0043026E" w:rsidRDefault="0043026E" w:rsidP="0043026E">
      <w:pPr>
        <w:pStyle w:val="Code"/>
      </w:pPr>
      <w:r>
        <w:t xml:space="preserve">    // the standard or experimental webgl and binds to the Canvas area</w:t>
      </w:r>
    </w:p>
    <w:p w14:paraId="229E83B8" w14:textId="6F03F88C" w:rsidR="0043026E" w:rsidRDefault="0043026E" w:rsidP="0043026E">
      <w:pPr>
        <w:pStyle w:val="Code"/>
      </w:pPr>
      <w:r>
        <w:t xml:space="preserve">    // store the results to the instance variable mGL</w:t>
      </w:r>
    </w:p>
    <w:p w14:paraId="679ADD53" w14:textId="12CB25C7" w:rsidR="00C20E81" w:rsidRDefault="0016150F" w:rsidP="0005699E">
      <w:pPr>
        <w:pStyle w:val="Code"/>
        <w:rPr>
          <w:rStyle w:val="CodeBold"/>
        </w:rPr>
      </w:pPr>
      <w:r w:rsidRPr="0005699E">
        <w:t xml:space="preserve">    </w:t>
      </w:r>
      <w:r w:rsidR="0043026E" w:rsidRPr="00090F2C">
        <w:rPr>
          <w:rStyle w:val="CodeBold"/>
        </w:rPr>
        <w:t>mGL = mCanvas.getContext("webgl2", {alpha: false}) ||</w:t>
      </w:r>
    </w:p>
    <w:p w14:paraId="362FF23A" w14:textId="0E50B5CE" w:rsidR="0043026E" w:rsidRPr="00090F2C" w:rsidRDefault="00C20E81">
      <w:pPr>
        <w:pStyle w:val="Code"/>
        <w:rPr>
          <w:rStyle w:val="CodeBold"/>
        </w:rPr>
      </w:pPr>
      <w:r w:rsidRPr="0005699E">
        <w:t xml:space="preserve">   </w:t>
      </w:r>
      <w:r w:rsidR="00BE6B91">
        <w:t xml:space="preserve">  </w:t>
      </w:r>
      <w:r w:rsidR="0005699E">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1A5978">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1A5978">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1A5978">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1A5978">
        <w:t xml:space="preserve">    </w:t>
      </w:r>
      <w:r w:rsidRPr="00090F2C">
        <w:rPr>
          <w:rStyle w:val="CodeBold"/>
        </w:rPr>
        <w:t>mGL.pixelStorei(mGL.UNPACK_FLIP_Y_WEBGL, true);</w:t>
      </w:r>
    </w:p>
    <w:p w14:paraId="65DB23B0" w14:textId="4AF837BB" w:rsidR="0043026E" w:rsidRDefault="0043026E" w:rsidP="00862818">
      <w:pPr>
        <w:pStyle w:val="Code"/>
      </w:pPr>
      <w:r>
        <w:t>}</w:t>
      </w:r>
    </w:p>
    <w:p w14:paraId="5C56E413" w14:textId="5DD8C828" w:rsidR="00862818" w:rsidRDefault="00862818" w:rsidP="00295C41">
      <w:pPr>
        <w:pStyle w:val="BodyTextCont"/>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1D86019D" w14:textId="2EE9A322" w:rsidR="00862818" w:rsidRDefault="00862818" w:rsidP="00862818">
      <w:pPr>
        <w:pStyle w:val="Heading4"/>
      </w:pPr>
      <w:r>
        <w:lastRenderedPageBreak/>
        <w:t xml:space="preserve">Create the Texture </w:t>
      </w:r>
      <w:r w:rsidR="00325957">
        <w:t>Resource</w:t>
      </w:r>
      <w:r w:rsidR="00FF76CA">
        <w:t xml:space="preserve"> Module</w:t>
      </w:r>
    </w:p>
    <w:p w14:paraId="38F8A66C" w14:textId="7EBC8F36" w:rsidR="00862818" w:rsidRDefault="007A126D" w:rsidP="00862818">
      <w:pPr>
        <w:pStyle w:val="BodyTextFirst"/>
      </w:pPr>
      <w:ins w:id="17" w:author="Kelvin Sung" w:date="2021-09-12T11:50:00Z">
        <w:r>
          <w:t>&gt;&gt;</w:t>
        </w:r>
        <w:proofErr w:type="spellStart"/>
        <w:r>
          <w:t>HERE</w:t>
        </w:r>
      </w:ins>
      <w:r w:rsidR="00273964">
        <w:t>Similar</w:t>
      </w:r>
      <w:proofErr w:type="spellEnd"/>
      <w:r w:rsidR="00273964">
        <w:t xml:space="preserve"> to </w:t>
      </w:r>
      <w:r w:rsidR="00862818">
        <w:t>text</w:t>
      </w:r>
      <w:r w:rsidR="00AB0024">
        <w:t xml:space="preserve"> and audio</w:t>
      </w:r>
      <w:r w:rsidR="00862818">
        <w:t xml:space="preserve"> files, a new engine component must be defined to support the corresponding </w:t>
      </w:r>
      <w:r w:rsidR="005A6D56">
        <w:t xml:space="preserve">texture </w:t>
      </w:r>
      <w:r w:rsidR="00862818">
        <w:t xml:space="preserve">operations including </w:t>
      </w:r>
      <w:r w:rsidR="00E33386">
        <w:t xml:space="preserve">loading </w:t>
      </w:r>
      <w:r w:rsidR="00862818">
        <w:t xml:space="preserve">from the server file system, </w:t>
      </w:r>
      <w:r w:rsidR="00E33386">
        <w:t xml:space="preserve">storing </w:t>
      </w:r>
      <w:r w:rsidR="00175EFE">
        <w:t xml:space="preserve">via the </w:t>
      </w:r>
      <w:r w:rsidR="00862818">
        <w:t>WebGL context</w:t>
      </w:r>
      <w:r w:rsidR="00175EFE">
        <w:t xml:space="preserve"> to the GPU</w:t>
      </w:r>
      <w:r w:rsidR="00B1459D">
        <w:t xml:space="preserve"> memory</w:t>
      </w:r>
      <w:r w:rsidR="00862818">
        <w:t>, activating the texture</w:t>
      </w:r>
      <w:r w:rsidR="00862818">
        <w:fldChar w:fldCharType="begin"/>
      </w:r>
      <w:r w:rsidR="00862818">
        <w:instrText xml:space="preserve"> XE "</w:instrText>
      </w:r>
      <w:r w:rsidR="00862818" w:rsidRPr="002F5AAB">
        <w:instrText>Shaders project:WebGL</w:instrText>
      </w:r>
      <w:r w:rsidR="00862818">
        <w:instrText xml:space="preserve">" </w:instrText>
      </w:r>
      <w:r w:rsidR="00862818">
        <w:fldChar w:fldCharType="end"/>
      </w:r>
      <w:r w:rsidR="00862818">
        <w:t xml:space="preserve"> buffer for drawing, and </w:t>
      </w:r>
      <w:r w:rsidR="00843B4D">
        <w:t xml:space="preserve">removing </w:t>
      </w:r>
      <w:r w:rsidR="00862818">
        <w:t xml:space="preserve">from </w:t>
      </w:r>
      <w:r w:rsidR="00100341">
        <w:t>the GPU</w:t>
      </w:r>
      <w:r w:rsidR="00862818">
        <w:t>.</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28D0A0FD" w:rsidR="00862818" w:rsidRDefault="00862818" w:rsidP="00862818">
      <w:pPr>
        <w:pStyle w:val="NoteTipCaution"/>
      </w:pPr>
      <w:r w:rsidRPr="00DA3970">
        <w:rPr>
          <w:b/>
        </w:rPr>
        <w:t>Note</w:t>
      </w:r>
      <w:r w:rsidRPr="00DA3970">
        <w:rPr>
          <w:b/>
        </w:rPr>
        <w:tab/>
      </w:r>
      <w:r>
        <w:rPr>
          <w:b/>
        </w:rPr>
        <w:t xml:space="preserve"> </w:t>
      </w:r>
      <w:r>
        <w:t>For efficien</w:t>
      </w:r>
      <w:r w:rsidR="00712FB6">
        <w:t>cy</w:t>
      </w:r>
      <w:r w:rsidR="00C41DCE">
        <w:t xml:space="preserve"> reasons</w:t>
      </w:r>
      <w:r>
        <w:t xml:space="preserve">, many graphics hardware only supports texture with image resolutions </w:t>
      </w:r>
      <w:r w:rsidR="00712FB6">
        <w:t xml:space="preserve">that are </w:t>
      </w:r>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WebGL. All examples in this book only </w:t>
      </w:r>
      <w:r w:rsidR="00614742">
        <w:t xml:space="preserve">work </w:t>
      </w:r>
      <w:r>
        <w:t>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7694D0B7"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r w:rsidR="00A03035">
        <w:t>D</w:t>
      </w:r>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lastRenderedPageBreak/>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55CDCACE" w14:textId="77777777" w:rsidR="001204D2" w:rsidRDefault="001204D2" w:rsidP="001204D2">
      <w:pPr>
        <w:pStyle w:val="Code"/>
      </w:pPr>
      <w:r>
        <w:t xml:space="preserve">    let texInfo = get(textureName);</w:t>
      </w:r>
    </w:p>
    <w:p w14:paraId="52EA2517" w14:textId="77777777" w:rsidR="001204D2" w:rsidRDefault="001204D2" w:rsidP="001204D2">
      <w:pPr>
        <w:pStyle w:val="Code"/>
      </w:pPr>
      <w:r>
        <w:t xml:space="preserve">    if (map.unload(textureName)) {</w:t>
      </w:r>
    </w:p>
    <w:p w14:paraId="7B9DBE8A" w14:textId="77777777" w:rsidR="001204D2" w:rsidRDefault="001204D2" w:rsidP="001204D2">
      <w:pPr>
        <w:pStyle w:val="Code"/>
      </w:pPr>
      <w:r>
        <w:t xml:space="preserve">        let gl = glSys.get();</w:t>
      </w:r>
    </w:p>
    <w:p w14:paraId="6DA3B681" w14:textId="4C9C87A4" w:rsidR="001204D2" w:rsidRDefault="001204D2" w:rsidP="001204D2">
      <w:pPr>
        <w:pStyle w:val="Code"/>
      </w:pPr>
      <w:r>
        <w:t xml:space="preserve">        gl.deleteTexture(texInfo.mGLTexID);</w:t>
      </w:r>
    </w:p>
    <w:p w14:paraId="2C0C8ED2" w14:textId="60802916" w:rsidR="002B35B2" w:rsidRDefault="002B35B2" w:rsidP="001204D2">
      <w:pPr>
        <w:pStyle w:val="Code"/>
      </w:pPr>
      <w:r>
        <w:t xml:space="preserve">    }</w:t>
      </w:r>
    </w:p>
    <w:p w14:paraId="331C711C" w14:textId="4F968CC0" w:rsidR="00AF7110" w:rsidRDefault="00AF7110" w:rsidP="00AF7110">
      <w:pPr>
        <w:pStyle w:val="Code"/>
      </w:pPr>
      <w:r>
        <w:t>}</w:t>
      </w:r>
    </w:p>
    <w:p w14:paraId="32DB28DD" w14:textId="46522E1A" w:rsidR="00AF7110" w:rsidRDefault="00862818" w:rsidP="00857A0C">
      <w:pPr>
        <w:pStyle w:val="NumList"/>
      </w:pPr>
      <w:r>
        <w:t xml:space="preserve">Now define </w:t>
      </w:r>
      <w:r w:rsidR="00B5191E">
        <w:t xml:space="preserve">the </w:t>
      </w:r>
      <w:proofErr w:type="spellStart"/>
      <w:proofErr w:type="gramStart"/>
      <w:r w:rsidR="00B5191E" w:rsidRPr="001A5978">
        <w:rPr>
          <w:rStyle w:val="CodeInline"/>
        </w:rPr>
        <w:t>processLoadedImage</w:t>
      </w:r>
      <w:proofErr w:type="spellEnd"/>
      <w:r w:rsidR="00B5191E" w:rsidRPr="001A5978">
        <w:rPr>
          <w:rStyle w:val="CodeInline"/>
        </w:rPr>
        <w:t>(</w:t>
      </w:r>
      <w:proofErr w:type="gramEnd"/>
      <w:r w:rsidR="00B5191E" w:rsidRPr="001A5978">
        <w:rPr>
          <w:rStyle w:val="CodeInline"/>
        </w:rPr>
        <w:t>)</w:t>
      </w:r>
      <w:r>
        <w:t xml:space="preserve">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548F5B9C" w:rsidR="00AF7110" w:rsidRDefault="00AF7110" w:rsidP="00AF7110">
      <w:pPr>
        <w:pStyle w:val="Code"/>
      </w:pPr>
      <w:r>
        <w:t xml:space="preserve">    // bind</w:t>
      </w:r>
      <w:r w:rsidR="00295C41">
        <w:t>s</w:t>
      </w:r>
      <w:r>
        <w:t xml:space="preserve"> texture reference with current texture in the webGL</w:t>
      </w:r>
    </w:p>
    <w:p w14:paraId="3757D87F" w14:textId="08B7F594"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419E874D" w:rsidR="00AF7110" w:rsidRDefault="00AF7110" w:rsidP="00AF7110">
      <w:pPr>
        <w:pStyle w:val="Code"/>
      </w:pPr>
      <w:r>
        <w:t xml:space="preserve">    // Load</w:t>
      </w:r>
      <w:r w:rsidR="00295C41">
        <w:t>s</w:t>
      </w:r>
      <w:r>
        <w:t xml:space="preserve"> texture to texture data structure with descriptive info.</w:t>
      </w:r>
    </w:p>
    <w:p w14:paraId="160EBE5E" w14:textId="76C996D8" w:rsidR="00AF7110" w:rsidRDefault="00AF7110" w:rsidP="00AF7110">
      <w:pPr>
        <w:pStyle w:val="Code"/>
      </w:pPr>
      <w:r>
        <w:t xml:space="preserve">    // Parameters:</w:t>
      </w:r>
    </w:p>
    <w:p w14:paraId="4EA9CE46" w14:textId="5B3BA375" w:rsidR="00AF7110" w:rsidRDefault="00AF7110" w:rsidP="00AF7110">
      <w:pPr>
        <w:pStyle w:val="Code"/>
      </w:pPr>
      <w:r>
        <w:t xml:space="preserve">    //  1: "binding point" or target the texture is being loaded to.</w:t>
      </w:r>
    </w:p>
    <w:p w14:paraId="635B411F" w14:textId="05AB023D"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7283C317" w14:textId="77777777" w:rsidR="00295C41" w:rsidRDefault="00AF7110" w:rsidP="00AF7110">
      <w:pPr>
        <w:pStyle w:val="Code"/>
      </w:pPr>
      <w:r>
        <w:t xml:space="preserve">    gl.texImage2D(gl.TEXTURE_2D, 0, </w:t>
      </w:r>
    </w:p>
    <w:p w14:paraId="09C7AC0A" w14:textId="1EFA6FA5" w:rsidR="00AF7110" w:rsidRDefault="00295C41" w:rsidP="00AF7110">
      <w:pPr>
        <w:pStyle w:val="Code"/>
      </w:pPr>
      <w:r>
        <w:t xml:space="preserve">                  </w:t>
      </w:r>
      <w:r w:rsidR="00AF7110">
        <w:t>gl.RGBA, gl.RGBA, gl.UNSIGNED_BYTE, image);</w:t>
      </w:r>
    </w:p>
    <w:p w14:paraId="4C1FB6AD" w14:textId="3D56B098"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19FA94DA" w:rsidR="00AF7110" w:rsidRDefault="00AF7110" w:rsidP="00AF7110">
      <w:pPr>
        <w:pStyle w:val="Code"/>
      </w:pPr>
      <w:r>
        <w:t xml:space="preserve">    // Tells WebGL done manipulating data at the mGL.TEXTURE_2D target.</w:t>
      </w:r>
    </w:p>
    <w:p w14:paraId="2936DB43" w14:textId="54F78C28" w:rsidR="00AF7110" w:rsidRDefault="00AF7110" w:rsidP="00AF7110">
      <w:pPr>
        <w:pStyle w:val="Code"/>
      </w:pPr>
      <w:r>
        <w:t xml:space="preserve">    gl.bindTexture(gl.TEXTURE_2D, null);</w:t>
      </w:r>
    </w:p>
    <w:p w14:paraId="388651FD" w14:textId="77777777" w:rsidR="00AF7110" w:rsidRDefault="00AF7110" w:rsidP="00AF7110">
      <w:pPr>
        <w:pStyle w:val="Code"/>
      </w:pPr>
    </w:p>
    <w:p w14:paraId="774185C2" w14:textId="77777777" w:rsidR="00295C41" w:rsidRDefault="00AF7110" w:rsidP="00AF7110">
      <w:pPr>
        <w:pStyle w:val="Code"/>
      </w:pPr>
      <w:r>
        <w:t xml:space="preserve">    let texInfo = new TextureInfo(image.naturalWidth, </w:t>
      </w:r>
    </w:p>
    <w:p w14:paraId="140416AD" w14:textId="5CEFB809" w:rsidR="00AF7110" w:rsidRDefault="00295C41" w:rsidP="00AF7110">
      <w:pPr>
        <w:pStyle w:val="Code"/>
      </w:pPr>
      <w:r>
        <w:t xml:space="preserve">                                  </w:t>
      </w:r>
      <w:r w:rsidR="00AF7110">
        <w:t>image.naturalHeight, textureID);</w:t>
      </w:r>
    </w:p>
    <w:p w14:paraId="7BE6B46D" w14:textId="43E5E055"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1CB8831" w:rsidR="005B46EA" w:rsidRDefault="005B46EA" w:rsidP="005B46EA">
      <w:pPr>
        <w:pStyle w:val="Code"/>
      </w:pPr>
      <w:r>
        <w:t xml:space="preserve">    // Binds texture reference to the current webGL texture functionality</w:t>
      </w:r>
    </w:p>
    <w:p w14:paraId="02DD6B96" w14:textId="11CEE4AA"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0A0A3FE0" w14:textId="77777777" w:rsidR="00F21473" w:rsidRDefault="005B46EA" w:rsidP="005B46EA">
      <w:pPr>
        <w:pStyle w:val="Code"/>
      </w:pPr>
      <w:r>
        <w:t xml:space="preserve">    gl.texParameteri(gl.TEXTURE_2D, gl.TEXTURE_MIN_FILTER, </w:t>
      </w:r>
    </w:p>
    <w:p w14:paraId="1A22DAE1" w14:textId="1F989FC9" w:rsidR="005B46EA" w:rsidRDefault="00F21473" w:rsidP="005B46EA">
      <w:pPr>
        <w:pStyle w:val="Code"/>
      </w:pPr>
      <w:r>
        <w:t xml:space="preserve">                     </w:t>
      </w:r>
      <w:r w:rsidR="005B46EA">
        <w:t>gl.LINEAR_MIPMAP_LINEAR);</w:t>
      </w:r>
    </w:p>
    <w:p w14:paraId="4633A575" w14:textId="5E01C715" w:rsidR="005B46EA" w:rsidRDefault="005B46EA" w:rsidP="005B46EA">
      <w:pPr>
        <w:pStyle w:val="Code"/>
      </w:pPr>
    </w:p>
    <w:p w14:paraId="465F4A6D" w14:textId="1B42C226" w:rsidR="005B46EA" w:rsidRDefault="005B46EA" w:rsidP="005B46EA">
      <w:pPr>
        <w:pStyle w:val="Code"/>
      </w:pPr>
      <w:r>
        <w:t xml:space="preserve">    // For the texture to look "sharp" do the following:</w:t>
      </w:r>
    </w:p>
    <w:p w14:paraId="50B71808" w14:textId="6B1EFF33" w:rsidR="005B46EA" w:rsidRDefault="005B46EA" w:rsidP="005B46EA">
      <w:pPr>
        <w:pStyle w:val="Code"/>
      </w:pPr>
      <w:r>
        <w:t xml:space="preserve">    // gl.texParameteri(gl.TEXTURE_2D, gl.TEXTURE_MAG_FILTER,gl.NEAREST);</w:t>
      </w:r>
    </w:p>
    <w:p w14:paraId="1B21BBFB" w14:textId="1F3127BD" w:rsidR="005B46EA" w:rsidRDefault="005B46EA" w:rsidP="005B46EA">
      <w:pPr>
        <w:pStyle w:val="Code"/>
      </w:pPr>
      <w:r>
        <w:t xml:space="preserve">    // gl.texParameteri(gl.TEXTURE_2D, gl.TEXTURE_MIN_FILTER,gl.NEAREST);</w:t>
      </w:r>
    </w:p>
    <w:p w14:paraId="35337DB1" w14:textId="799C5029"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 xml:space="preserve">to magnify </w:t>
      </w:r>
      <w:r>
        <w:lastRenderedPageBreak/>
        <w:t>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22CEFA86" w:rsidR="00862818" w:rsidRDefault="007A126D" w:rsidP="0067488C">
      <w:pPr>
        <w:pStyle w:val="BodyTextFirst"/>
      </w:pPr>
      <w:ins w:id="18" w:author="Kelvin Sung" w:date="2021-09-12T11:50:00Z">
        <w:r>
          <w:t>&gt;&gt;</w:t>
        </w:r>
        <w:proofErr w:type="spellStart"/>
        <w:r>
          <w:t>HERE</w:t>
        </w:r>
      </w:ins>
      <w:r w:rsidR="00DE288D">
        <w:t>The</w:t>
      </w:r>
      <w:proofErr w:type="spellEnd"/>
      <w:r w:rsidR="00DE288D">
        <w:t xml:space="preserve"> last step in integrating texture functionality into the engine involves m</w:t>
      </w:r>
      <w:r w:rsidR="0067488C">
        <w:t>odify</w:t>
      </w:r>
      <w:r w:rsidR="00DE288D">
        <w:t>ing</w:t>
      </w:r>
      <w:r w:rsidR="0067488C">
        <w:t xml:space="preserve"> the engine access file, </w:t>
      </w:r>
      <w:r w:rsidR="0067488C" w:rsidRPr="00090F2C">
        <w:rPr>
          <w:rStyle w:val="CodeInline"/>
        </w:rPr>
        <w:t>index.js</w:t>
      </w:r>
      <w:r w:rsidR="0067488C">
        <w:t>.</w:t>
      </w:r>
      <w:r w:rsidR="00DE288D">
        <w:t xml:space="preserve"> Edit </w:t>
      </w:r>
      <w:r w:rsidR="00DE288D" w:rsidRPr="001A5978">
        <w:rPr>
          <w:rStyle w:val="CodeInline"/>
        </w:rPr>
        <w:t>index.js</w:t>
      </w:r>
      <w:r w:rsidR="00DE288D">
        <w:t xml:space="preserve"> and add in the following import and export statements to grant </w:t>
      </w:r>
      <w:r w:rsidR="0090385C">
        <w:t xml:space="preserve">the </w:t>
      </w:r>
      <w:r w:rsidR="00DE288D">
        <w:t>client access to</w:t>
      </w:r>
      <w:r w:rsidR="00217BC6">
        <w:t xml:space="preserve"> the </w:t>
      </w:r>
      <w:r w:rsidR="00217BC6" w:rsidRPr="001A5978">
        <w:rPr>
          <w:rStyle w:val="CodeInline"/>
        </w:rPr>
        <w:t>texture</w:t>
      </w:r>
      <w:r w:rsidR="00217BC6">
        <w:t xml:space="preserve"> </w:t>
      </w:r>
      <w:r w:rsidR="00082207">
        <w:t xml:space="preserve">resource </w:t>
      </w:r>
      <w:r w:rsidR="00217BC6">
        <w:t>module and the</w:t>
      </w:r>
      <w:r w:rsidR="00DE288D">
        <w:t xml:space="preserve"> </w:t>
      </w:r>
      <w:proofErr w:type="spellStart"/>
      <w:r w:rsidR="00DE288D" w:rsidRPr="00090F2C">
        <w:rPr>
          <w:rStyle w:val="CodeInline"/>
        </w:rPr>
        <w:t>TextureRenderable</w:t>
      </w:r>
      <w:proofErr w:type="spellEnd"/>
      <w:r w:rsidR="00217BC6">
        <w:t xml:space="preserve"> class.</w:t>
      </w:r>
    </w:p>
    <w:p w14:paraId="3F208542" w14:textId="72758ACD" w:rsidR="00DE288D" w:rsidRPr="00154F11" w:rsidRDefault="00DE288D">
      <w:pPr>
        <w:pStyle w:val="Code"/>
      </w:pPr>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225ACB9E" w:rsidR="00DE288D" w:rsidRPr="00154F11" w:rsidRDefault="00DE288D">
      <w:pPr>
        <w:pStyle w:val="Code"/>
      </w:pPr>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lastRenderedPageBreak/>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796DB820" w:rsidR="006D40CB" w:rsidRDefault="007A126D" w:rsidP="006D40CB">
      <w:pPr>
        <w:pStyle w:val="BodyTextFirst"/>
      </w:pPr>
      <w:ins w:id="19" w:author="Kelvin Sung" w:date="2021-09-12T11:50:00Z">
        <w:r>
          <w:t>&gt;&gt;</w:t>
        </w:r>
        <w:proofErr w:type="spellStart"/>
        <w:r>
          <w:t>HERE</w:t>
        </w:r>
      </w:ins>
      <w:r w:rsidR="006D40CB">
        <w:t>With</w:t>
      </w:r>
      <w:proofErr w:type="spellEnd"/>
      <w:r w:rsidR="006D40CB">
        <w:t xml:space="preserve"> the </w:t>
      </w:r>
      <w:r w:rsidR="00FB364F">
        <w:t xml:space="preserve">described </w:t>
      </w:r>
      <w:r w:rsidR="006D40CB">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006D40CB" w:rsidRPr="006B2C0D">
        <w:rPr>
          <w:rStyle w:val="CodeInline"/>
        </w:rPr>
        <w:t>MyGame</w:t>
      </w:r>
      <w:proofErr w:type="spellEnd"/>
      <w:r w:rsidR="006D40CB">
        <w:t xml:space="preserve"> and </w:t>
      </w:r>
      <w:proofErr w:type="spellStart"/>
      <w:r w:rsidR="006D40CB" w:rsidRPr="006B2C0D">
        <w:rPr>
          <w:rStyle w:val="CodeInline"/>
        </w:rPr>
        <w:t>BlueLevel</w:t>
      </w:r>
      <w:proofErr w:type="spellEnd"/>
      <w:r w:rsidR="006D40CB">
        <w:t xml:space="preserve">, are used to demonstrate the newly added texture mapping functionality. The main modifications include the loading and unloading of texture images and the creation and drawing of </w:t>
      </w:r>
      <w:proofErr w:type="spellStart"/>
      <w:r w:rsidR="006D40CB" w:rsidRPr="007E4364">
        <w:rPr>
          <w:rStyle w:val="CodeInline"/>
        </w:rPr>
        <w:t>TextureRenderable</w:t>
      </w:r>
      <w:proofErr w:type="spellEnd"/>
      <w:r w:rsidR="006D40CB">
        <w:t xml:space="preserve"> objects. In addition, the </w:t>
      </w:r>
      <w:proofErr w:type="spellStart"/>
      <w:r w:rsidR="006D40CB" w:rsidRPr="005D0416">
        <w:rPr>
          <w:rStyle w:val="CodeInline"/>
        </w:rPr>
        <w:t>MyGame</w:t>
      </w:r>
      <w:proofErr w:type="spellEnd"/>
      <w:r w:rsidR="006D40CB">
        <w:t xml:space="preserve"> scene highlights transparent texture maps with alpha channel using PNG images, and the </w:t>
      </w:r>
      <w:proofErr w:type="spellStart"/>
      <w:r w:rsidR="006D40CB" w:rsidRPr="00BB44F5">
        <w:rPr>
          <w:rStyle w:val="CodeInline"/>
        </w:rPr>
        <w:t>BlueScene</w:t>
      </w:r>
      <w:proofErr w:type="spellEnd"/>
      <w:r w:rsidR="006D40CB">
        <w:t xml:space="preserve"> scene</w:t>
      </w:r>
      <w:r w:rsidR="006D40CB">
        <w:fldChar w:fldCharType="begin"/>
      </w:r>
      <w:r w:rsidR="006D40CB">
        <w:instrText xml:space="preserve"> XE "</w:instrText>
      </w:r>
      <w:r w:rsidR="006D40CB" w:rsidRPr="00ED1AE4">
        <w:rPr>
          <w:rStyle w:val="CodeInline"/>
        </w:rPr>
        <w:instrText>Texture mapping functionality:BlueScene</w:instrText>
      </w:r>
      <w:r w:rsidR="006D40CB" w:rsidRPr="00ED1AE4">
        <w:instrText xml:space="preserve"> scene</w:instrText>
      </w:r>
      <w:r w:rsidR="006D40CB">
        <w:instrText xml:space="preserve">" </w:instrText>
      </w:r>
      <w:r w:rsidR="006D40CB">
        <w:fldChar w:fldCharType="end"/>
      </w:r>
      <w:r w:rsidR="006D40CB">
        <w:t xml:space="preserve"> shows corresponding textures with images in </w:t>
      </w:r>
      <w:r w:rsidR="00FB364F">
        <w:t xml:space="preserve">the </w:t>
      </w:r>
      <w:r w:rsidR="006D40CB">
        <w:t>JPEG format.</w:t>
      </w:r>
    </w:p>
    <w:p w14:paraId="54A51130" w14:textId="12E89DB4" w:rsidR="006D40CB" w:rsidRDefault="006D40CB" w:rsidP="006D40CB">
      <w:pPr>
        <w:pStyle w:val="BodyTextCont"/>
      </w:pPr>
      <w:r>
        <w:t xml:space="preserve">As in all cases of building a game, it is essential to ensure that all external resources are </w:t>
      </w:r>
      <w:r w:rsidR="00AA35FE">
        <w:t xml:space="preserve">properly </w:t>
      </w:r>
      <w:r w:rsidR="00082207">
        <w:t>organized</w:t>
      </w:r>
      <w:r>
        <w:t xml:space="preserve">. Recall that the </w:t>
      </w:r>
      <w:r w:rsidRPr="00FE3E81">
        <w:rPr>
          <w:rStyle w:val="CodeInline"/>
        </w:rPr>
        <w:t>assets</w:t>
      </w:r>
      <w:r>
        <w:t xml:space="preserve"> folder is created specifically for </w:t>
      </w:r>
      <w:r w:rsidR="00AA35FE">
        <w:t>the organization of external resources</w:t>
      </w:r>
      <w:r>
        <w:t xml:space="preserv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013D8E7A" w:rsidR="006D40CB" w:rsidRPr="00D4611E" w:rsidRDefault="007A126D" w:rsidP="006D40CB">
      <w:pPr>
        <w:pStyle w:val="BodyTextFirst"/>
      </w:pPr>
      <w:ins w:id="20" w:author="Kelvin Sung" w:date="2021-09-12T11:50:00Z">
        <w:r>
          <w:t>&gt;&gt;</w:t>
        </w:r>
        <w:proofErr w:type="spellStart"/>
        <w:r>
          <w:t>HERE</w:t>
        </w:r>
      </w:ins>
      <w:r w:rsidR="006D40CB" w:rsidRPr="00D4611E">
        <w:t>The</w:t>
      </w:r>
      <w:proofErr w:type="spellEnd"/>
      <w:r w:rsidR="006D40CB" w:rsidRPr="00D4611E">
        <w:t xml:space="preserve"> </w:t>
      </w:r>
      <w:r w:rsidR="00EA2433">
        <w:rPr>
          <w:rStyle w:val="CodeInline"/>
        </w:rPr>
        <w:t>blue_level</w:t>
      </w:r>
      <w:r w:rsidR="006D40CB" w:rsidRPr="00D4611E">
        <w:rPr>
          <w:rStyle w:val="CodeInline"/>
        </w:rPr>
        <w:t>.xml</w:t>
      </w:r>
      <w:r w:rsidR="006D40CB" w:rsidRPr="00D4611E">
        <w:t xml:space="preserve"> scene</w:t>
      </w:r>
      <w:r w:rsidR="006D40CB">
        <w:fldChar w:fldCharType="begin"/>
      </w:r>
      <w:r w:rsidR="006D40CB">
        <w:instrText xml:space="preserve"> XE "</w:instrText>
      </w:r>
      <w:r w:rsidR="006D40CB" w:rsidRPr="00583A5E">
        <w:rPr>
          <w:rStyle w:val="CodeInline"/>
        </w:rPr>
        <w:instrText>Texture mapping functionality:BlueLevel.xml</w:instrText>
      </w:r>
      <w:r w:rsidR="006D40CB" w:rsidRPr="00583A5E">
        <w:instrText xml:space="preserve"> scene</w:instrText>
      </w:r>
      <w:r w:rsidR="006D40CB">
        <w:instrText xml:space="preserve">" </w:instrText>
      </w:r>
      <w:r w:rsidR="006D40CB">
        <w:fldChar w:fldCharType="end"/>
      </w:r>
      <w:r w:rsidR="006D40CB" w:rsidRPr="00D4611E">
        <w:t xml:space="preserve"> file is modified from the previous example to support texture mapping</w:t>
      </w:r>
      <w:r w:rsidR="006D40CB">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3C82109F" w:rsidR="00941D17" w:rsidRDefault="00843102" w:rsidP="00941D17">
      <w:pPr>
        <w:pStyle w:val="Code"/>
      </w:pPr>
      <w:r>
        <w:t xml:space="preserve">    </w:t>
      </w:r>
      <w:r w:rsidR="00941D17">
        <w:t xml:space="preserve">    </w:t>
      </w:r>
      <w:r w:rsidR="00A83FE2">
        <w:t xml:space="preserve">    </w:t>
      </w:r>
      <w:r w:rsidR="00941D17">
        <w:t>&lt;!--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6833F7F2" w14:textId="77777777" w:rsidR="00F21473" w:rsidRDefault="00941D17" w:rsidP="00941D17">
      <w:pPr>
        <w:pStyle w:val="Code"/>
      </w:pPr>
      <w:r>
        <w:t xml:space="preserve">    &lt;Square PosX="20" PosY="60" Width="2" Height="3" </w:t>
      </w:r>
    </w:p>
    <w:p w14:paraId="55B910A2" w14:textId="32A3112F" w:rsidR="00941D17" w:rsidRDefault="00F21473" w:rsidP="00941D17">
      <w:pPr>
        <w:pStyle w:val="Code"/>
      </w:pPr>
      <w:r>
        <w:t xml:space="preserve">            </w:t>
      </w:r>
      <w:r w:rsidR="00941D17">
        <w:t>Rotation="0"  Color="1 0 0 1" /&gt;</w:t>
      </w:r>
    </w:p>
    <w:p w14:paraId="37BFEE4B" w14:textId="6FC005E0"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370B4FE2" w14:textId="77777777" w:rsidR="00F21473" w:rsidRDefault="00941D17" w:rsidP="00941D17">
      <w:pPr>
        <w:pStyle w:val="Code"/>
      </w:pPr>
      <w:r>
        <w:t xml:space="preserve">    &lt;TextureSquare PosX="15" PosY="60" Width="3" Height="3" </w:t>
      </w:r>
    </w:p>
    <w:p w14:paraId="25503092" w14:textId="66B39185" w:rsidR="00941D17" w:rsidRDefault="00F21473" w:rsidP="00941D17">
      <w:pPr>
        <w:pStyle w:val="Code"/>
      </w:pPr>
      <w:r>
        <w:t xml:space="preserve">                   </w:t>
      </w:r>
      <w:r w:rsidR="00941D17">
        <w:t xml:space="preserve">Rotation="-5" Color="1 0 0 0.3" </w:t>
      </w:r>
    </w:p>
    <w:p w14:paraId="10641A66" w14:textId="022FE002" w:rsidR="00941D17" w:rsidRDefault="00941D17" w:rsidP="00941D17">
      <w:pPr>
        <w:pStyle w:val="Code"/>
      </w:pPr>
      <w:r>
        <w:t xml:space="preserve">        </w:t>
      </w:r>
      <w:r w:rsidR="00F21473">
        <w:t xml:space="preserve">           </w:t>
      </w:r>
      <w:r>
        <w:t>Texture="assets/minion_portal.jpg" /&gt;</w:t>
      </w:r>
    </w:p>
    <w:p w14:paraId="6B5567DC" w14:textId="77777777" w:rsidR="00941D17" w:rsidRDefault="00941D17" w:rsidP="00941D17">
      <w:pPr>
        <w:pStyle w:val="Code"/>
      </w:pPr>
      <w:r>
        <w:lastRenderedPageBreak/>
        <w:t xml:space="preserve">        </w:t>
      </w:r>
    </w:p>
    <w:p w14:paraId="0DEC8F3F" w14:textId="77777777" w:rsidR="00F21473" w:rsidRDefault="00941D17" w:rsidP="00941D17">
      <w:pPr>
        <w:pStyle w:val="Code"/>
      </w:pPr>
      <w:r>
        <w:t xml:space="preserve">    &lt;TextureSquare PosX="25" PosY="60" Width="3" Height="3" </w:t>
      </w:r>
    </w:p>
    <w:p w14:paraId="777FED75" w14:textId="38E6037F" w:rsidR="00941D17" w:rsidRDefault="00F21473" w:rsidP="00941D17">
      <w:pPr>
        <w:pStyle w:val="Code"/>
      </w:pPr>
      <w:r>
        <w:t xml:space="preserve">                   </w:t>
      </w:r>
      <w:r w:rsidR="00941D17">
        <w:t xml:space="preserve">Rotation="5" Color="0 0 0 0" </w:t>
      </w:r>
    </w:p>
    <w:p w14:paraId="01C5A216" w14:textId="2AF28789" w:rsidR="00941D17" w:rsidRDefault="00F21473" w:rsidP="00941D17">
      <w:pPr>
        <w:pStyle w:val="Code"/>
      </w:pPr>
      <w:r>
        <w:t xml:space="preserve">           </w:t>
      </w:r>
      <w:r w:rsidR="00941D17">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6B20E9B0" w:rsidR="006D40CB" w:rsidRDefault="006D40CB" w:rsidP="00F21473">
      <w:pPr>
        <w:pStyle w:val="BodyTextCon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318F92B2" w:rsidR="006D40CB" w:rsidRDefault="007A126D" w:rsidP="006D40CB">
      <w:pPr>
        <w:pStyle w:val="BodyTextFirst"/>
      </w:pPr>
      <w:ins w:id="21" w:author="Kelvin Sung" w:date="2021-09-12T11:50:00Z">
        <w:r>
          <w:t>&gt;&gt;</w:t>
        </w:r>
        <w:proofErr w:type="spellStart"/>
        <w:r>
          <w:t>HERE</w:t>
        </w:r>
      </w:ins>
      <w:r w:rsidR="006D40CB">
        <w:t>The</w:t>
      </w:r>
      <w:proofErr w:type="spellEnd"/>
      <w:r w:rsidR="006D40CB">
        <w:t xml:space="preserve"> scene file parser, </w:t>
      </w:r>
      <w:r w:rsidR="001E3A5A">
        <w:rPr>
          <w:rStyle w:val="CodeInline"/>
        </w:rPr>
        <w:t>s</w:t>
      </w:r>
      <w:r w:rsidR="006D40CB" w:rsidRPr="009C0A21">
        <w:rPr>
          <w:rStyle w:val="CodeInline"/>
        </w:rPr>
        <w:t>cene</w:t>
      </w:r>
      <w:r w:rsidR="001E3A5A">
        <w:rPr>
          <w:rStyle w:val="CodeInline"/>
        </w:rPr>
        <w:t>_f</w:t>
      </w:r>
      <w:r w:rsidR="006D40CB" w:rsidRPr="009C0A21">
        <w:rPr>
          <w:rStyle w:val="CodeInline"/>
        </w:rPr>
        <w:t>ile</w:t>
      </w:r>
      <w:r w:rsidR="001E3A5A">
        <w:rPr>
          <w:rStyle w:val="CodeInline"/>
        </w:rPr>
        <w:t>_p</w:t>
      </w:r>
      <w:r w:rsidR="006D40CB" w:rsidRPr="009C0A21">
        <w:rPr>
          <w:rStyle w:val="CodeInline"/>
        </w:rPr>
        <w:t>arser.js</w:t>
      </w:r>
      <w:r w:rsidR="006D40CB">
        <w:rPr>
          <w:rStyle w:val="CodeInline"/>
        </w:rPr>
        <w:fldChar w:fldCharType="begin"/>
      </w:r>
      <w:r w:rsidR="006D40CB">
        <w:instrText xml:space="preserve"> XE "</w:instrText>
      </w:r>
      <w:r w:rsidR="006D40CB" w:rsidRPr="00941B35">
        <w:rPr>
          <w:rStyle w:val="CodeInline"/>
        </w:rPr>
        <w:instrText>Texture mapping functionality:SceneFileParser.js</w:instrText>
      </w:r>
      <w:r w:rsidR="006D40CB">
        <w:instrText xml:space="preserve">" </w:instrText>
      </w:r>
      <w:r w:rsidR="006D40CB">
        <w:rPr>
          <w:rStyle w:val="CodeInline"/>
        </w:rPr>
        <w:fldChar w:fldCharType="end"/>
      </w:r>
      <w:r w:rsidR="006D40CB">
        <w:t xml:space="preserve">, is modified to support the parsing of the updated </w:t>
      </w:r>
      <w:r w:rsidR="001E3A5A">
        <w:rPr>
          <w:rStyle w:val="CodeInline"/>
        </w:rPr>
        <w:t>b</w:t>
      </w:r>
      <w:r w:rsidR="006D40CB" w:rsidRPr="00210AA8">
        <w:rPr>
          <w:rStyle w:val="CodeInline"/>
        </w:rPr>
        <w:t>lue</w:t>
      </w:r>
      <w:r w:rsidR="001E3A5A">
        <w:rPr>
          <w:rStyle w:val="CodeInline"/>
        </w:rPr>
        <w:t>_s</w:t>
      </w:r>
      <w:r w:rsidR="006D40CB" w:rsidRPr="00210AA8">
        <w:rPr>
          <w:rStyle w:val="CodeInline"/>
        </w:rPr>
        <w:t>cene.xml</w:t>
      </w:r>
      <w:r w:rsidR="006D40CB">
        <w:t xml:space="preserve">, in particular, to parse </w:t>
      </w:r>
      <w:r w:rsidR="006D40CB" w:rsidRPr="004B3BB6">
        <w:rPr>
          <w:rStyle w:val="CodeInline"/>
        </w:rPr>
        <w:t>Square</w:t>
      </w:r>
      <w:r w:rsidR="006D40CB">
        <w:t xml:space="preserve"> elements into </w:t>
      </w:r>
      <w:r w:rsidR="006D40CB" w:rsidRPr="008117BF">
        <w:rPr>
          <w:rStyle w:val="CodeInline"/>
        </w:rPr>
        <w:t>Renderable</w:t>
      </w:r>
      <w:r w:rsidR="006D40CB">
        <w:t xml:space="preserve"> objects and </w:t>
      </w:r>
      <w:proofErr w:type="spellStart"/>
      <w:r w:rsidR="006D40CB" w:rsidRPr="004B3BB6">
        <w:rPr>
          <w:rStyle w:val="CodeInline"/>
        </w:rPr>
        <w:t>TextureSquare</w:t>
      </w:r>
      <w:proofErr w:type="spellEnd"/>
      <w:r w:rsidR="006D40CB">
        <w:t xml:space="preserve"> elements into </w:t>
      </w:r>
      <w:proofErr w:type="spellStart"/>
      <w:r w:rsidR="006D40CB" w:rsidRPr="008117BF">
        <w:rPr>
          <w:rStyle w:val="CodeInline"/>
        </w:rPr>
        <w:t>TextureRenderable</w:t>
      </w:r>
      <w:proofErr w:type="spellEnd"/>
      <w:r w:rsidR="006D40CB">
        <w:t xml:space="preserve"> objects. For details of the changes, please refer to the source code file in the </w:t>
      </w:r>
      <w:proofErr w:type="spellStart"/>
      <w:r w:rsidR="006D40CB" w:rsidRPr="0064090B">
        <w:rPr>
          <w:rStyle w:val="CodeInline"/>
        </w:rPr>
        <w:t>src</w:t>
      </w:r>
      <w:proofErr w:type="spellEnd"/>
      <w:r w:rsidR="006D40CB" w:rsidRPr="0064090B">
        <w:rPr>
          <w:rStyle w:val="CodeInline"/>
        </w:rPr>
        <w:t>/</w:t>
      </w:r>
      <w:proofErr w:type="spellStart"/>
      <w:r w:rsidR="0057019D">
        <w:rPr>
          <w:rStyle w:val="CodeInline"/>
        </w:rPr>
        <w:t>my_g</w:t>
      </w:r>
      <w:r w:rsidR="006D40CB" w:rsidRPr="0064090B">
        <w:rPr>
          <w:rStyle w:val="CodeInline"/>
        </w:rPr>
        <w:t>ame</w:t>
      </w:r>
      <w:proofErr w:type="spellEnd"/>
      <w:r w:rsidR="006D40CB" w:rsidRPr="0064090B">
        <w:rPr>
          <w:rStyle w:val="CodeInline"/>
        </w:rPr>
        <w:t>/</w:t>
      </w:r>
      <w:proofErr w:type="spellStart"/>
      <w:r w:rsidR="0057019D">
        <w:rPr>
          <w:rStyle w:val="CodeInline"/>
        </w:rPr>
        <w:t>u</w:t>
      </w:r>
      <w:r w:rsidR="006D40CB" w:rsidRPr="0064090B">
        <w:rPr>
          <w:rStyle w:val="CodeInline"/>
        </w:rPr>
        <w:t>til</w:t>
      </w:r>
      <w:proofErr w:type="spellEnd"/>
      <w:r w:rsidR="006D40CB">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6BFB8F3A" w:rsidR="006D40CB" w:rsidRDefault="007A126D" w:rsidP="006D40CB">
      <w:pPr>
        <w:pStyle w:val="BodyTextFirst"/>
      </w:pPr>
      <w:ins w:id="22" w:author="Kelvin Sung" w:date="2021-09-12T11:50:00Z">
        <w:r>
          <w:t>&gt;&gt;</w:t>
        </w:r>
        <w:proofErr w:type="spellStart"/>
        <w:r>
          <w:t>HERE</w:t>
        </w:r>
      </w:ins>
      <w:r w:rsidR="006D40CB">
        <w:t>The</w:t>
      </w:r>
      <w:proofErr w:type="spellEnd"/>
      <w:r w:rsidR="006D40CB">
        <w:t xml:space="preserve"> modifications to </w:t>
      </w:r>
      <w:r w:rsidR="000F2BA7">
        <w:rPr>
          <w:rStyle w:val="CodeInline"/>
        </w:rPr>
        <w:t>b</w:t>
      </w:r>
      <w:r w:rsidR="006D40CB" w:rsidRPr="00307D28">
        <w:rPr>
          <w:rStyle w:val="CodeInline"/>
        </w:rPr>
        <w:t>lue</w:t>
      </w:r>
      <w:r w:rsidR="000F2BA7">
        <w:rPr>
          <w:rStyle w:val="CodeInline"/>
        </w:rPr>
        <w:t>_l</w:t>
      </w:r>
      <w:r w:rsidR="006D40CB" w:rsidRPr="00307D28">
        <w:rPr>
          <w:rStyle w:val="CodeInline"/>
        </w:rPr>
        <w:t>evel.js</w:t>
      </w:r>
      <w:r w:rsidR="006D40CB">
        <w:t xml:space="preserve"> are in the </w:t>
      </w:r>
      <w:r w:rsidR="0057019D">
        <w:t xml:space="preserve">constructor, </w:t>
      </w:r>
      <w:r w:rsidR="006D40CB" w:rsidRPr="00B7623B">
        <w:rPr>
          <w:rStyle w:val="CodeInline"/>
        </w:rPr>
        <w:t>load</w:t>
      </w:r>
      <w:r w:rsidR="006D40CB">
        <w:rPr>
          <w:rStyle w:val="CodeInline"/>
        </w:rPr>
        <w:t>()</w:t>
      </w:r>
      <w:r w:rsidR="006D40CB">
        <w:rPr>
          <w:rStyle w:val="CodeInline"/>
        </w:rPr>
        <w:fldChar w:fldCharType="begin"/>
      </w:r>
      <w:r w:rsidR="006D40CB">
        <w:instrText xml:space="preserve"> XE "</w:instrText>
      </w:r>
      <w:r w:rsidR="006D40CB" w:rsidRPr="00F8071A">
        <w:rPr>
          <w:rStyle w:val="CodeInline"/>
        </w:rPr>
        <w:instrText>Texture mapping functionality:loadScene()</w:instrText>
      </w:r>
      <w:r w:rsidR="006D40CB">
        <w:instrText xml:space="preserve">" </w:instrText>
      </w:r>
      <w:r w:rsidR="006D40CB">
        <w:rPr>
          <w:rStyle w:val="CodeInline"/>
        </w:rPr>
        <w:fldChar w:fldCharType="end"/>
      </w:r>
      <w:r w:rsidR="006D40CB">
        <w:t xml:space="preserve">, </w:t>
      </w:r>
      <w:r w:rsidR="006D40CB" w:rsidRPr="00B7623B">
        <w:rPr>
          <w:rStyle w:val="CodeInline"/>
        </w:rPr>
        <w:t>unload</w:t>
      </w:r>
      <w:r w:rsidR="006D40CB">
        <w:rPr>
          <w:rStyle w:val="CodeInline"/>
        </w:rPr>
        <w:t>()</w:t>
      </w:r>
      <w:r w:rsidR="006D40CB">
        <w:t xml:space="preserve">, </w:t>
      </w:r>
      <w:r w:rsidR="0057019D" w:rsidRPr="0019776A">
        <w:rPr>
          <w:rStyle w:val="CodeInline"/>
        </w:rPr>
        <w:t>next()</w:t>
      </w:r>
      <w:r w:rsidR="0057019D">
        <w:t xml:space="preserve">, </w:t>
      </w:r>
      <w:r w:rsidR="006D40CB">
        <w:t xml:space="preserve">and </w:t>
      </w:r>
      <w:proofErr w:type="spellStart"/>
      <w:r w:rsidR="006D40CB" w:rsidRPr="00B7623B">
        <w:rPr>
          <w:rStyle w:val="CodeInline"/>
        </w:rPr>
        <w:t>init</w:t>
      </w:r>
      <w:proofErr w:type="spellEnd"/>
      <w:r w:rsidR="006D40CB" w:rsidRPr="00B7623B">
        <w:rPr>
          <w:rStyle w:val="CodeInline"/>
        </w:rPr>
        <w:t>()</w:t>
      </w:r>
      <w:r w:rsidR="006D40CB">
        <w:t xml:space="preserve"> functions</w:t>
      </w:r>
      <w:r w:rsidR="006D40CB">
        <w:fldChar w:fldCharType="begin"/>
      </w:r>
      <w:r w:rsidR="006D40CB">
        <w:instrText xml:space="preserve"> XE "</w:instrText>
      </w:r>
      <w:r w:rsidR="006D40CB" w:rsidRPr="001A4D87">
        <w:rPr>
          <w:rStyle w:val="CodeInline"/>
        </w:rPr>
        <w:instrText>Texture mapping functionality:initialize()</w:instrText>
      </w:r>
      <w:r w:rsidR="006D40CB" w:rsidRPr="001A4D87">
        <w:instrText xml:space="preserve"> functions</w:instrText>
      </w:r>
      <w:r w:rsidR="006D40CB">
        <w:instrText xml:space="preserve">" </w:instrText>
      </w:r>
      <w:r w:rsidR="006D40CB">
        <w:fldChar w:fldCharType="end"/>
      </w:r>
      <w:r w:rsidR="006D40CB">
        <w:t xml:space="preserve"> where the texture images are loaded and unloaded and new </w:t>
      </w:r>
      <w:proofErr w:type="spellStart"/>
      <w:r w:rsidR="006D40CB" w:rsidRPr="000033B6">
        <w:rPr>
          <w:rStyle w:val="CodeInline"/>
        </w:rPr>
        <w:t>TextureRenderable</w:t>
      </w:r>
      <w:proofErr w:type="spellEnd"/>
      <w:r w:rsidR="006D40CB">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7B91138D" w:rsidR="005F60B1" w:rsidRPr="005417A3" w:rsidRDefault="008D13B8" w:rsidP="005F60B1">
      <w:pPr>
        <w:pStyle w:val="Code"/>
      </w:pPr>
      <w:r>
        <w:t xml:space="preserve">    </w:t>
      </w:r>
      <w:r w:rsidRPr="008D13B8">
        <w:t>…</w:t>
      </w:r>
      <w:r>
        <w:t xml:space="preserve"> </w:t>
      </w:r>
      <w:r w:rsidRPr="008D13B8">
        <w:t xml:space="preserve">implementation </w:t>
      </w:r>
      <w:r w:rsidR="00AD7964">
        <w:t xml:space="preserve">to </w:t>
      </w:r>
      <w:r w:rsidRPr="008D13B8">
        <w:t>follow …</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lastRenderedPageBreak/>
        <w:t>load() {</w:t>
      </w:r>
    </w:p>
    <w:p w14:paraId="1A64AAFE" w14:textId="7DB76972" w:rsidR="005F60B1" w:rsidRDefault="005F60B1" w:rsidP="005F60B1">
      <w:pPr>
        <w:pStyle w:val="Code"/>
      </w:pPr>
      <w:r>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63E6C943" w:rsidR="006D40CB" w:rsidRPr="003B121F" w:rsidRDefault="006D40CB" w:rsidP="006D40CB">
      <w:pPr>
        <w:pStyle w:val="Code"/>
      </w:pPr>
      <w:r w:rsidRPr="005417A3">
        <w:t xml:space="preserve">    </w:t>
      </w:r>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27C3FD30" w:rsidR="005F60B1" w:rsidRPr="005F60B1" w:rsidRDefault="005F60B1" w:rsidP="005F60B1">
      <w:pPr>
        <w:pStyle w:val="Code"/>
        <w:rPr>
          <w:rStyle w:val="CodeBold"/>
        </w:rPr>
      </w:pPr>
      <w:r w:rsidRPr="001A5978">
        <w:t xml:space="preserve">  </w:t>
      </w:r>
      <w:r w:rsidR="008337F9" w:rsidRPr="001A5978">
        <w:t xml:space="preserve">  </w:t>
      </w:r>
      <w:r w:rsidRPr="005F60B1">
        <w:rPr>
          <w:rStyle w:val="CodeBold"/>
        </w:rPr>
        <w:t>// continously change texture tinting</w:t>
      </w:r>
    </w:p>
    <w:p w14:paraId="50A8F822" w14:textId="1C4A74D7" w:rsidR="005F60B1" w:rsidRPr="005F60B1" w:rsidRDefault="005F60B1" w:rsidP="005F60B1">
      <w:pPr>
        <w:pStyle w:val="Code"/>
        <w:rPr>
          <w:rStyle w:val="CodeBold"/>
        </w:rPr>
      </w:pPr>
      <w:r w:rsidRPr="001A5978">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1A5978">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1A5978">
        <w:t xml:space="preserve">    </w:t>
      </w:r>
      <w:r w:rsidRPr="005F60B1">
        <w:rPr>
          <w:rStyle w:val="CodeBold"/>
        </w:rPr>
        <w:t>if (ca &gt; 1) {</w:t>
      </w:r>
    </w:p>
    <w:p w14:paraId="4A15DD41" w14:textId="5B32AF2C" w:rsidR="005F60B1" w:rsidRPr="005F60B1" w:rsidRDefault="005F60B1" w:rsidP="005F60B1">
      <w:pPr>
        <w:pStyle w:val="Code"/>
        <w:rPr>
          <w:rStyle w:val="CodeBold"/>
        </w:rPr>
      </w:pPr>
      <w:r w:rsidRPr="001A5978">
        <w:t xml:space="preserve">        </w:t>
      </w:r>
      <w:r w:rsidRPr="005F60B1">
        <w:rPr>
          <w:rStyle w:val="CodeBold"/>
        </w:rPr>
        <w:t>ca = 0;</w:t>
      </w:r>
    </w:p>
    <w:p w14:paraId="43D5D896" w14:textId="427702CD" w:rsidR="005F60B1" w:rsidRPr="005F60B1" w:rsidRDefault="005F60B1" w:rsidP="005F60B1">
      <w:pPr>
        <w:pStyle w:val="Code"/>
        <w:rPr>
          <w:rStyle w:val="CodeBold"/>
        </w:rPr>
      </w:pPr>
      <w:r w:rsidRPr="001A5978">
        <w:t xml:space="preserve">    </w:t>
      </w:r>
      <w:r w:rsidRPr="005F60B1">
        <w:rPr>
          <w:rStyle w:val="CodeBold"/>
        </w:rPr>
        <w:t>}</w:t>
      </w:r>
    </w:p>
    <w:p w14:paraId="7DE2C163" w14:textId="6AB347D0" w:rsidR="005F60B1" w:rsidRPr="005F60B1" w:rsidRDefault="005F60B1" w:rsidP="005F60B1">
      <w:pPr>
        <w:pStyle w:val="Code"/>
        <w:rPr>
          <w:rStyle w:val="CodeBold"/>
        </w:rPr>
      </w:pPr>
      <w:r w:rsidRPr="001A5978">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lastRenderedPageBreak/>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2CB2A43D" w:rsidR="006D40CB" w:rsidRPr="00913925" w:rsidRDefault="007A126D" w:rsidP="006D40CB">
      <w:pPr>
        <w:pStyle w:val="BodyTextFirst"/>
      </w:pPr>
      <w:ins w:id="23" w:author="Kelvin Sung" w:date="2021-09-12T11:50:00Z">
        <w:r>
          <w:t>&gt;&gt;</w:t>
        </w:r>
        <w:proofErr w:type="spellStart"/>
        <w:r>
          <w:t>HERE</w:t>
        </w:r>
      </w:ins>
      <w:r w:rsidR="006D40CB">
        <w:t>Similar</w:t>
      </w:r>
      <w:proofErr w:type="spellEnd"/>
      <w:r w:rsidR="006D40CB">
        <w:t xml:space="preserve"> to the </w:t>
      </w:r>
      <w:proofErr w:type="spellStart"/>
      <w:r w:rsidR="006D40CB" w:rsidRPr="00F51FE6">
        <w:rPr>
          <w:rStyle w:val="CodeInline"/>
        </w:rPr>
        <w:t>BlueLevel</w:t>
      </w:r>
      <w:proofErr w:type="spellEnd"/>
      <w:r w:rsidR="006D40CB">
        <w:t xml:space="preserve"> scene, </w:t>
      </w:r>
      <w:proofErr w:type="spellStart"/>
      <w:r w:rsidR="006D40CB" w:rsidRPr="00F51FE6">
        <w:rPr>
          <w:rStyle w:val="CodeInline"/>
        </w:rPr>
        <w:t>MyGame</w:t>
      </w:r>
      <w:proofErr w:type="spellEnd"/>
      <w:r w:rsidR="006D40CB">
        <w:t xml:space="preserve"> is a straightforward modification of the previous example with changes to load and unload texture images and to create </w:t>
      </w:r>
      <w:proofErr w:type="spellStart"/>
      <w:r w:rsidR="006D40CB" w:rsidRPr="00330A01">
        <w:rPr>
          <w:rStyle w:val="CodeInline"/>
        </w:rPr>
        <w:t>TextureRenderable</w:t>
      </w:r>
      <w:proofErr w:type="spellEnd"/>
      <w:r w:rsidR="006D40CB">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155D1DEF" w:rsidR="00DF504D" w:rsidRDefault="00DF504D" w:rsidP="00DF504D">
      <w:pPr>
        <w:pStyle w:val="Code"/>
      </w:pPr>
      <w:r>
        <w:t xml:space="preserve">        </w:t>
      </w:r>
      <w:r w:rsidRPr="0019776A">
        <w:rPr>
          <w:rStyle w:val="CodeBold"/>
        </w:rPr>
        <w:t>this.kPortal = "assets/minion_portal.png";</w:t>
      </w:r>
      <w:r>
        <w:t xml:space="preserve"> // with transparency</w:t>
      </w:r>
    </w:p>
    <w:p w14:paraId="199686E9" w14:textId="357673B0"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2CDDAE6E" w:rsidR="006D40CB" w:rsidRDefault="00C27EDD" w:rsidP="00857A0C">
      <w:pPr>
        <w:pStyle w:val="NumList"/>
      </w:pPr>
      <w:r>
        <w:t>Initiate the l</w:t>
      </w:r>
      <w:r w:rsidR="006D40CB">
        <w:t>oad</w:t>
      </w:r>
      <w:r>
        <w:t>ing of</w:t>
      </w:r>
      <w:r w:rsidR="006D40CB">
        <w:t xml:space="preserve"> </w:t>
      </w:r>
      <w:r w:rsidR="006D40CB" w:rsidRPr="006D40CB">
        <w:t>the</w:t>
      </w:r>
      <w:r w:rsidR="006D40CB">
        <w:t xml:space="preserve"> textures in </w:t>
      </w:r>
      <w:r w:rsidR="00FB0CF9">
        <w:t xml:space="preserve">the </w:t>
      </w:r>
      <w:proofErr w:type="gramStart"/>
      <w:r w:rsidR="006D40CB">
        <w:rPr>
          <w:rStyle w:val="CodeInline"/>
        </w:rPr>
        <w:t>load(</w:t>
      </w:r>
      <w:proofErr w:type="gramEnd"/>
      <w:r w:rsidR="006D40CB">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lastRenderedPageBreak/>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04D2FF6A" w:rsidR="002075DA" w:rsidRDefault="002075DA" w:rsidP="002075DA">
      <w:pPr>
        <w:pStyle w:val="Code"/>
      </w:pPr>
      <w:r>
        <w:t xml:space="preserve">        </w:t>
      </w:r>
      <w:r w:rsidR="00C443D1">
        <w:t xml:space="preserve">    </w:t>
      </w:r>
      <w:r>
        <w:t xml:space="preserve">    20,                // width of camera</w:t>
      </w:r>
    </w:p>
    <w:p w14:paraId="73FB0E18" w14:textId="234A5339" w:rsidR="002075DA" w:rsidRDefault="002075DA" w:rsidP="002075DA">
      <w:pPr>
        <w:pStyle w:val="Code"/>
      </w:pPr>
      <w:r>
        <w:t xml:space="preserve">            </w:t>
      </w:r>
      <w:r w:rsidR="00C443D1">
        <w:t xml:space="preserve">    </w:t>
      </w:r>
      <w:r>
        <w:t>[20, 40, 600, 300] // viewport (X, Y, width, height)</w:t>
      </w:r>
    </w:p>
    <w:p w14:paraId="0158A077" w14:textId="76118D50"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1A5978">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1A5978">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1A5978">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1A5978">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1A5978">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1A5978">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1A5978">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1A5978">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1DC6698A" w:rsidR="006D40CB" w:rsidRDefault="006D40CB" w:rsidP="00F21473">
      <w:pPr>
        <w:pStyle w:val="BodyTextCont"/>
      </w:pPr>
      <w:r>
        <w:lastRenderedPageBreak/>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5C537347" w:rsidR="006D40CB" w:rsidRDefault="007A126D" w:rsidP="006D40CB">
      <w:pPr>
        <w:pStyle w:val="BodyTextFirst"/>
      </w:pPr>
      <w:ins w:id="24" w:author="Kelvin Sung" w:date="2021-09-12T11:50:00Z">
        <w:r>
          <w:t>&gt;&gt;</w:t>
        </w:r>
        <w:proofErr w:type="spellStart"/>
        <w:r>
          <w:t>HERE</w:t>
        </w:r>
      </w:ins>
      <w:r w:rsidR="006D40CB">
        <w:t>This</w:t>
      </w:r>
      <w:proofErr w:type="spellEnd"/>
      <w:r w:rsidR="006D40CB">
        <w:t xml:space="preserve">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w:t>
      </w:r>
      <w:r w:rsidR="00F9693C">
        <w:t>via</w:t>
      </w:r>
      <w:r w:rsidR="006D40CB">
        <w:t xml:space="preserve"> WebGL. To help summarize the changes, Figure</w:t>
      </w:r>
      <w:r w:rsidR="00845222">
        <w:t> </w:t>
      </w:r>
      <w:r w:rsidR="006D40CB">
        <w:t>5-6 shows 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1D796609" w:rsidR="00664728" w:rsidRDefault="006D40CB" w:rsidP="00F21473">
      <w:pPr>
        <w:pStyle w:val="BodyTextCon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w:t>
      </w:r>
      <w:r w:rsidR="000940A2">
        <w:t xml:space="preserve"> </w:t>
      </w:r>
      <w:r>
        <w:t xml:space="preserve">WebGL texture </w:t>
      </w:r>
      <w:r w:rsidR="000940A2">
        <w:t xml:space="preserve">to be </w:t>
      </w:r>
      <w:r>
        <w:t>store</w:t>
      </w:r>
      <w:r w:rsidR="000940A2">
        <w:t>d</w:t>
      </w:r>
      <w:r>
        <w:t xml:space="preserve"> </w:t>
      </w:r>
      <w:r w:rsidR="000940A2">
        <w:t xml:space="preserve">in the GPU texture </w:t>
      </w:r>
      <w:r w:rsidR="000940A2">
        <w:lastRenderedPageBreak/>
        <w:t>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w:t>
      </w:r>
      <w:r w:rsidR="002B6DE0">
        <w:t xml:space="preserve">to </w:t>
      </w:r>
      <w:r>
        <w:t>sample from the correct texture during rendering. Finally, when a texture is no longer needed by the game,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087A50B3" w:rsidR="00664728" w:rsidRDefault="007A126D" w:rsidP="00664728">
      <w:pPr>
        <w:pStyle w:val="BodyTextFirst"/>
      </w:pPr>
      <w:ins w:id="25" w:author="Kelvin Sung" w:date="2021-09-12T11:50:00Z">
        <w:r>
          <w:t>&gt;&gt;HERE</w:t>
        </w:r>
      </w:ins>
      <w:r w:rsidR="00664728">
        <w:t xml:space="preserve">As described earlier, a sprite sheet is an image that is composed of multiple lower-resolution images that individually represent different objects. </w:t>
      </w:r>
      <w:r w:rsidR="00664728" w:rsidRPr="002B60A0">
        <w:t>Each</w:t>
      </w:r>
      <w:r w:rsidR="00664728">
        <w:t xml:space="preserve"> of these</w:t>
      </w:r>
      <w:r w:rsidR="00664728" w:rsidRPr="002B60A0">
        <w:t xml:space="preserve"> individual image</w:t>
      </w:r>
      <w:r w:rsidR="00664728">
        <w:t>s</w:t>
      </w:r>
      <w:r w:rsidR="00664728" w:rsidRPr="002B60A0">
        <w:t xml:space="preserve"> is referred to as a </w:t>
      </w:r>
      <w:r w:rsidR="00664728" w:rsidRPr="00B45EB0">
        <w:rPr>
          <w:rStyle w:val="Emphasis"/>
        </w:rPr>
        <w:t>sprite sheet element</w:t>
      </w:r>
      <w:r w:rsidR="00664728" w:rsidRPr="002B60A0">
        <w:t xml:space="preserve">. </w:t>
      </w:r>
      <w:r w:rsidR="00664728">
        <w:t xml:space="preserve">For example, Figure 5-7 </w:t>
      </w:r>
      <w:r w:rsidR="002B6DE0">
        <w:t xml:space="preserve">is </w:t>
      </w:r>
      <w:r w:rsidR="00664728">
        <w:t xml:space="preserve">a sprite sheet with 13 elements </w:t>
      </w:r>
      <w:r w:rsidR="002B6DE0">
        <w:t xml:space="preserve">from </w:t>
      </w:r>
      <w:r w:rsidR="00664728">
        <w:t>four different objects. E</w:t>
      </w:r>
      <w:r w:rsidR="00664728" w:rsidRPr="002B60A0">
        <w:t>ach of the top two rows contain</w:t>
      </w:r>
      <w:r w:rsidR="00664728">
        <w:t>s</w:t>
      </w:r>
      <w:r w:rsidR="00664728" w:rsidRPr="002B60A0">
        <w:t xml:space="preserve"> five elements of the same object in different animated positions, and </w:t>
      </w:r>
      <w:r w:rsidR="00664728">
        <w:t xml:space="preserve">in the last row </w:t>
      </w:r>
      <w:r w:rsidR="00664728" w:rsidRPr="002B60A0">
        <w:t xml:space="preserve">there are three elements </w:t>
      </w:r>
      <w:r w:rsidR="00664728">
        <w:t>of different objects: the character Dye, the portal minion, and the collector minion. T</w:t>
      </w:r>
      <w:r w:rsidR="00664728" w:rsidRPr="00AC553F">
        <w:t xml:space="preserve">he artist </w:t>
      </w:r>
      <w:r w:rsidR="00664728">
        <w:t xml:space="preserve">or software program </w:t>
      </w:r>
      <w:r w:rsidR="00664728" w:rsidRPr="00AC553F">
        <w:t xml:space="preserve">that created </w:t>
      </w:r>
      <w:r w:rsidR="00664728">
        <w:t xml:space="preserve">the </w:t>
      </w:r>
      <w:r w:rsidR="00664728" w:rsidRPr="00AC553F">
        <w:t xml:space="preserve">sprite sheet </w:t>
      </w:r>
      <w:r w:rsidR="00664728">
        <w:t xml:space="preserve">must </w:t>
      </w:r>
      <w:r w:rsidR="00664728" w:rsidRPr="00AC553F">
        <w:t>communicate the pixel locations</w:t>
      </w:r>
      <w:r w:rsidR="00664728">
        <w:fldChar w:fldCharType="begin"/>
      </w:r>
      <w:r w:rsidR="00664728">
        <w:instrText xml:space="preserve"> XE "</w:instrText>
      </w:r>
      <w:r w:rsidR="00664728" w:rsidRPr="0067748E">
        <w:instrText>Sprite sheets:pixel locations</w:instrText>
      </w:r>
      <w:r w:rsidR="00664728">
        <w:instrText xml:space="preserve">" </w:instrText>
      </w:r>
      <w:r w:rsidR="00664728">
        <w:fldChar w:fldCharType="end"/>
      </w:r>
      <w:r w:rsidR="00664728" w:rsidRPr="00AC553F">
        <w:t xml:space="preserve"> of each sprite element to the game developer</w:t>
      </w:r>
      <w:r w:rsidR="00664728">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1A5978">
        <w:rPr>
          <w:rStyle w:val="CodeInlin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67C6F3B9" w:rsidR="00664728" w:rsidRDefault="00664728" w:rsidP="00F21473">
      <w:pPr>
        <w:pStyle w:val="BodyTextCon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xml:space="preserve">. Additionally, if the 13 elements of Figure 5-7 were stored as separate image files, then it would mean </w:t>
      </w:r>
      <w:r>
        <w:lastRenderedPageBreak/>
        <w:t>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lastRenderedPageBreak/>
        <w:t>The Sprite</w:t>
      </w:r>
      <w:r>
        <w:t xml:space="preserve"> </w:t>
      </w:r>
      <w:r w:rsidRPr="006A27C6">
        <w:t>Shader</w:t>
      </w:r>
      <w:r>
        <w:t>s P</w:t>
      </w:r>
      <w:r w:rsidRPr="006A27C6">
        <w:t>roject</w:t>
      </w:r>
    </w:p>
    <w:p w14:paraId="63D36CA7" w14:textId="577697B3" w:rsidR="00664728" w:rsidRPr="006A27C6" w:rsidRDefault="007A126D" w:rsidP="00664728">
      <w:pPr>
        <w:pStyle w:val="BodyTextFirst"/>
      </w:pPr>
      <w:ins w:id="26" w:author="Kelvin Sung" w:date="2021-09-12T11:50:00Z">
        <w:r>
          <w:t>&gt;&gt;</w:t>
        </w:r>
        <w:proofErr w:type="spellStart"/>
        <w:r>
          <w:t>HERE</w:t>
        </w:r>
      </w:ins>
      <w:r w:rsidR="00664728" w:rsidRPr="006A27C6">
        <w:t>This</w:t>
      </w:r>
      <w:proofErr w:type="spellEnd"/>
      <w:r w:rsidR="00664728" w:rsidRPr="006A27C6">
        <w:t xml:space="preserve"> project demonstrates how to draw </w:t>
      </w:r>
      <w:r w:rsidR="00664728">
        <w:t xml:space="preserve">objects with sprite sheet elements by defining appropriate abstractions and classes. </w:t>
      </w:r>
      <w:r w:rsidR="00664728" w:rsidRPr="006A27C6">
        <w:t xml:space="preserve">You can see an example of this project running in Figure </w:t>
      </w:r>
      <w:r w:rsidR="00664728">
        <w:t>5-9</w:t>
      </w:r>
      <w:r w:rsidR="00664728" w:rsidRPr="006A27C6">
        <w:t>.</w:t>
      </w:r>
      <w:r w:rsidR="00664728">
        <w:t xml:space="preserve"> The source code</w:t>
      </w:r>
      <w:r w:rsidR="00664728">
        <w:fldChar w:fldCharType="begin"/>
      </w:r>
      <w:r w:rsidR="00664728">
        <w:instrText xml:space="preserve"> XE "</w:instrText>
      </w:r>
      <w:r w:rsidR="00664728" w:rsidRPr="000B2C18">
        <w:instrText>Sprite sheets:source code</w:instrText>
      </w:r>
      <w:r w:rsidR="00664728">
        <w:instrText xml:space="preserve">" </w:instrText>
      </w:r>
      <w:r w:rsidR="00664728">
        <w:fldChar w:fldCharType="end"/>
      </w:r>
      <w:r w:rsidR="00664728">
        <w:t xml:space="preserve"> to this project is defined in the </w:t>
      </w:r>
      <w:r w:rsidR="00664728">
        <w:rPr>
          <w:rStyle w:val="CodeInline"/>
        </w:rPr>
        <w:t>chapter5/5.2</w:t>
      </w:r>
      <w:r w:rsidR="00664728" w:rsidRPr="00EE0655">
        <w:rPr>
          <w:rStyle w:val="CodeInline"/>
        </w:rPr>
        <w:t>.</w:t>
      </w:r>
      <w:r w:rsidR="00664728">
        <w:rPr>
          <w:rStyle w:val="CodeInline"/>
        </w:rPr>
        <w:t>sprite_shaders</w:t>
      </w:r>
      <w:r w:rsidR="00664728">
        <w:t xml:space="preserve"> fo</w:t>
      </w:r>
      <w:r w:rsidR="00664728" w:rsidRPr="009B6F1C">
        <w:t>lder</w:t>
      </w:r>
      <w:r w:rsidR="00664728" w:rsidRPr="004E33BF">
        <w:t>.</w:t>
      </w:r>
    </w:p>
    <w:p w14:paraId="40FC3C34" w14:textId="77777777" w:rsidR="00664728" w:rsidRPr="006A27C6" w:rsidRDefault="00664728" w:rsidP="00664728">
      <w:pPr>
        <w:pStyle w:val="Figure"/>
      </w:pPr>
      <w:r>
        <w:rPr>
          <w:noProof/>
        </w:rPr>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2C16A38B" w:rsidR="00664728" w:rsidRPr="006A27C6" w:rsidRDefault="00664728" w:rsidP="00F21473">
      <w:pPr>
        <w:pStyle w:val="BodyTextCon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0BB0488E" w:rsidR="00664728" w:rsidRPr="006A27C6" w:rsidRDefault="00664728" w:rsidP="00F21473">
      <w:pPr>
        <w:pStyle w:val="BodyTextCont"/>
      </w:pPr>
      <w:r w:rsidRPr="006A27C6">
        <w:t>Th</w:t>
      </w:r>
      <w:proofErr w:type="spellStart"/>
      <w:r w:rsidRPr="006A27C6">
        <w:t>e goals</w:t>
      </w:r>
      <w:proofErr w:type="spellEnd"/>
      <w:r w:rsidRPr="006A27C6">
        <w:t xml:space="preserve">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lastRenderedPageBreak/>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04DC21F1" w:rsidR="00664728" w:rsidRPr="006A27C6" w:rsidRDefault="00664728" w:rsidP="00F21473">
      <w:pPr>
        <w:pStyle w:val="BodyTextCont"/>
      </w:pPr>
      <w:r w:rsidRPr="00935B8D">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1C9D8F39" w14:textId="1DAC39B1" w:rsidR="00664728" w:rsidRDefault="00664728" w:rsidP="00550DC3">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w:t>
      </w:r>
      <w:r w:rsidR="004F2EC6">
        <w:t xml:space="preserve">a </w:t>
      </w:r>
      <w:r>
        <w:t xml:space="preserve">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r w:rsidR="004F2EC6">
        <w:t xml:space="preserve"> as </w:t>
      </w:r>
      <w:proofErr w:type="spellStart"/>
      <w:r w:rsidR="004F2EC6" w:rsidRPr="001A5978">
        <w:rPr>
          <w:rStyle w:val="CodeInline"/>
        </w:rPr>
        <w:t>TextureVS</w:t>
      </w:r>
      <w:proofErr w:type="spellEnd"/>
      <w:r w:rsidR="004F2EC6" w:rsidRPr="001A5978">
        <w:rPr>
          <w:rStyle w:val="CodeInline"/>
        </w:rPr>
        <w:t>/FS</w:t>
      </w:r>
      <w:r>
        <w:t>.</w:t>
      </w:r>
    </w:p>
    <w:p w14:paraId="7E5ADB6A" w14:textId="4ACBEF7E" w:rsidR="00015CF0" w:rsidRPr="00015CF0" w:rsidRDefault="00015CF0" w:rsidP="002707BD">
      <w:pPr>
        <w:pStyle w:val="Figure"/>
      </w:pPr>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BA6A276" w:rsidR="00664728" w:rsidRDefault="007A126D" w:rsidP="00664728">
      <w:pPr>
        <w:pStyle w:val="BodyTextFirst"/>
      </w:pPr>
      <w:ins w:id="27" w:author="Kelvin Sung" w:date="2021-09-12T11:51:00Z">
        <w:r>
          <w:t>&gt;&gt;</w:t>
        </w:r>
        <w:proofErr w:type="spellStart"/>
        <w:r>
          <w:t>HERE</w:t>
        </w:r>
      </w:ins>
      <w:r w:rsidR="00664728">
        <w:t>Shaders</w:t>
      </w:r>
      <w:proofErr w:type="spellEnd"/>
      <w:r w:rsidR="00664728">
        <w:t xml:space="preserve"> supporting texture mapping with sprite sheet elements must be able to identify distinct subregions of an image. To support this functionality, you will implement the </w:t>
      </w:r>
      <w:proofErr w:type="spellStart"/>
      <w:r w:rsidR="00664728" w:rsidRPr="007F2269">
        <w:rPr>
          <w:rStyle w:val="CodeInline"/>
        </w:rPr>
        <w:t>SpriteShader</w:t>
      </w:r>
      <w:proofErr w:type="spellEnd"/>
      <w:r w:rsidR="00664728">
        <w:t xml:space="preserve"> to define its own texture coordinate. Since this new shader extends the functionality of </w:t>
      </w:r>
      <w:proofErr w:type="spellStart"/>
      <w:r w:rsidR="00664728" w:rsidRPr="00BD720C">
        <w:rPr>
          <w:rStyle w:val="CodeInline"/>
        </w:rPr>
        <w:t>TextureShader</w:t>
      </w:r>
      <w:proofErr w:type="spellEnd"/>
      <w:r w:rsidR="00664728">
        <w:t>, it is logical to implement it as a subclass.</w:t>
      </w:r>
    </w:p>
    <w:p w14:paraId="0CF02941" w14:textId="77777777" w:rsidR="00664728" w:rsidRPr="006A27C6" w:rsidRDefault="00664728" w:rsidP="00857A0C">
      <w:pPr>
        <w:pStyle w:val="NumList"/>
        <w:numPr>
          <w:ilvl w:val="0"/>
          <w:numId w:val="29"/>
        </w:numPr>
      </w:pPr>
      <w:r w:rsidRPr="006A27C6">
        <w:lastRenderedPageBreak/>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59B4F389" w:rsidR="00664728" w:rsidRDefault="00664728" w:rsidP="00664728">
      <w:pPr>
        <w:pStyle w:val="Code"/>
      </w:pPr>
      <w:r>
        <w:t xml:space="preserve">        super(vertexShaderPath, fragmentShaderPath);</w:t>
      </w:r>
    </w:p>
    <w:p w14:paraId="2C44893F" w14:textId="3C9E3D2C" w:rsidR="00664728" w:rsidRDefault="00664728" w:rsidP="00664728">
      <w:pPr>
        <w:pStyle w:val="Code"/>
      </w:pPr>
    </w:p>
    <w:p w14:paraId="5C51EF5B" w14:textId="58AFB956" w:rsidR="00664728" w:rsidRDefault="00664728" w:rsidP="00664728">
      <w:pPr>
        <w:pStyle w:val="Code"/>
      </w:pPr>
      <w:r>
        <w:t xml:space="preserve">        this.mTexCoordBuffer = null; // </w:t>
      </w:r>
      <w:r w:rsidR="00B75EF9">
        <w:t xml:space="preserve">gl </w:t>
      </w:r>
      <w:r>
        <w:t xml:space="preserve">buffer </w:t>
      </w:r>
      <w:r w:rsidR="00B75EF9">
        <w:t xml:space="preserve">with </w:t>
      </w:r>
      <w:r>
        <w:t>texture coordinate</w:t>
      </w:r>
    </w:p>
    <w:p w14:paraId="4E585C1C" w14:textId="2A64CCB1"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1D462229" w14:textId="77777777" w:rsidR="00B75EF9" w:rsidRDefault="00664728" w:rsidP="00664728">
      <w:pPr>
        <w:pStyle w:val="Code"/>
      </w:pPr>
      <w:r>
        <w:t xml:space="preserve">        gl.bufferData(gl.ARRAY_BUFFER, </w:t>
      </w:r>
    </w:p>
    <w:p w14:paraId="2638DEE0" w14:textId="2A2FDF3B" w:rsidR="00664728" w:rsidRDefault="00B75EF9" w:rsidP="00664728">
      <w:pPr>
        <w:pStyle w:val="Code"/>
      </w:pPr>
      <w:r>
        <w:t xml:space="preserve">                      </w:t>
      </w:r>
      <w:r w:rsidR="00664728">
        <w:t>new Float32Array(initTexCoord), gl.DYNAMIC_DRAW);</w:t>
      </w:r>
    </w:p>
    <w:p w14:paraId="6ECAF87C" w14:textId="59D04F10" w:rsidR="00664728" w:rsidRDefault="00664728" w:rsidP="00664728">
      <w:pPr>
        <w:pStyle w:val="Code"/>
      </w:pPr>
      <w:r>
        <w:t xml:space="preserve">                </w:t>
      </w:r>
      <w:r w:rsidR="00B75EF9">
        <w:t xml:space="preserve">     </w:t>
      </w:r>
      <w:r>
        <w:t>// DYNAMIC_DRAW: says buffer content may change!</w:t>
      </w:r>
    </w:p>
    <w:p w14:paraId="7BABA754" w14:textId="77777777" w:rsidR="00664728" w:rsidRDefault="00664728" w:rsidP="00664728">
      <w:pPr>
        <w:pStyle w:val="Code"/>
      </w:pPr>
      <w:r>
        <w:t xml:space="preserve">    }</w:t>
      </w:r>
    </w:p>
    <w:p w14:paraId="298D26D7" w14:textId="157C6445" w:rsidR="00664728" w:rsidRPr="006A27C6" w:rsidRDefault="008F4767" w:rsidP="00664728">
      <w:pPr>
        <w:pStyle w:val="Code"/>
      </w:pPr>
      <w:r w:rsidRPr="008D13B8">
        <w:t>…</w:t>
      </w:r>
      <w:r>
        <w:t xml:space="preserve"> </w:t>
      </w:r>
      <w:r w:rsidRPr="008D13B8">
        <w:t xml:space="preserve">implementation </w:t>
      </w:r>
      <w:r w:rsidR="00E6638E">
        <w:t xml:space="preserve">to </w:t>
      </w:r>
      <w:r w:rsidRPr="008D13B8">
        <w:t>follow …</w:t>
      </w: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lastRenderedPageBreak/>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05426A22" w14:textId="054B0DD2" w:rsidR="00A53E0C" w:rsidRPr="006A27C6" w:rsidRDefault="00A53E0C" w:rsidP="00A53E0C">
      <w:pPr>
        <w:pStyle w:val="NumList"/>
      </w:pPr>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w:t>
      </w:r>
      <w:r w:rsidR="00F9693C">
        <w:t xml:space="preserve">when the shader is activated </w:t>
      </w:r>
      <w:r>
        <w:t>the local</w:t>
      </w:r>
      <w:r w:rsidR="00195678">
        <w:t>ly</w:t>
      </w:r>
      <w:r>
        <w:t xml:space="preserve"> allocated dynamic</w:t>
      </w:r>
      <w:r w:rsidR="00F9693C">
        <w:t xml:space="preserve"> buffer is returned</w:t>
      </w:r>
      <w:r>
        <w:t xml:space="preserve"> </w:t>
      </w:r>
      <w:r w:rsidR="00F9693C">
        <w:t xml:space="preserve">and not the </w:t>
      </w:r>
      <w:r>
        <w:t>global static</w:t>
      </w:r>
      <w:r w:rsidR="00F9693C">
        <w:t xml:space="preserve"> buffer</w:t>
      </w:r>
      <w:r w:rsidR="00B642D6">
        <w:t xml:space="preserve">. Note that </w:t>
      </w:r>
      <w:r>
        <w:t xml:space="preserve">the </w:t>
      </w:r>
      <w:proofErr w:type="gramStart"/>
      <w:r w:rsidRPr="00CD6916">
        <w:rPr>
          <w:rStyle w:val="CodeInline"/>
        </w:rPr>
        <w:t>activate(</w:t>
      </w:r>
      <w:proofErr w:type="gramEnd"/>
      <w:r w:rsidRPr="00CD6916">
        <w:rPr>
          <w:rStyle w:val="CodeInline"/>
        </w:rPr>
        <w:t>)</w:t>
      </w:r>
      <w:r>
        <w:t xml:space="preserve"> function is inherited from </w:t>
      </w:r>
      <w:proofErr w:type="spellStart"/>
      <w:r w:rsidRPr="00BD31B9">
        <w:rPr>
          <w:rStyle w:val="CodeInline"/>
        </w:rPr>
        <w:t>TextureShader</w:t>
      </w:r>
      <w:proofErr w:type="spellEnd"/>
      <w:r>
        <w:t>.</w:t>
      </w:r>
    </w:p>
    <w:p w14:paraId="5FEE45A9" w14:textId="77777777" w:rsidR="00A53E0C" w:rsidRPr="00D22C8F" w:rsidRDefault="00A53E0C">
      <w:pPr>
        <w:pStyle w:val="Code"/>
      </w:pPr>
      <w:r w:rsidRPr="00D22C8F">
        <w:t>_getTexCoordBuffer() {</w:t>
      </w:r>
    </w:p>
    <w:p w14:paraId="52F33DC8" w14:textId="77777777" w:rsidR="00A53E0C" w:rsidRPr="00D22C8F" w:rsidRDefault="00A53E0C">
      <w:pPr>
        <w:pStyle w:val="Code"/>
      </w:pPr>
      <w:r w:rsidRPr="00D22C8F">
        <w:t xml:space="preserve">    return this.mTexCoordBuffer;</w:t>
      </w:r>
    </w:p>
    <w:p w14:paraId="1A353434" w14:textId="5896163E" w:rsidR="00A53E0C" w:rsidRDefault="00A53E0C" w:rsidP="001A5978">
      <w:pPr>
        <w:pStyle w:val="Code"/>
      </w:pPr>
      <w:r w:rsidRPr="00D22C8F">
        <w:t>}</w:t>
      </w:r>
    </w:p>
    <w:p w14:paraId="0AF25668" w14:textId="145C6AB1" w:rsidR="00664728" w:rsidRPr="00D22C8F" w:rsidRDefault="00A53E0C" w:rsidP="001A5978">
      <w:pPr>
        <w:pStyle w:val="NumList"/>
      </w:pPr>
      <w:r>
        <w:t xml:space="preserve">Remember to export the class. </w:t>
      </w:r>
    </w:p>
    <w:p w14:paraId="517E3197" w14:textId="181D2164" w:rsidR="00664728" w:rsidRPr="006A27C6" w:rsidRDefault="00A53E0C" w:rsidP="00664728">
      <w:pPr>
        <w:pStyle w:val="Code"/>
      </w:pPr>
      <w:r>
        <w:t>export default SpriteShader;</w:t>
      </w:r>
    </w:p>
    <w:p w14:paraId="71414A04" w14:textId="0BB5350A" w:rsidR="00664728" w:rsidRPr="006A27C6" w:rsidRDefault="00664728" w:rsidP="00664728">
      <w:pPr>
        <w:pStyle w:val="Heading3"/>
      </w:pPr>
      <w:proofErr w:type="spellStart"/>
      <w:r w:rsidRPr="006A27C6">
        <w:t>SpriteRenderable</w:t>
      </w:r>
      <w:proofErr w:type="spellEnd"/>
      <w:r>
        <w:t xml:space="preserve"> </w:t>
      </w:r>
      <w:r w:rsidR="008B34DF">
        <w:t>Class</w:t>
      </w:r>
    </w:p>
    <w:p w14:paraId="70C16553" w14:textId="42B39369" w:rsidR="00664728" w:rsidRPr="006A27C6" w:rsidRDefault="007A126D" w:rsidP="00664728">
      <w:pPr>
        <w:pStyle w:val="BodyTextFirst"/>
      </w:pPr>
      <w:ins w:id="28" w:author="Kelvin Sung" w:date="2021-09-12T11:51:00Z">
        <w:r>
          <w:t>&gt;&gt;</w:t>
        </w:r>
        <w:proofErr w:type="spellStart"/>
        <w:r>
          <w:t>HERE</w:t>
        </w:r>
      </w:ins>
      <w:r w:rsidR="00664728">
        <w:t>Similar</w:t>
      </w:r>
      <w:proofErr w:type="spellEnd"/>
      <w:r w:rsidR="00664728">
        <w:t xml:space="preserve"> to</w:t>
      </w:r>
      <w:r w:rsidR="00A12B22">
        <w:t xml:space="preserve"> the</w:t>
      </w:r>
      <w:r w:rsidR="00664728">
        <w:t xml:space="preserve"> </w:t>
      </w:r>
      <w:r w:rsidR="00664728" w:rsidRPr="00AC7441">
        <w:rPr>
          <w:rStyle w:val="CodeInline"/>
        </w:rPr>
        <w:t>Renderable</w:t>
      </w:r>
      <w:r w:rsidR="00664728">
        <w:t xml:space="preserve"> class (which are shaded with </w:t>
      </w:r>
      <w:r w:rsidR="00664728" w:rsidRPr="00AC7441">
        <w:rPr>
          <w:rStyle w:val="CodeInline"/>
        </w:rPr>
        <w:t>SimpleShader</w:t>
      </w:r>
      <w:r w:rsidR="00664728">
        <w:t xml:space="preserve">) and </w:t>
      </w:r>
      <w:proofErr w:type="spellStart"/>
      <w:r w:rsidR="00664728" w:rsidRPr="00AC7441">
        <w:rPr>
          <w:rStyle w:val="CodeInline"/>
        </w:rPr>
        <w:t>TextureRenderable</w:t>
      </w:r>
      <w:proofErr w:type="spellEnd"/>
      <w:r w:rsidR="00664728">
        <w:t xml:space="preserve"> class</w:t>
      </w:r>
      <w:r w:rsidR="006D18B3">
        <w:t xml:space="preserve"> </w:t>
      </w:r>
      <w:r w:rsidR="00664728">
        <w:t xml:space="preserve">(which are shaded with </w:t>
      </w:r>
      <w:proofErr w:type="spellStart"/>
      <w:r w:rsidR="00664728" w:rsidRPr="00AC7441">
        <w:rPr>
          <w:rStyle w:val="CodeInline"/>
        </w:rPr>
        <w:t>TextureShader</w:t>
      </w:r>
      <w:proofErr w:type="spellEnd"/>
      <w:r w:rsidR="00664728">
        <w:t xml:space="preserve">), a corresponding </w:t>
      </w:r>
      <w:proofErr w:type="spellStart"/>
      <w:r w:rsidR="00664728" w:rsidRPr="00AC7441">
        <w:rPr>
          <w:rStyle w:val="CodeInline"/>
        </w:rPr>
        <w:t>SpriteRenderable</w:t>
      </w:r>
      <w:proofErr w:type="spellEnd"/>
      <w:r w:rsidR="00664728">
        <w:t xml:space="preserve"> class should be defined to represent objects that will be </w:t>
      </w:r>
      <w:proofErr w:type="spellStart"/>
      <w:r w:rsidR="00664728">
        <w:t>shaded</w:t>
      </w:r>
      <w:proofErr w:type="spellEnd"/>
      <w:r w:rsidR="00664728">
        <w:t xml:space="preserve"> with </w:t>
      </w:r>
      <w:proofErr w:type="spellStart"/>
      <w:r w:rsidR="00664728" w:rsidRPr="006A27C6">
        <w:rPr>
          <w:rStyle w:val="CodeInline"/>
        </w:rPr>
        <w:t>SpriteShader</w:t>
      </w:r>
      <w:proofErr w:type="spellEnd"/>
      <w:r w:rsidR="00664728">
        <w:t>.</w:t>
      </w:r>
    </w:p>
    <w:p w14:paraId="46591451" w14:textId="77777777" w:rsidR="00664728" w:rsidRPr="006A27C6" w:rsidRDefault="00664728" w:rsidP="00746D30">
      <w:pPr>
        <w:pStyle w:val="NumList"/>
        <w:numPr>
          <w:ilvl w:val="0"/>
          <w:numId w:val="42"/>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253C1678" w:rsidR="00664728" w:rsidRDefault="00664728" w:rsidP="00664728">
      <w:pPr>
        <w:pStyle w:val="Code"/>
      </w:pPr>
      <w:r>
        <w:t xml:space="preserve">        this.mElmLeft = 0.0;</w:t>
      </w:r>
      <w:r w:rsidR="00B75EF9">
        <w:t xml:space="preserve">   </w:t>
      </w:r>
      <w:r>
        <w:t xml:space="preserve">// texture coordinate </w:t>
      </w:r>
      <w:r w:rsidR="00B75EF9">
        <w:t xml:space="preserve">bound </w:t>
      </w:r>
    </w:p>
    <w:p w14:paraId="39CC02D5" w14:textId="490C7D13" w:rsidR="00664728" w:rsidRDefault="00664728" w:rsidP="00664728">
      <w:pPr>
        <w:pStyle w:val="Code"/>
      </w:pPr>
      <w:r>
        <w:t xml:space="preserve">        this.mElmRight = 1.0;  // </w:t>
      </w:r>
      <w:r w:rsidR="00B75EF9">
        <w:t xml:space="preserve">  </w:t>
      </w:r>
      <w:r w:rsidR="00B75EF9">
        <w:t>0-left, 1-right</w:t>
      </w:r>
    </w:p>
    <w:p w14:paraId="6295710E" w14:textId="5EC3891A" w:rsidR="00664728" w:rsidRDefault="00664728" w:rsidP="00664728">
      <w:pPr>
        <w:pStyle w:val="Code"/>
      </w:pPr>
      <w:r>
        <w:t xml:space="preserve">        this.mElmTop = 1.0;    //   1</w:t>
      </w:r>
      <w:r w:rsidR="00B75EF9">
        <w:t>-</w:t>
      </w:r>
      <w:r>
        <w:t xml:space="preserve">top </w:t>
      </w:r>
      <w:r w:rsidR="00B75EF9">
        <w:t xml:space="preserve">  </w:t>
      </w:r>
      <w:r>
        <w:t>0</w:t>
      </w:r>
      <w:r w:rsidR="00B75EF9">
        <w:t>-</w:t>
      </w:r>
      <w:r>
        <w:t xml:space="preserve">bottom </w:t>
      </w:r>
    </w:p>
    <w:p w14:paraId="1A1F1176" w14:textId="28B6457D" w:rsidR="00664728" w:rsidRDefault="00664728" w:rsidP="00664728">
      <w:pPr>
        <w:pStyle w:val="Code"/>
      </w:pPr>
      <w:r>
        <w:t xml:space="preserve">        this.mElmBottom = 0.0; // </w:t>
      </w:r>
      <w:r w:rsidR="00B75EF9">
        <w:t>of image</w:t>
      </w:r>
    </w:p>
    <w:p w14:paraId="34ED9A82" w14:textId="77777777" w:rsidR="00664728" w:rsidRDefault="00664728" w:rsidP="00664728">
      <w:pPr>
        <w:pStyle w:val="Code"/>
      </w:pPr>
      <w:r>
        <w:t xml:space="preserve">    }</w:t>
      </w:r>
    </w:p>
    <w:p w14:paraId="1A4D4160" w14:textId="699DD082" w:rsidR="00664728" w:rsidRPr="006A27C6" w:rsidRDefault="00402730" w:rsidP="00664728">
      <w:pPr>
        <w:pStyle w:val="Code"/>
      </w:pPr>
      <w:r w:rsidRPr="008D13B8">
        <w:t>…</w:t>
      </w:r>
      <w:r>
        <w:t xml:space="preserve"> </w:t>
      </w:r>
      <w:r w:rsidRPr="008D13B8">
        <w:t xml:space="preserve">implementation </w:t>
      </w:r>
      <w:r w:rsidR="004F083B">
        <w:t xml:space="preserve">to </w:t>
      </w:r>
      <w:r w:rsidRPr="008D13B8">
        <w:t>follow …</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27760862" w:rsidR="00664728" w:rsidRDefault="00664728" w:rsidP="00664728">
      <w:pPr>
        <w:pStyle w:val="Code"/>
      </w:pPr>
      <w:r>
        <w:lastRenderedPageBreak/>
        <w:t>// texture coordinate array is an array of 8 floats where elements:</w:t>
      </w:r>
    </w:p>
    <w:p w14:paraId="1D901786" w14:textId="2E2EE749"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62C5CD5" w:rsidR="00664728" w:rsidRDefault="00664728" w:rsidP="00664728">
      <w:pPr>
        <w:pStyle w:val="Code"/>
      </w:pPr>
      <w:r>
        <w:t>// specify element region by texture coordinate (between 0 to 1)</w:t>
      </w:r>
    </w:p>
    <w:p w14:paraId="24B9F3CC" w14:textId="1EF2514A" w:rsidR="00664728" w:rsidRDefault="00664728" w:rsidP="00664728">
      <w:pPr>
        <w:pStyle w:val="Code"/>
      </w:pPr>
      <w:r>
        <w:t>setElementUVCoordinate(left, right, bottom, top) {</w:t>
      </w:r>
    </w:p>
    <w:p w14:paraId="0CCAA5D7" w14:textId="51254BBD" w:rsidR="00664728" w:rsidRDefault="00B75EF9" w:rsidP="00664728">
      <w:pPr>
        <w:pStyle w:val="Code"/>
      </w:pPr>
      <w:r>
        <w:t xml:space="preserve">    </w:t>
      </w:r>
      <w:r w:rsidR="00664728">
        <w:t>this.mElmLeft = left;</w:t>
      </w:r>
    </w:p>
    <w:p w14:paraId="5548DC95" w14:textId="1ED772EB" w:rsidR="00664728" w:rsidRDefault="00664728" w:rsidP="00664728">
      <w:pPr>
        <w:pStyle w:val="Code"/>
      </w:pPr>
      <w:r>
        <w:t xml:space="preserve">    this.mElmRight = right;</w:t>
      </w:r>
    </w:p>
    <w:p w14:paraId="674311CC" w14:textId="4A60725E" w:rsidR="00664728" w:rsidRDefault="00664728" w:rsidP="00664728">
      <w:pPr>
        <w:pStyle w:val="Code"/>
      </w:pPr>
      <w:r>
        <w:t xml:space="preserve">    this.mElmBottom = bottom;</w:t>
      </w:r>
    </w:p>
    <w:p w14:paraId="130EBEDD" w14:textId="7110678C" w:rsidR="00664728" w:rsidRDefault="00664728" w:rsidP="00664728">
      <w:pPr>
        <w:pStyle w:val="Code"/>
      </w:pPr>
      <w:r>
        <w:t xml:space="preserve">    this.mElmTop = top;</w:t>
      </w:r>
    </w:p>
    <w:p w14:paraId="37BCF283" w14:textId="1D61592D" w:rsidR="00664728" w:rsidRDefault="00664728" w:rsidP="00664728">
      <w:pPr>
        <w:pStyle w:val="Code"/>
      </w:pPr>
      <w:r>
        <w:t>}</w:t>
      </w:r>
    </w:p>
    <w:p w14:paraId="66B05757" w14:textId="77777777" w:rsidR="00664728" w:rsidRDefault="00664728" w:rsidP="00664728">
      <w:pPr>
        <w:pStyle w:val="Code"/>
      </w:pPr>
    </w:p>
    <w:p w14:paraId="161396F3" w14:textId="2624AE7F" w:rsidR="00664728" w:rsidRDefault="00664728" w:rsidP="00664728">
      <w:pPr>
        <w:pStyle w:val="Code"/>
      </w:pPr>
      <w:r>
        <w:t xml:space="preserve">// element region </w:t>
      </w:r>
      <w:r w:rsidR="00B75EF9">
        <w:t xml:space="preserve">defined </w:t>
      </w:r>
      <w:r>
        <w:t>pixel positions (0 to image resolutions)</w:t>
      </w:r>
    </w:p>
    <w:p w14:paraId="0892A2CD" w14:textId="68471547" w:rsidR="00664728" w:rsidRDefault="00664728" w:rsidP="00664728">
      <w:pPr>
        <w:pStyle w:val="Code"/>
      </w:pPr>
      <w:r>
        <w:t>setElementPixelPositions(left, right, bottom, top) {</w:t>
      </w:r>
    </w:p>
    <w:p w14:paraId="7C7C40A0" w14:textId="0A082827" w:rsidR="00664728" w:rsidRDefault="00664728" w:rsidP="00664728">
      <w:pPr>
        <w:pStyle w:val="Code"/>
      </w:pPr>
      <w:r>
        <w:t xml:space="preserve">    let texInfo = texture.get(this.mTexture);</w:t>
      </w:r>
    </w:p>
    <w:p w14:paraId="45C83622" w14:textId="75F90E19" w:rsidR="00664728" w:rsidRDefault="00664728" w:rsidP="00664728">
      <w:pPr>
        <w:pStyle w:val="Code"/>
      </w:pPr>
      <w:r>
        <w:t xml:space="preserve">    // entire image width, height</w:t>
      </w:r>
    </w:p>
    <w:p w14:paraId="2CD18182" w14:textId="6E9EBC2E" w:rsidR="00664728" w:rsidRDefault="00664728" w:rsidP="00664728">
      <w:pPr>
        <w:pStyle w:val="Code"/>
      </w:pPr>
      <w:r>
        <w:t xml:space="preserve">    let imageW = texInfo.mWidth;</w:t>
      </w:r>
    </w:p>
    <w:p w14:paraId="7C6212D1" w14:textId="5AA62E84"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C3959F7" w:rsidR="00664728" w:rsidRDefault="00664728" w:rsidP="00664728">
      <w:pPr>
        <w:pStyle w:val="Code"/>
      </w:pPr>
      <w:r>
        <w:t xml:space="preserve">    this.mElmLeft = left / imageW;</w:t>
      </w:r>
    </w:p>
    <w:p w14:paraId="2BECB940" w14:textId="3F3D6393" w:rsidR="00664728" w:rsidRDefault="00664728" w:rsidP="00664728">
      <w:pPr>
        <w:pStyle w:val="Code"/>
      </w:pPr>
      <w:r>
        <w:t xml:space="preserve">    this.mElmRight = right / imageW;</w:t>
      </w:r>
    </w:p>
    <w:p w14:paraId="338B9E99" w14:textId="3121C835" w:rsidR="00664728" w:rsidRDefault="00664728" w:rsidP="00664728">
      <w:pPr>
        <w:pStyle w:val="Code"/>
      </w:pPr>
      <w:r>
        <w:t xml:space="preserve">    this.mElmBottom = bottom / imageH;</w:t>
      </w:r>
    </w:p>
    <w:p w14:paraId="0E501EF7" w14:textId="780A6FDE" w:rsidR="00664728" w:rsidRDefault="00664728" w:rsidP="00664728">
      <w:pPr>
        <w:pStyle w:val="Code"/>
      </w:pPr>
      <w:r>
        <w:t xml:space="preserve">    this.mElmTop = top / imageH;</w:t>
      </w:r>
    </w:p>
    <w:p w14:paraId="32C092DE" w14:textId="437296F4" w:rsidR="00664728" w:rsidRPr="006A27C6" w:rsidRDefault="00664728" w:rsidP="00664728">
      <w:pPr>
        <w:pStyle w:val="Code"/>
      </w:pPr>
      <w:r>
        <w:t>}</w:t>
      </w:r>
    </w:p>
    <w:p w14:paraId="20CF1DC6" w14:textId="77777777" w:rsidR="00664728" w:rsidRDefault="00664728" w:rsidP="00B75EF9">
      <w:pPr>
        <w:pStyle w:val="BodyTextCont"/>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lastRenderedPageBreak/>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1FCBE192" w14:textId="77777777" w:rsidR="003C2FBD" w:rsidRPr="006A27C6" w:rsidRDefault="003C2FBD" w:rsidP="001A5978">
      <w:pPr>
        <w:pStyle w:val="NumList"/>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6B995A81" w14:textId="77777777" w:rsidR="003C2FBD" w:rsidRDefault="003C2FBD" w:rsidP="003C2FBD">
      <w:pPr>
        <w:pStyle w:val="Code"/>
      </w:pPr>
      <w:r>
        <w:t>draw(camera) {</w:t>
      </w:r>
    </w:p>
    <w:p w14:paraId="1A9AE095" w14:textId="1E15D97F" w:rsidR="003C2FBD" w:rsidRDefault="003C2FBD" w:rsidP="003C2FBD">
      <w:pPr>
        <w:pStyle w:val="Code"/>
      </w:pPr>
      <w:r>
        <w:t xml:space="preserve">   // set the current texture coordinate</w:t>
      </w:r>
    </w:p>
    <w:p w14:paraId="42A679BD" w14:textId="4745A238" w:rsidR="003C2FBD" w:rsidRDefault="003C2FBD" w:rsidP="003C2FBD">
      <w:pPr>
        <w:pStyle w:val="Code"/>
      </w:pPr>
      <w:r>
        <w:t xml:space="preserve">   // activate the texture</w:t>
      </w:r>
    </w:p>
    <w:p w14:paraId="079917B0" w14:textId="556D2A50" w:rsidR="003C2FBD" w:rsidRDefault="001A5978" w:rsidP="001A5978">
      <w:pPr>
        <w:pStyle w:val="Code"/>
      </w:pPr>
      <w:r>
        <w:t xml:space="preserve">   </w:t>
      </w:r>
      <w:r w:rsidR="003C2FBD">
        <w:t>this.mShader.setTextureCoordinate(this.getElementUVCoordinateArray());</w:t>
      </w:r>
    </w:p>
    <w:p w14:paraId="402167FF" w14:textId="57FD3573" w:rsidR="003C2FBD" w:rsidRDefault="001A5978" w:rsidP="003C2FBD">
      <w:pPr>
        <w:pStyle w:val="Code"/>
      </w:pPr>
      <w:r>
        <w:t xml:space="preserve">   </w:t>
      </w:r>
      <w:r w:rsidR="003C2FBD">
        <w:t>super.draw(camera);</w:t>
      </w:r>
    </w:p>
    <w:p w14:paraId="04FA1120" w14:textId="5C9F71E2" w:rsidR="003C2FBD" w:rsidRDefault="003C2FBD">
      <w:pPr>
        <w:pStyle w:val="Code"/>
      </w:pPr>
      <w:r>
        <w:t>}</w:t>
      </w:r>
    </w:p>
    <w:p w14:paraId="7492D54D" w14:textId="1C2C2D4D" w:rsidR="00664728" w:rsidRPr="006A27C6" w:rsidRDefault="002F2F84" w:rsidP="003C2FBD">
      <w:pPr>
        <w:pStyle w:val="NumList"/>
        <w:numPr>
          <w:ilvl w:val="0"/>
          <w:numId w:val="7"/>
        </w:numPr>
      </w:pPr>
      <w:r>
        <w:t>Finally, remember to export the class and the defined enumerated type.</w:t>
      </w:r>
    </w:p>
    <w:p w14:paraId="4E3A8DE7" w14:textId="22640DE7" w:rsidR="00664728" w:rsidRDefault="002F2F84" w:rsidP="00664728">
      <w:pPr>
        <w:pStyle w:val="Code"/>
      </w:pPr>
      <w:r>
        <w:t>export default SpriteRenderable;</w:t>
      </w:r>
    </w:p>
    <w:p w14:paraId="5AA1F164" w14:textId="629C57C1" w:rsidR="002F2F84" w:rsidRPr="006A27C6" w:rsidRDefault="002F2F84" w:rsidP="00664728">
      <w:pPr>
        <w:pStyle w:val="Code"/>
      </w:pPr>
      <w:r>
        <w:t>exp</w:t>
      </w:r>
      <w:r w:rsidR="000D428D">
        <w:t>o</w:t>
      </w:r>
      <w:r>
        <w:t>rt {eTexCoordArrayIndex}</w:t>
      </w:r>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E2AF76F" w:rsidR="00664728" w:rsidRPr="006A27C6" w:rsidRDefault="007A126D" w:rsidP="00664728">
      <w:pPr>
        <w:pStyle w:val="BodyTextFirst"/>
      </w:pPr>
      <w:ins w:id="29" w:author="Kelvin Sung" w:date="2021-09-12T11:51:00Z">
        <w:r>
          <w:t>&gt;&gt;</w:t>
        </w:r>
        <w:proofErr w:type="spellStart"/>
        <w:r>
          <w:t>HERE</w:t>
        </w:r>
      </w:ins>
      <w:r w:rsidR="00664728">
        <w:t>Similar</w:t>
      </w:r>
      <w:proofErr w:type="spellEnd"/>
      <w:r w:rsidR="00664728">
        <w:t xml:space="preserve"> to </w:t>
      </w:r>
      <w:r w:rsidR="00664728" w:rsidRPr="003126E7">
        <w:rPr>
          <w:rStyle w:val="CodeInline"/>
        </w:rPr>
        <w:t>SimpleShader</w:t>
      </w:r>
      <w:r w:rsidR="00664728">
        <w:t xml:space="preserve"> and </w:t>
      </w:r>
      <w:proofErr w:type="spellStart"/>
      <w:r w:rsidR="00664728" w:rsidRPr="003126E7">
        <w:rPr>
          <w:rStyle w:val="CodeInline"/>
        </w:rPr>
        <w:t>TextureShader</w:t>
      </w:r>
      <w:proofErr w:type="spellEnd"/>
      <w:r w:rsidR="00664728">
        <w:t>, t</w:t>
      </w:r>
      <w:r w:rsidR="00664728" w:rsidRPr="006A27C6">
        <w:t xml:space="preserve">he </w:t>
      </w:r>
      <w:proofErr w:type="spellStart"/>
      <w:r w:rsidR="00664728" w:rsidRPr="006A27C6">
        <w:rPr>
          <w:rStyle w:val="CodeInline"/>
        </w:rPr>
        <w:t>SpriteShader</w:t>
      </w:r>
      <w:proofErr w:type="spellEnd"/>
      <w:r w:rsidR="00664728" w:rsidRPr="006A27C6">
        <w:t xml:space="preserve"> is a resource that can be </w:t>
      </w:r>
      <w:r w:rsidR="00664728">
        <w:t xml:space="preserve">shared. </w:t>
      </w:r>
      <w:r w:rsidR="00664728" w:rsidRPr="006A27C6">
        <w:t>Thus</w:t>
      </w:r>
      <w:r w:rsidR="00664728">
        <w:t>,</w:t>
      </w:r>
      <w:r w:rsidR="00664728" w:rsidRPr="006A27C6">
        <w:t xml:space="preserve"> it should be added to the engine</w:t>
      </w:r>
      <w:r w:rsidR="00664728">
        <w:t>’</w:t>
      </w:r>
      <w:r w:rsidR="00664728" w:rsidRPr="006A27C6">
        <w:t xml:space="preserve">s </w:t>
      </w:r>
      <w:proofErr w:type="spellStart"/>
      <w:r w:rsidR="00664728">
        <w:rPr>
          <w:rStyle w:val="CodeInline"/>
        </w:rPr>
        <w:t>shaderResources</w:t>
      </w:r>
      <w:proofErr w:type="spellEnd"/>
      <w:r w:rsidR="00664728" w:rsidRPr="006A27C6">
        <w:t>.</w:t>
      </w:r>
    </w:p>
    <w:p w14:paraId="6EB8961C" w14:textId="77777777" w:rsidR="00664728" w:rsidRPr="006A27C6" w:rsidRDefault="00664728" w:rsidP="00857A0C">
      <w:pPr>
        <w:pStyle w:val="NumList"/>
        <w:numPr>
          <w:ilvl w:val="0"/>
          <w:numId w:val="31"/>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376133C"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lastRenderedPageBreak/>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39322B">
        <w:t xml:space="preserve">    </w:t>
      </w:r>
      <w:r w:rsidRPr="00CD6916">
        <w:rPr>
          <w:rStyle w:val="CodeBold"/>
        </w:rPr>
        <w:t>mSpriteShader.cleanUp();</w:t>
      </w:r>
    </w:p>
    <w:p w14:paraId="22F96A01" w14:textId="77777777" w:rsidR="00664728" w:rsidRDefault="00664728" w:rsidP="00664728">
      <w:pPr>
        <w:pStyle w:val="Code"/>
      </w:pPr>
    </w:p>
    <w:p w14:paraId="55647CE2" w14:textId="5E24F45F" w:rsidR="00664728" w:rsidRDefault="00664728" w:rsidP="00664728">
      <w:pPr>
        <w:pStyle w:val="Code"/>
      </w:pPr>
      <w:r>
        <w:t xml:space="preserve">    </w:t>
      </w:r>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51636ACA" w:rsidR="00664728" w:rsidRDefault="007A126D" w:rsidP="00664728">
      <w:pPr>
        <w:pStyle w:val="BodyTextFirst"/>
      </w:pPr>
      <w:ins w:id="30" w:author="Kelvin Sung" w:date="2021-09-12T11:51:00Z">
        <w:r>
          <w:t>&gt;&gt;</w:t>
        </w:r>
        <w:proofErr w:type="spellStart"/>
        <w:r>
          <w:t>HERE</w:t>
        </w:r>
      </w:ins>
      <w:r w:rsidR="00664728">
        <w:t>The</w:t>
      </w:r>
      <w:proofErr w:type="spellEnd"/>
      <w:r w:rsidR="00664728">
        <w:t xml:space="preserve"> last step in integrating sprite element functionality into the engine involves modifying the engine access file, </w:t>
      </w:r>
      <w:r w:rsidR="00664728" w:rsidRPr="008C2DF4">
        <w:rPr>
          <w:rStyle w:val="CodeInline"/>
        </w:rPr>
        <w:t>index.js</w:t>
      </w:r>
      <w:r w:rsidR="00664728">
        <w:t xml:space="preserve">. Edit </w:t>
      </w:r>
      <w:r w:rsidR="00664728" w:rsidRPr="00CD6916">
        <w:rPr>
          <w:rStyle w:val="CodeInline"/>
        </w:rPr>
        <w:t>index.js</w:t>
      </w:r>
      <w:r w:rsidR="00664728">
        <w:t xml:space="preserve"> and add in the following import and export statements to grant client access to </w:t>
      </w:r>
      <w:proofErr w:type="spellStart"/>
      <w:r w:rsidR="00664728">
        <w:rPr>
          <w:rStyle w:val="CodeInline"/>
        </w:rPr>
        <w:t>Sprite</w:t>
      </w:r>
      <w:r w:rsidR="00664728" w:rsidRPr="008C2DF4">
        <w:rPr>
          <w:rStyle w:val="CodeInline"/>
        </w:rPr>
        <w:t>Renderable</w:t>
      </w:r>
      <w:proofErr w:type="spellEnd"/>
      <w:r w:rsidR="00664728">
        <w:t xml:space="preserve"> and </w:t>
      </w:r>
      <w:proofErr w:type="spellStart"/>
      <w:r w:rsidR="00664728" w:rsidRPr="00CD6916">
        <w:rPr>
          <w:rStyle w:val="CodeInline"/>
        </w:rPr>
        <w:t>eTexCoordArrayIndex</w:t>
      </w:r>
      <w:proofErr w:type="spellEnd"/>
      <w:r w:rsidR="00664728">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4ABFC7FD" w:rsidR="00664728" w:rsidRPr="00154F11" w:rsidRDefault="00664728" w:rsidP="00664728">
      <w:pPr>
        <w:pStyle w:val="Code"/>
      </w:pPr>
      <w:r w:rsidRPr="00154F11">
        <w:t>… identical to previous code</w:t>
      </w:r>
      <w:r w:rsidR="00CE090A">
        <w:t xml:space="preserve"> …</w:t>
      </w:r>
      <w:r>
        <w:br/>
      </w:r>
    </w:p>
    <w:p w14:paraId="7856ADFE" w14:textId="77777777" w:rsidR="00664728" w:rsidRDefault="00664728" w:rsidP="00664728">
      <w:pPr>
        <w:pStyle w:val="Code"/>
      </w:pPr>
      <w:r>
        <w:t>export default {</w:t>
      </w:r>
    </w:p>
    <w:p w14:paraId="305DE1AF" w14:textId="5EB4A1DC" w:rsidR="00664728" w:rsidRDefault="00295C41" w:rsidP="00295C41">
      <w:pPr>
        <w:pStyle w:val="Code"/>
      </w:pPr>
      <w:r>
        <w:t xml:space="preserve">    </w:t>
      </w:r>
      <w:r w:rsidR="00664728" w:rsidRPr="00722D89">
        <w:t>…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6E049ED2" w:rsidR="00664728" w:rsidRPr="006A27C6" w:rsidRDefault="007A126D" w:rsidP="00664728">
      <w:pPr>
        <w:pStyle w:val="BodyTextFirst"/>
      </w:pPr>
      <w:ins w:id="31" w:author="Kelvin Sung" w:date="2021-09-12T11:51:00Z">
        <w:r>
          <w:t>&gt;&gt;</w:t>
        </w:r>
        <w:proofErr w:type="spellStart"/>
        <w:r>
          <w:t>HERE</w:t>
        </w:r>
      </w:ins>
      <w:r w:rsidR="00664728">
        <w:t>T</w:t>
      </w:r>
      <w:r w:rsidR="00664728" w:rsidRPr="009751E7">
        <w:t>here</w:t>
      </w:r>
      <w:proofErr w:type="spellEnd"/>
      <w:r w:rsidR="00664728" w:rsidRPr="009751E7">
        <w:t xml:space="preserve"> are two important functionalities of sprite elements and texture </w:t>
      </w:r>
      <w:r w:rsidR="00664728">
        <w:t>coordinate</w:t>
      </w:r>
      <w:r w:rsidR="00664728" w:rsidRPr="009751E7">
        <w:t xml:space="preserve"> that should be tested</w:t>
      </w:r>
      <w:r w:rsidR="00664728">
        <w:t>: t</w:t>
      </w:r>
      <w:r w:rsidR="00664728" w:rsidRPr="00D56436">
        <w:t>he proper extraction, drawing, and controlling of a sprite sheet element as an object</w:t>
      </w:r>
      <w:r w:rsidR="00664728">
        <w:t xml:space="preserve">; and the changing and controlling of </w:t>
      </w:r>
      <w:proofErr w:type="spellStart"/>
      <w:r w:rsidR="00664728">
        <w:t>uv</w:t>
      </w:r>
      <w:proofErr w:type="spellEnd"/>
      <w:r w:rsidR="00664728">
        <w:t xml:space="preserve"> coordinate on an object. For proper testing of the added functionality, you must modify the </w:t>
      </w:r>
      <w:r w:rsidR="00664728">
        <w:rPr>
          <w:rStyle w:val="CodeInline"/>
        </w:rPr>
        <w:t>m</w:t>
      </w:r>
      <w:r w:rsidR="00664728" w:rsidRPr="00847298">
        <w:rPr>
          <w:rStyle w:val="CodeInline"/>
        </w:rPr>
        <w:t>y</w:t>
      </w:r>
      <w:r w:rsidR="00664728">
        <w:rPr>
          <w:rStyle w:val="CodeInline"/>
        </w:rPr>
        <w:t>_g</w:t>
      </w:r>
      <w:r w:rsidR="00664728" w:rsidRPr="00847298">
        <w:rPr>
          <w:rStyle w:val="CodeInline"/>
        </w:rPr>
        <w:t>ame.js</w:t>
      </w:r>
      <w:r w:rsidR="00664728">
        <w:t xml:space="preserve"> file</w:t>
      </w:r>
      <w:r w:rsidR="00664728">
        <w:fldChar w:fldCharType="begin"/>
      </w:r>
      <w:r w:rsidR="00664728">
        <w:instrText xml:space="preserve"> XE "</w:instrText>
      </w:r>
      <w:r w:rsidR="00664728" w:rsidRPr="00D30D2C">
        <w:rPr>
          <w:rStyle w:val="CodeInline"/>
        </w:rPr>
        <w:instrText>Sprite sheets:MyGame.js</w:instrText>
      </w:r>
      <w:r w:rsidR="00664728" w:rsidRPr="00D30D2C">
        <w:instrText xml:space="preserve"> file</w:instrText>
      </w:r>
      <w:r w:rsidR="00664728">
        <w:instrText xml:space="preserve">" </w:instrText>
      </w:r>
      <w:r w:rsidR="00664728">
        <w:fldChar w:fldCharType="end"/>
      </w:r>
      <w:r w:rsidR="00664728">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pPr>
      <w:r>
        <w:lastRenderedPageBreak/>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339F2CAC" w:rsidR="00664728" w:rsidRDefault="00664728" w:rsidP="00664728">
      <w:pPr>
        <w:pStyle w:val="Code"/>
      </w:pPr>
      <w:r>
        <w:t xml:space="preserve">       vec2.fromValues(20, 60),   // position of the camera</w:t>
      </w:r>
    </w:p>
    <w:p w14:paraId="74F68FD8" w14:textId="7C81895D" w:rsidR="00664728" w:rsidRDefault="00664728" w:rsidP="00664728">
      <w:pPr>
        <w:pStyle w:val="Code"/>
      </w:pPr>
      <w:r>
        <w:t xml:space="preserve">       20,                        // width of camera</w:t>
      </w:r>
    </w:p>
    <w:p w14:paraId="31F941B6" w14:textId="107FAE8C" w:rsidR="00664728" w:rsidRDefault="00664728" w:rsidP="00664728">
      <w:pPr>
        <w:pStyle w:val="Code"/>
      </w:pPr>
      <w:r>
        <w:t xml:space="preserve">       [20, 40, 600, 300]         // viewport (orgX, orgY, width, height)</w:t>
      </w:r>
    </w:p>
    <w:p w14:paraId="425AC0DA" w14:textId="2626A2F4" w:rsidR="00664728" w:rsidRDefault="00664728" w:rsidP="00664728">
      <w:pPr>
        <w:pStyle w:val="Code"/>
      </w:pPr>
      <w:r>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3DF13443" w:rsidR="00664728" w:rsidRDefault="00664728" w:rsidP="00664728">
      <w:pPr>
        <w:pStyle w:val="Code"/>
      </w:pPr>
      <w:r>
        <w:t xml:space="preserve">    this.mCollector.</w:t>
      </w:r>
      <w:r w:rsidR="000A01FB" w:rsidRPr="000A01FB">
        <w:t>setElementUVCoordinate(0.308, 0.483, 0, 0.352)</w:t>
      </w:r>
      <w:r>
        <w:t>;</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00D6BDCC" w:rsidR="00664728" w:rsidRDefault="00664728" w:rsidP="00664728">
      <w:pPr>
        <w:pStyle w:val="Code"/>
      </w:pPr>
      <w:r>
        <w:t xml:space="preserve">    // Step D: Create hero object with texture from lower-left corner </w:t>
      </w:r>
    </w:p>
    <w:p w14:paraId="32955B40" w14:textId="26891E93"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32DDAADE" w:rsidR="00664728" w:rsidRDefault="00664728" w:rsidP="00857A0C">
      <w:pPr>
        <w:pStyle w:val="NumSubList"/>
        <w:numPr>
          <w:ilvl w:val="0"/>
          <w:numId w:val="16"/>
        </w:numPr>
      </w:pPr>
      <w:r>
        <w:t>After the camera is set up</w:t>
      </w:r>
      <w:r w:rsidR="00A12B22">
        <w:t xml:space="preserve"> in step A</w:t>
      </w:r>
      <w:r>
        <w:t xml:space="preserve">, notice that </w:t>
      </w:r>
      <w:r w:rsidR="00A12B22">
        <w:t xml:space="preserve">in step B </w:t>
      </w:r>
      <w:r>
        <w:t xml:space="preserve">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w:t>
      </w:r>
      <w:r w:rsidR="0094440D">
        <w:t xml:space="preserve">and </w:t>
      </w:r>
      <w:proofErr w:type="spellStart"/>
      <w:r w:rsidR="0094440D" w:rsidRPr="0039322B">
        <w:rPr>
          <w:rStyle w:val="CodeInline"/>
        </w:rPr>
        <w:t>setElementUVCoordinate</w:t>
      </w:r>
      <w:proofErr w:type="spellEnd"/>
      <w:r w:rsidR="0094440D" w:rsidRPr="0039322B">
        <w:rPr>
          <w:rStyle w:val="CodeInline"/>
        </w:rPr>
        <w:t>()</w:t>
      </w:r>
      <w:r w:rsidR="0094440D">
        <w:t xml:space="preserve"> </w:t>
      </w:r>
      <w:r>
        <w:t xml:space="preserve">calls to specify the actual sprite element to use for rendering. </w:t>
      </w:r>
    </w:p>
    <w:p w14:paraId="0636AD36" w14:textId="696EC554" w:rsidR="00664728" w:rsidRDefault="00664728" w:rsidP="00857A0C">
      <w:pPr>
        <w:pStyle w:val="NumSubList"/>
        <w:numPr>
          <w:ilvl w:val="0"/>
          <w:numId w:val="16"/>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the defaults where the texture image will cover the entire geometry.</w:t>
      </w:r>
    </w:p>
    <w:p w14:paraId="7A9FB0E7" w14:textId="5995234C" w:rsidR="00664728" w:rsidRDefault="00664728" w:rsidP="00857A0C">
      <w:pPr>
        <w:pStyle w:val="NumSubList"/>
        <w:numPr>
          <w:ilvl w:val="0"/>
          <w:numId w:val="16"/>
        </w:numPr>
      </w:pPr>
      <w:r>
        <w:t xml:space="preserve">Similar to step B, step </w:t>
      </w:r>
      <w:r w:rsidR="008C39CF">
        <w:t>D</w:t>
      </w:r>
      <w:r>
        <w:t xml:space="preserve">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lastRenderedPageBreak/>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493BE4FE" w:rsidR="00664728" w:rsidRDefault="00664728" w:rsidP="00664728">
      <w:pPr>
        <w:pStyle w:val="Code"/>
      </w:pPr>
      <w:r>
        <w:t xml:space="preserve">        if (xform.getXPos() &gt; 30) { // right-bound of the window</w:t>
      </w:r>
    </w:p>
    <w:p w14:paraId="22E58730" w14:textId="1B9438D9"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19CCD2B9" w:rsidR="00664728" w:rsidRDefault="00664728" w:rsidP="00664728">
      <w:pPr>
        <w:pStyle w:val="Code"/>
      </w:pPr>
      <w:r>
        <w:t xml:space="preserve">        if (xform.getXPos() &lt; 11) {  // left-bound of the window</w:t>
      </w:r>
    </w:p>
    <w:p w14:paraId="1D70FA5E" w14:textId="716DBB4C"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lastRenderedPageBreak/>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424DDD84" w:rsidR="00664728" w:rsidRDefault="007A126D" w:rsidP="00664728">
      <w:pPr>
        <w:pStyle w:val="BodyTextFirst"/>
      </w:pPr>
      <w:ins w:id="32" w:author="Kelvin Sung" w:date="2021-09-12T11:51:00Z">
        <w:r>
          <w:t>&gt;&gt;</w:t>
        </w:r>
        <w:proofErr w:type="spellStart"/>
        <w:r>
          <w:t>HERE</w:t>
        </w:r>
      </w:ins>
      <w:r w:rsidR="00664728" w:rsidRPr="006A27C6">
        <w:t>In</w:t>
      </w:r>
      <w:proofErr w:type="spellEnd"/>
      <w:r w:rsidR="00664728" w:rsidRPr="006A27C6">
        <w:t xml:space="preserve"> games, you often want to </w:t>
      </w:r>
      <w:r w:rsidR="00664728">
        <w:t xml:space="preserve">create animations that reflect the movements or actions of </w:t>
      </w:r>
      <w:r w:rsidR="00664728" w:rsidRPr="006A27C6">
        <w:t xml:space="preserve">your characters. </w:t>
      </w:r>
      <w:r w:rsidR="00664728">
        <w:t>In the previous chapter, you learned about moving the geometries of these objects with transformation operators</w:t>
      </w:r>
      <w:r w:rsidR="00664728">
        <w:fldChar w:fldCharType="begin"/>
      </w:r>
      <w:r w:rsidR="00664728">
        <w:instrText xml:space="preserve"> XE "</w:instrText>
      </w:r>
      <w:r w:rsidR="00664728" w:rsidRPr="006026E0">
        <w:instrText>Sprite animations:transformation operators</w:instrText>
      </w:r>
      <w:r w:rsidR="00664728">
        <w:instrText xml:space="preserve">" </w:instrText>
      </w:r>
      <w:r w:rsidR="00664728">
        <w:fldChar w:fldCharType="end"/>
      </w:r>
      <w:r w:rsidR="00664728">
        <w:t xml:space="preserve">. However, as you have observed when controlling the hero character in the previous example, if </w:t>
      </w:r>
      <w:r w:rsidR="00664728" w:rsidRPr="006A27C6">
        <w:t xml:space="preserve">the </w:t>
      </w:r>
      <w:r w:rsidR="00664728">
        <w:t xml:space="preserve">textures on these objects do not change in ways that correspond to the control, the interaction conveys the sensation of moving a static image rather than setting </w:t>
      </w:r>
      <w:r w:rsidR="00664728">
        <w:lastRenderedPageBreak/>
        <w:t xml:space="preserve">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4037FB47" w:rsidR="00664728" w:rsidRPr="006A27C6" w:rsidRDefault="007A126D" w:rsidP="00664728">
      <w:pPr>
        <w:pStyle w:val="BodyTextFirst"/>
      </w:pPr>
      <w:ins w:id="33" w:author="Kelvin Sung" w:date="2021-09-12T11:51:00Z">
        <w:r>
          <w:t>&gt;&gt;</w:t>
        </w:r>
        <w:proofErr w:type="spellStart"/>
        <w:r>
          <w:t>HERE</w:t>
        </w:r>
      </w:ins>
      <w:r w:rsidR="00664728">
        <w:t>Recall</w:t>
      </w:r>
      <w:proofErr w:type="spellEnd"/>
      <w:r w:rsidR="00664728">
        <w:t xml:space="preserve"> that an animated sprite sheet is a sprite sheet that contains the sequence of images of an object in an animation, typically </w:t>
      </w:r>
      <w:r w:rsidR="00664728" w:rsidRPr="006A27C6">
        <w:t>in on</w:t>
      </w:r>
      <w:r w:rsidR="00664728">
        <w:t>e or more rows or columns</w:t>
      </w:r>
      <w:r w:rsidR="00664728" w:rsidRPr="006A27C6">
        <w:t xml:space="preserve">. For example, in Figure </w:t>
      </w:r>
      <w:r w:rsidR="00664728">
        <w:t xml:space="preserve">5-11 you can see a 2x5 animated </w:t>
      </w:r>
      <w:r w:rsidR="00664728" w:rsidRPr="006A27C6">
        <w:t>sprite sheet that contains two separate animations</w:t>
      </w:r>
      <w:r w:rsidR="00664728">
        <w:t xml:space="preserve"> organized in two rows</w:t>
      </w:r>
      <w:r w:rsidR="00664728" w:rsidRPr="006A27C6">
        <w:t>. The animations depict a</w:t>
      </w:r>
      <w:r w:rsidR="00664728">
        <w:t>n</w:t>
      </w:r>
      <w:r w:rsidR="00664728" w:rsidRPr="006A27C6">
        <w:t xml:space="preserve"> </w:t>
      </w:r>
      <w:r w:rsidR="00664728">
        <w:t xml:space="preserve">object retracting </w:t>
      </w:r>
      <w:r w:rsidR="00664728" w:rsidRPr="006A27C6">
        <w:t xml:space="preserve">its spikes </w:t>
      </w:r>
      <w:r w:rsidR="00664728">
        <w:t xml:space="preserve">toward the right in the top row </w:t>
      </w:r>
      <w:r w:rsidR="00664728" w:rsidRPr="006A27C6">
        <w:t xml:space="preserve">and </w:t>
      </w:r>
      <w:r w:rsidR="00664728">
        <w:t>extending them toward the left in the bottom row</w:t>
      </w:r>
      <w:r w:rsidR="00664728" w:rsidRPr="006A27C6">
        <w:t>. In this example, the animations are separated into rows</w:t>
      </w:r>
      <w:r w:rsidR="00664728">
        <w:t xml:space="preserve">. It is also possible for an animated sprite sheet to define animations that are </w:t>
      </w:r>
      <w:r w:rsidR="00A720A3">
        <w:t xml:space="preserve">along </w:t>
      </w:r>
      <w:r w:rsidR="00664728">
        <w:t>columns.</w:t>
      </w:r>
      <w:r w:rsidR="00664728" w:rsidRPr="006A27C6">
        <w:t xml:space="preserve"> The organization of a sprite sheet </w:t>
      </w:r>
      <w:r w:rsidR="00664728">
        <w:t xml:space="preserve">and the details of element pixel locations are </w:t>
      </w:r>
      <w:r w:rsidR="00664728" w:rsidRPr="006A27C6">
        <w:t>gene</w:t>
      </w:r>
      <w:r w:rsidR="00664728">
        <w:t>rally handled by its creator and must be explicitly communicated to the game developer</w:t>
      </w:r>
      <w:r w:rsidR="00664728">
        <w:fldChar w:fldCharType="begin"/>
      </w:r>
      <w:r w:rsidR="00664728">
        <w:instrText xml:space="preserve"> XE "</w:instrText>
      </w:r>
      <w:r w:rsidR="00664728" w:rsidRPr="00326661">
        <w:instrText>Sprite animations:game developer</w:instrText>
      </w:r>
      <w:r w:rsidR="00664728">
        <w:instrText xml:space="preserve">" </w:instrText>
      </w:r>
      <w:r w:rsidR="00664728">
        <w:fldChar w:fldCharType="end"/>
      </w:r>
      <w:r w:rsidR="00664728">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27DC830E">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18">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33DDBEF3" w:rsidR="00664728" w:rsidRDefault="00664728" w:rsidP="00295C41">
      <w:pPr>
        <w:pStyle w:val="BodyTextCon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w:t>
      </w:r>
      <w:r w:rsidR="00D21F1F">
        <w:t>I</w:t>
      </w:r>
      <w:r>
        <w:t>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3EAFA2F7" w:rsidR="00664728" w:rsidRPr="006A27C6" w:rsidRDefault="007A126D" w:rsidP="00664728">
      <w:pPr>
        <w:pStyle w:val="BodyTextFirst"/>
      </w:pPr>
      <w:ins w:id="34" w:author="Kelvin Sung" w:date="2021-09-12T11:51:00Z">
        <w:r>
          <w:t>&gt;&gt;</w:t>
        </w:r>
        <w:proofErr w:type="spellStart"/>
        <w:r>
          <w:t>HERE</w:t>
        </w:r>
      </w:ins>
      <w:r w:rsidR="00664728" w:rsidRPr="006A27C6">
        <w:t>This</w:t>
      </w:r>
      <w:proofErr w:type="spellEnd"/>
      <w:r w:rsidR="00664728" w:rsidRPr="006A27C6">
        <w:t xml:space="preserve"> project demonstrates how to </w:t>
      </w:r>
      <w:r w:rsidR="00664728">
        <w:t xml:space="preserve">work with an animated sprite sheet and generate continuous </w:t>
      </w:r>
      <w:r w:rsidR="00664728" w:rsidRPr="006A27C6">
        <w:t xml:space="preserve">sprite animations. You can see an example of this project running in Figure </w:t>
      </w:r>
      <w:r w:rsidR="00664728">
        <w:t>5-13</w:t>
      </w:r>
      <w:r w:rsidR="00664728" w:rsidRPr="006A27C6">
        <w:t>. The project scene contains the objects from the p</w:t>
      </w:r>
      <w:r w:rsidR="00664728">
        <w:t>revious scene plus two animated</w:t>
      </w:r>
      <w:r w:rsidR="00664728" w:rsidRPr="006A27C6">
        <w:t xml:space="preserve"> objects. </w:t>
      </w:r>
      <w:r w:rsidR="00664728">
        <w:t xml:space="preserve">The source code to this project is defined in the </w:t>
      </w:r>
      <w:r w:rsidR="00664728">
        <w:rPr>
          <w:rStyle w:val="CodeInline"/>
        </w:rPr>
        <w:t>chapter5/5.3</w:t>
      </w:r>
      <w:r w:rsidR="00664728" w:rsidRPr="00EE0655">
        <w:rPr>
          <w:rStyle w:val="CodeInline"/>
        </w:rPr>
        <w:t>.</w:t>
      </w:r>
      <w:r w:rsidR="00664728">
        <w:rPr>
          <w:rStyle w:val="CodeInline"/>
        </w:rPr>
        <w:t>sprite_animate_shaders</w:t>
      </w:r>
      <w:r w:rsidR="00664728">
        <w:t xml:space="preserve"> fo</w:t>
      </w:r>
      <w:r w:rsidR="00664728" w:rsidRPr="009B6F1C">
        <w:t>lder</w:t>
      </w:r>
      <w:r w:rsidR="00664728" w:rsidRPr="004E33BF">
        <w:t>.</w:t>
      </w:r>
    </w:p>
    <w:p w14:paraId="7BA32CB3" w14:textId="77777777" w:rsidR="00664728" w:rsidRPr="006A27C6" w:rsidRDefault="00664728" w:rsidP="00664728">
      <w:pPr>
        <w:pStyle w:val="Figure"/>
      </w:pPr>
      <w:r>
        <w:rPr>
          <w:noProof/>
        </w:rPr>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C2755CD" w:rsidR="00664728" w:rsidRPr="006A27C6" w:rsidRDefault="00664728" w:rsidP="00B75EF9">
      <w:pPr>
        <w:pStyle w:val="BodyTextCont"/>
      </w:pPr>
      <w:r w:rsidRPr="006A27C6">
        <w:lastRenderedPageBreak/>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t>Number 5 key</w:t>
      </w:r>
      <w:r w:rsidRPr="000635BF">
        <w:t>: Decreases the animation speed</w:t>
      </w:r>
    </w:p>
    <w:p w14:paraId="29F69011" w14:textId="0C138D2A" w:rsidR="00664728" w:rsidRPr="006A27C6" w:rsidRDefault="00664728" w:rsidP="00B75EF9">
      <w:pPr>
        <w:pStyle w:val="BodyTextCon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651B491D" w:rsidR="00664728" w:rsidRPr="00A87A43" w:rsidRDefault="00664728" w:rsidP="00295C41">
      <w:pPr>
        <w:pStyle w:val="BodyTextCon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172FDFE5" w:rsidR="00664728" w:rsidRPr="006A27C6" w:rsidRDefault="00664728" w:rsidP="00664728">
      <w:pPr>
        <w:pStyle w:val="Heading3"/>
      </w:pPr>
      <w:proofErr w:type="spellStart"/>
      <w:r>
        <w:t>SpriteAnimateRenderable</w:t>
      </w:r>
      <w:proofErr w:type="spellEnd"/>
      <w:r>
        <w:t xml:space="preserve"> </w:t>
      </w:r>
      <w:r w:rsidR="008B34DF">
        <w:t>Class</w:t>
      </w:r>
    </w:p>
    <w:p w14:paraId="22378091" w14:textId="730BC534" w:rsidR="00664728" w:rsidRDefault="007A126D" w:rsidP="00664728">
      <w:pPr>
        <w:pStyle w:val="BodyTextFirst"/>
      </w:pPr>
      <w:ins w:id="35" w:author="Kelvin Sung" w:date="2021-09-12T11:51:00Z">
        <w:r>
          <w:t>&gt;&gt;</w:t>
        </w:r>
        <w:proofErr w:type="spellStart"/>
        <w:r>
          <w:t>HERE</w:t>
        </w:r>
      </w:ins>
      <w:r w:rsidR="00664728">
        <w:t>Sprite</w:t>
      </w:r>
      <w:proofErr w:type="spellEnd"/>
      <w:r w:rsidR="00664728">
        <w:t xml:space="preserve"> animation can be implemented by strategically controlling the </w:t>
      </w:r>
      <w:proofErr w:type="spellStart"/>
      <w:r w:rsidR="00664728">
        <w:t>uv</w:t>
      </w:r>
      <w:proofErr w:type="spellEnd"/>
      <w:r w:rsidR="00664728">
        <w:t xml:space="preserve"> values of a </w:t>
      </w:r>
      <w:proofErr w:type="spellStart"/>
      <w:r w:rsidR="00664728" w:rsidRPr="00F52316">
        <w:rPr>
          <w:rStyle w:val="CodeInline"/>
        </w:rPr>
        <w:t>SpriteRenderable</w:t>
      </w:r>
      <w:proofErr w:type="spellEnd"/>
      <w:r w:rsidR="00664728">
        <w:t xml:space="preserve"> to display the appropriate sprite element at desired time periods. For this reason, only a single class, </w:t>
      </w:r>
      <w:proofErr w:type="spellStart"/>
      <w:r w:rsidR="00664728" w:rsidRPr="00F52316">
        <w:rPr>
          <w:rStyle w:val="CodeInline"/>
        </w:rPr>
        <w:t>SpriteAnimateRenderable</w:t>
      </w:r>
      <w:proofErr w:type="spellEnd"/>
      <w:r w:rsidR="00664728">
        <w:rPr>
          <w:rStyle w:val="CodeInline"/>
        </w:rPr>
        <w:fldChar w:fldCharType="begin"/>
      </w:r>
      <w:r w:rsidR="00664728">
        <w:instrText xml:space="preserve"> XE "</w:instrText>
      </w:r>
      <w:r w:rsidR="00664728" w:rsidRPr="006F3DF4">
        <w:rPr>
          <w:rStyle w:val="CodeInline"/>
        </w:rPr>
        <w:instrText>Sprite animations:SpriteAnimateRenderable</w:instrText>
      </w:r>
      <w:r w:rsidR="00664728">
        <w:instrText xml:space="preserve">" </w:instrText>
      </w:r>
      <w:r w:rsidR="00664728">
        <w:rPr>
          <w:rStyle w:val="CodeInline"/>
        </w:rPr>
        <w:fldChar w:fldCharType="end"/>
      </w:r>
      <w:r w:rsidR="00664728">
        <w:t xml:space="preserve">, needs to be defined to support sprite animations. </w:t>
      </w:r>
    </w:p>
    <w:p w14:paraId="464BF019" w14:textId="45A68628"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For example, in Figure 5-11, the rightward retraction and leftward extension movements of the spikes are each organized along a row; neither spans more than one single row, and neither is organized along a column.</w:t>
      </w:r>
      <w:r w:rsidR="007A0180">
        <w:t xml:space="preserve"> Animated sprite elements organized along a column are not supported.</w:t>
      </w:r>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2B4C3E63" w:rsidR="00664728" w:rsidRPr="006A27C6" w:rsidRDefault="00664728" w:rsidP="00857A0C">
      <w:pPr>
        <w:pStyle w:val="NumList"/>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r>
        <w:t>.</w:t>
      </w:r>
    </w:p>
    <w:p w14:paraId="7B9C7FA1" w14:textId="24C6C210" w:rsidR="00664728" w:rsidRDefault="00664728" w:rsidP="00664728">
      <w:pPr>
        <w:pStyle w:val="Code"/>
      </w:pPr>
      <w:r>
        <w:t>// Assumption</w:t>
      </w:r>
      <w:r w:rsidR="00295C41">
        <w:t>:</w:t>
      </w:r>
      <w:r>
        <w:t xml:space="preserve"> first sprite is always the leftmost element.</w:t>
      </w:r>
    </w:p>
    <w:p w14:paraId="3DD94D22" w14:textId="04BF826E" w:rsidR="00664728" w:rsidRDefault="00664728" w:rsidP="00664728">
      <w:pPr>
        <w:pStyle w:val="Code"/>
      </w:pPr>
      <w:r>
        <w:t>const eAnimationType = Object.freeze({</w:t>
      </w:r>
    </w:p>
    <w:p w14:paraId="5470DEC0" w14:textId="7B669DDB" w:rsidR="00664728" w:rsidRDefault="00664728" w:rsidP="00664728">
      <w:pPr>
        <w:pStyle w:val="Code"/>
      </w:pPr>
      <w:r>
        <w:t xml:space="preserve">    eRight: 0, // from left </w:t>
      </w:r>
      <w:r w:rsidR="00295C41">
        <w:t xml:space="preserve">to </w:t>
      </w:r>
      <w:r>
        <w:t>right, when end</w:t>
      </w:r>
      <w:r w:rsidR="00295C41">
        <w:t>ed</w:t>
      </w:r>
      <w:r>
        <w:t>, start from left again</w:t>
      </w:r>
    </w:p>
    <w:p w14:paraId="091E5DF2" w14:textId="0F6946F0" w:rsidR="00664728" w:rsidRDefault="00664728" w:rsidP="00664728">
      <w:pPr>
        <w:pStyle w:val="Code"/>
      </w:pPr>
      <w:r>
        <w:t xml:space="preserve">    eLeft: 1,  // from right animate left-wards, </w:t>
      </w:r>
    </w:p>
    <w:p w14:paraId="6D06B97E" w14:textId="269D9E63" w:rsidR="00664728" w:rsidRDefault="00664728" w:rsidP="00664728">
      <w:pPr>
        <w:pStyle w:val="Code"/>
      </w:pPr>
      <w:r>
        <w:lastRenderedPageBreak/>
        <w:t xml:space="preserve">    eSwing: 2 </w:t>
      </w:r>
      <w:r w:rsidR="00295C41">
        <w:t xml:space="preserve"> </w:t>
      </w:r>
      <w:r>
        <w:t xml:space="preserve">// left </w:t>
      </w:r>
      <w:r w:rsidR="00295C41">
        <w:t xml:space="preserve">to </w:t>
      </w:r>
      <w:r>
        <w:t xml:space="preserve">right, </w:t>
      </w:r>
      <w:r w:rsidR="00B13BF5">
        <w:t>then, right to left</w:t>
      </w:r>
    </w:p>
    <w:p w14:paraId="360719E6" w14:textId="09AA18ED" w:rsidR="00664728" w:rsidRPr="006A27C6" w:rsidRDefault="00664728" w:rsidP="00664728">
      <w:pPr>
        <w:pStyle w:val="Code"/>
      </w:pPr>
      <w:r>
        <w:t>});</w:t>
      </w:r>
    </w:p>
    <w:p w14:paraId="49796199" w14:textId="64131553" w:rsidR="00664728" w:rsidRPr="00952A80" w:rsidRDefault="00C31FD1" w:rsidP="00B13BF5">
      <w:pPr>
        <w:pStyle w:val="BodyTextCont"/>
      </w:pPr>
      <w:r>
        <w:t>The</w:t>
      </w:r>
      <w:r w:rsidRPr="00952A80">
        <w:t xml:space="preserve"> </w:t>
      </w:r>
      <w:proofErr w:type="spellStart"/>
      <w:r w:rsidR="00664728" w:rsidRPr="006A27C6">
        <w:rPr>
          <w:rStyle w:val="CodeInline"/>
        </w:rPr>
        <w:t>eAnimationType</w:t>
      </w:r>
      <w:proofErr w:type="spellEnd"/>
      <w:r w:rsidR="00664728">
        <w:rPr>
          <w:rStyle w:val="CodeInline"/>
        </w:rPr>
        <w:fldChar w:fldCharType="begin"/>
      </w:r>
      <w:r w:rsidR="00664728">
        <w:instrText xml:space="preserve"> XE "</w:instrText>
      </w:r>
      <w:r w:rsidR="00664728" w:rsidRPr="00401C3B">
        <w:rPr>
          <w:rStyle w:val="CodeInline"/>
        </w:rPr>
        <w:instrText>Sprite animations:eAnimationType</w:instrText>
      </w:r>
      <w:r w:rsidR="00664728">
        <w:instrText xml:space="preserve">" </w:instrText>
      </w:r>
      <w:r w:rsidR="00664728">
        <w:rPr>
          <w:rStyle w:val="CodeInline"/>
        </w:rPr>
        <w:fldChar w:fldCharType="end"/>
      </w:r>
      <w:r w:rsidR="00664728" w:rsidRPr="00952A80">
        <w:t xml:space="preserve"> </w:t>
      </w:r>
      <w:proofErr w:type="spellStart"/>
      <w:r>
        <w:t>enum</w:t>
      </w:r>
      <w:proofErr w:type="spellEnd"/>
      <w:r>
        <w:t xml:space="preserve"> </w:t>
      </w:r>
      <w:r w:rsidR="00664728">
        <w:t>defines</w:t>
      </w:r>
      <w:r w:rsidR="00664728" w:rsidRPr="00952A80">
        <w:t xml:space="preserve"> three </w:t>
      </w:r>
      <w:r w:rsidR="00664728">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1FEFC6CB" w:rsidR="00664728" w:rsidRDefault="00664728" w:rsidP="00664728">
      <w:pPr>
        <w:pStyle w:val="Code"/>
      </w:pPr>
      <w:r>
        <w:t xml:space="preserve">        this.mElmTop = 1.0;  // </w:t>
      </w:r>
      <w:r w:rsidR="00B13BF5">
        <w:t xml:space="preserve">image </w:t>
      </w:r>
      <w:r>
        <w:t>top corner (from SpriteRenderable)</w:t>
      </w:r>
    </w:p>
    <w:p w14:paraId="1D9EF710" w14:textId="6818FE48"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5EE9D498" w:rsidR="00664728" w:rsidRPr="006A27C6" w:rsidRDefault="005A2078" w:rsidP="0039322B">
      <w:pPr>
        <w:pStyle w:val="Code"/>
      </w:pPr>
      <w:r>
        <w:t xml:space="preserve">    </w:t>
      </w:r>
      <w:r w:rsidR="00ED7CB8" w:rsidRPr="008D13B8">
        <w:t>…</w:t>
      </w:r>
      <w:r w:rsidR="00ED7CB8">
        <w:t xml:space="preserve"> </w:t>
      </w:r>
      <w:r w:rsidR="00ED7CB8" w:rsidRPr="008D13B8">
        <w:t xml:space="preserve">implementation </w:t>
      </w:r>
      <w:r w:rsidR="00FF444D">
        <w:t xml:space="preserve">to </w:t>
      </w:r>
      <w:r w:rsidR="00ED7CB8" w:rsidRPr="008D13B8">
        <w:t>follow …</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lastRenderedPageBreak/>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4CAA0B33" w:rsidR="00664728" w:rsidRDefault="00664728" w:rsidP="00664728">
      <w:pPr>
        <w:pStyle w:val="Code"/>
      </w:pPr>
      <w:r>
        <w:t xml:space="preserve">            this.mCurrentAnimAdvance = -1 * this.mCurrentAnimAdvance; </w:t>
      </w:r>
    </w:p>
    <w:p w14:paraId="07428871" w14:textId="074C7979"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pPr>
      <w:r w:rsidRPr="006A27C6">
        <w:lastRenderedPageBreak/>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153BC4CD" w14:textId="77777777" w:rsidR="00B13BF5" w:rsidRDefault="00664728" w:rsidP="00664728">
      <w:pPr>
        <w:pStyle w:val="Code"/>
      </w:pPr>
      <w:r>
        <w:t xml:space="preserve">    let left = this.mFirstElmLeft + </w:t>
      </w:r>
    </w:p>
    <w:p w14:paraId="0C6E9FC3" w14:textId="49EEB474" w:rsidR="00664728" w:rsidRDefault="00B13BF5" w:rsidP="00664728">
      <w:pPr>
        <w:pStyle w:val="Code"/>
      </w:pPr>
      <w:r>
        <w:t xml:space="preserve">               </w:t>
      </w:r>
      <w:r w:rsidR="00664728">
        <w:t>(this.mCurrentElm * (this.mElmWidth+this.mWidthPadding));</w:t>
      </w:r>
    </w:p>
    <w:p w14:paraId="0AF3A820" w14:textId="60D2DDBA"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lastRenderedPageBreak/>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pPr>
      <w:r>
        <w:t xml:space="preserve">Define </w:t>
      </w:r>
      <w:r w:rsidRPr="006A27C6">
        <w:t>functions to change animation</w:t>
      </w:r>
      <w:r>
        <w:t xml:space="preserve"> speed, either directly or by an offset.</w:t>
      </w:r>
    </w:p>
    <w:p w14:paraId="094E4D7D" w14:textId="77777777" w:rsidR="00B13BF5" w:rsidRDefault="00664728" w:rsidP="00664728">
      <w:pPr>
        <w:pStyle w:val="Code"/>
      </w:pPr>
      <w:r>
        <w:t xml:space="preserve">setAnimationSpeed(tickInterval) { </w:t>
      </w:r>
    </w:p>
    <w:p w14:paraId="68759A6D" w14:textId="70EDDFD8" w:rsidR="00664728" w:rsidRPr="006A27C6" w:rsidRDefault="00B13BF5" w:rsidP="00664728">
      <w:pPr>
        <w:pStyle w:val="Code"/>
      </w:pPr>
      <w:r>
        <w:t xml:space="preserve">    </w:t>
      </w:r>
      <w:r w:rsidR="00664728">
        <w:t>this.mUpdateInterval = tickInterval; }</w:t>
      </w:r>
    </w:p>
    <w:p w14:paraId="0D92D651" w14:textId="77777777" w:rsidR="00B13BF5" w:rsidRDefault="00664728" w:rsidP="00664728">
      <w:pPr>
        <w:pStyle w:val="Code"/>
      </w:pPr>
      <w:r>
        <w:t xml:space="preserve">incAnimationSpeed(deltaInterval) { </w:t>
      </w:r>
    </w:p>
    <w:p w14:paraId="02B22BEE" w14:textId="5F65CCF2" w:rsidR="00664728" w:rsidRPr="006A27C6" w:rsidRDefault="00B13BF5" w:rsidP="00664728">
      <w:pPr>
        <w:pStyle w:val="Code"/>
      </w:pPr>
      <w:r>
        <w:t xml:space="preserve">    </w:t>
      </w:r>
      <w:r w:rsidR="00664728">
        <w:t>this.mUpdateInterval += deltaInterval; }</w:t>
      </w:r>
    </w:p>
    <w:p w14:paraId="790FFFC3" w14:textId="69DFB380" w:rsidR="005A2078" w:rsidRPr="006A27C6" w:rsidRDefault="005A2078" w:rsidP="0039322B">
      <w:pPr>
        <w:pStyle w:val="NumList"/>
      </w:pPr>
      <w:r>
        <w:t>D</w:t>
      </w:r>
      <w:r w:rsidRPr="006A27C6">
        <w:t xml:space="preserve">efine a function to </w:t>
      </w:r>
      <w:r>
        <w:t>advance the animation for each game loop update.</w:t>
      </w:r>
    </w:p>
    <w:p w14:paraId="75D3D838" w14:textId="77777777" w:rsidR="005A2078" w:rsidRDefault="005A2078" w:rsidP="005A2078">
      <w:pPr>
        <w:pStyle w:val="Code"/>
      </w:pPr>
      <w:r>
        <w:t>updateAnimation() {</w:t>
      </w:r>
    </w:p>
    <w:p w14:paraId="5B1ACA43" w14:textId="77777777" w:rsidR="005A2078" w:rsidRDefault="005A2078" w:rsidP="005A2078">
      <w:pPr>
        <w:pStyle w:val="Code"/>
      </w:pPr>
      <w:r>
        <w:t xml:space="preserve">    this.mCurrentTick++;</w:t>
      </w:r>
    </w:p>
    <w:p w14:paraId="2DCE582A" w14:textId="77777777" w:rsidR="005A2078" w:rsidRDefault="005A2078" w:rsidP="005A2078">
      <w:pPr>
        <w:pStyle w:val="Code"/>
      </w:pPr>
      <w:r>
        <w:t xml:space="preserve">    if (this.mCurrentTick &gt;= this.mUpdateInterval) {</w:t>
      </w:r>
    </w:p>
    <w:p w14:paraId="60190558" w14:textId="77777777" w:rsidR="005A2078" w:rsidRDefault="005A2078" w:rsidP="005A2078">
      <w:pPr>
        <w:pStyle w:val="Code"/>
      </w:pPr>
      <w:r>
        <w:t xml:space="preserve">        this.mCurrentTick = 0;</w:t>
      </w:r>
    </w:p>
    <w:p w14:paraId="3AEEE2C0" w14:textId="77777777" w:rsidR="005A2078" w:rsidRDefault="005A2078" w:rsidP="005A2078">
      <w:pPr>
        <w:pStyle w:val="Code"/>
      </w:pPr>
      <w:r>
        <w:t xml:space="preserve">        this.mCurrentElm += this.mCurrentAnimAdvance;</w:t>
      </w:r>
    </w:p>
    <w:p w14:paraId="797DBB29" w14:textId="0B245259" w:rsidR="005A2078" w:rsidRDefault="005A2078" w:rsidP="005A2078">
      <w:pPr>
        <w:pStyle w:val="Code"/>
      </w:pPr>
      <w:r>
        <w:t xml:space="preserve">        if ((this.mCurrentElm&gt;=0) &amp;&amp; (this.mCurrentElm&lt;this.mNumElems)) {</w:t>
      </w:r>
    </w:p>
    <w:p w14:paraId="678204CF" w14:textId="0D535572" w:rsidR="005A2078" w:rsidRDefault="005A2078" w:rsidP="005A2078">
      <w:pPr>
        <w:pStyle w:val="Code"/>
      </w:pPr>
      <w:r>
        <w:t xml:space="preserve">            this._setSpriteElement();</w:t>
      </w:r>
    </w:p>
    <w:p w14:paraId="01FF6F37" w14:textId="77777777" w:rsidR="005A2078" w:rsidRDefault="005A2078" w:rsidP="005A2078">
      <w:pPr>
        <w:pStyle w:val="Code"/>
      </w:pPr>
      <w:r>
        <w:t xml:space="preserve">        } else {</w:t>
      </w:r>
    </w:p>
    <w:p w14:paraId="3F5A47AE" w14:textId="77777777" w:rsidR="005A2078" w:rsidRDefault="005A2078" w:rsidP="005A2078">
      <w:pPr>
        <w:pStyle w:val="Code"/>
      </w:pPr>
      <w:r>
        <w:t xml:space="preserve">            this._initAnimation();</w:t>
      </w:r>
    </w:p>
    <w:p w14:paraId="057CA89F" w14:textId="77777777" w:rsidR="005A2078" w:rsidRDefault="005A2078" w:rsidP="005A2078">
      <w:pPr>
        <w:pStyle w:val="Code"/>
      </w:pPr>
      <w:r>
        <w:t xml:space="preserve">        }</w:t>
      </w:r>
    </w:p>
    <w:p w14:paraId="1A5D8E0B" w14:textId="39360BBD" w:rsidR="005A2078" w:rsidRDefault="00777A29" w:rsidP="00777A29">
      <w:pPr>
        <w:pStyle w:val="Code"/>
      </w:pPr>
      <w:r>
        <w:t xml:space="preserve">    </w:t>
      </w:r>
      <w:r w:rsidR="005A2078">
        <w:t>}</w:t>
      </w:r>
    </w:p>
    <w:p w14:paraId="3F97D90C" w14:textId="0BCF8CD5" w:rsidR="00777A29" w:rsidRDefault="00777A29" w:rsidP="00777A29">
      <w:pPr>
        <w:pStyle w:val="Code"/>
      </w:pPr>
      <w:r>
        <w:t>}</w:t>
      </w:r>
    </w:p>
    <w:p w14:paraId="69779910" w14:textId="73BD9B6C" w:rsidR="00664728" w:rsidRDefault="00664728" w:rsidP="00664728">
      <w:pPr>
        <w:pStyle w:val="NumList"/>
        <w:numPr>
          <w:ilvl w:val="0"/>
          <w:numId w:val="0"/>
        </w:numPr>
        <w:ind w:left="936"/>
      </w:pPr>
      <w:r>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498F4567" w14:textId="77777777" w:rsidR="005A2078" w:rsidRPr="006A27C6" w:rsidRDefault="005A2078" w:rsidP="005A2078">
      <w:pPr>
        <w:pStyle w:val="NumList"/>
      </w:pPr>
      <w:r w:rsidRPr="000635BF">
        <w:t>Finally</w:t>
      </w:r>
      <w:r w:rsidRPr="006A27C6">
        <w:t xml:space="preserve">, </w:t>
      </w:r>
      <w:r>
        <w:t>remember to export the defined class and enumerated animation type.</w:t>
      </w:r>
    </w:p>
    <w:p w14:paraId="2F14BF90" w14:textId="5E5249CE" w:rsidR="006F362A" w:rsidRDefault="005A2078" w:rsidP="00114277">
      <w:pPr>
        <w:pStyle w:val="Code"/>
      </w:pPr>
      <w:r>
        <w:t>export default SpriteAnimateRenderable;</w:t>
      </w:r>
    </w:p>
    <w:p w14:paraId="6045F508" w14:textId="77777777" w:rsidR="00A1735D" w:rsidRDefault="00A1735D" w:rsidP="00A1735D">
      <w:pPr>
        <w:pStyle w:val="Code"/>
      </w:pPr>
      <w:r>
        <w:t>export {eAnimationType}</w:t>
      </w:r>
    </w:p>
    <w:p w14:paraId="2C37E91C" w14:textId="77777777" w:rsidR="00664728" w:rsidRDefault="00664728" w:rsidP="00664728">
      <w:pPr>
        <w:pStyle w:val="Heading3"/>
      </w:pPr>
      <w:r>
        <w:t>Export New Functionality to the Client</w:t>
      </w:r>
    </w:p>
    <w:p w14:paraId="77F69908" w14:textId="2599562D" w:rsidR="00664728" w:rsidRDefault="007A126D" w:rsidP="00664728">
      <w:pPr>
        <w:pStyle w:val="BodyTextFirst"/>
      </w:pPr>
      <w:ins w:id="36" w:author="Kelvin Sung" w:date="2021-09-12T11:51:00Z">
        <w:r>
          <w:t>&gt;&gt;</w:t>
        </w:r>
        <w:proofErr w:type="spellStart"/>
        <w:r>
          <w:t>HERE</w:t>
        </w:r>
      </w:ins>
      <w:r w:rsidR="00664728">
        <w:t>The</w:t>
      </w:r>
      <w:proofErr w:type="spellEnd"/>
      <w:r w:rsidR="00664728">
        <w:t xml:space="preserve"> last step in integrating animated sprite element functionality into the engine involves modifying the engine access file, </w:t>
      </w:r>
      <w:r w:rsidR="00664728" w:rsidRPr="008C2DF4">
        <w:rPr>
          <w:rStyle w:val="CodeInline"/>
        </w:rPr>
        <w:t>index.js</w:t>
      </w:r>
      <w:r w:rsidR="00664728">
        <w:t xml:space="preserve">. Edit </w:t>
      </w:r>
      <w:r w:rsidR="00664728" w:rsidRPr="00CD6916">
        <w:rPr>
          <w:rStyle w:val="CodeInline"/>
        </w:rPr>
        <w:t>index.js</w:t>
      </w:r>
      <w:r w:rsidR="00664728">
        <w:t xml:space="preserve"> and add in the following import and export statements to grant client access to </w:t>
      </w:r>
      <w:proofErr w:type="spellStart"/>
      <w:r w:rsidR="00664728">
        <w:rPr>
          <w:rStyle w:val="CodeInline"/>
        </w:rPr>
        <w:t>SpriteAnimate</w:t>
      </w:r>
      <w:r w:rsidR="00664728" w:rsidRPr="008C2DF4">
        <w:rPr>
          <w:rStyle w:val="CodeInline"/>
        </w:rPr>
        <w:t>Renderable</w:t>
      </w:r>
      <w:proofErr w:type="spellEnd"/>
      <w:r w:rsidR="00664728">
        <w:t xml:space="preserve"> and </w:t>
      </w:r>
      <w:proofErr w:type="spellStart"/>
      <w:r w:rsidR="00664728" w:rsidRPr="008C2DF4">
        <w:rPr>
          <w:rStyle w:val="CodeInline"/>
        </w:rPr>
        <w:t>e</w:t>
      </w:r>
      <w:r w:rsidR="00664728">
        <w:rPr>
          <w:rStyle w:val="CodeInline"/>
        </w:rPr>
        <w:t>AnimationType</w:t>
      </w:r>
      <w:proofErr w:type="spellEnd"/>
      <w:r w:rsidR="00664728">
        <w:t>.</w:t>
      </w:r>
    </w:p>
    <w:p w14:paraId="4A59BB25" w14:textId="77777777" w:rsidR="00664728" w:rsidRPr="004F1EF5" w:rsidRDefault="00664728" w:rsidP="004F1EF5">
      <w:pPr>
        <w:pStyle w:val="Code"/>
      </w:pPr>
      <w:r w:rsidRPr="004F1EF5">
        <w:lastRenderedPageBreak/>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71C14390" w14:textId="77777777" w:rsidR="00B61C73" w:rsidRDefault="00664728" w:rsidP="00664728">
      <w:pPr>
        <w:pStyle w:val="Code"/>
        <w:rPr>
          <w:rStyle w:val="CodeBold"/>
        </w:rPr>
      </w:pPr>
      <w:r w:rsidRPr="004F1EF5">
        <w:rPr>
          <w:rStyle w:val="CodeBold"/>
        </w:rPr>
        <w:t xml:space="preserve">import SpriteAnimateRenderable from </w:t>
      </w:r>
    </w:p>
    <w:p w14:paraId="4F52A500" w14:textId="2E4DEAE9" w:rsidR="00664728" w:rsidRPr="004F1EF5" w:rsidRDefault="00B61C73" w:rsidP="00664728">
      <w:pPr>
        <w:pStyle w:val="Code"/>
        <w:rPr>
          <w:rStyle w:val="CodeBold"/>
        </w:rPr>
      </w:pPr>
      <w:r>
        <w:rPr>
          <w:rStyle w:val="CodeBold"/>
        </w:rPr>
        <w:t xml:space="preserve">                            </w:t>
      </w:r>
      <w:r w:rsidR="00664728" w:rsidRPr="004F1EF5">
        <w:rPr>
          <w:rStyle w:val="CodeBold"/>
        </w:rPr>
        <w:t>"./renderables/sprite_animate_renderable.js";</w:t>
      </w:r>
    </w:p>
    <w:p w14:paraId="3090C6DE" w14:textId="6359C291"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07838B9D" w14:textId="77777777" w:rsidR="00B61C73" w:rsidRDefault="00664728" w:rsidP="00664728">
      <w:pPr>
        <w:pStyle w:val="Code"/>
        <w:rPr>
          <w:rStyle w:val="CodeBold"/>
        </w:rPr>
      </w:pPr>
      <w:r w:rsidRPr="004F1EF5">
        <w:rPr>
          <w:rStyle w:val="CodeBold"/>
        </w:rPr>
        <w:t xml:space="preserve">import { eAnimationType } from </w:t>
      </w:r>
    </w:p>
    <w:p w14:paraId="3D2A12A2" w14:textId="3781EBDA" w:rsidR="00664728" w:rsidRPr="004F1EF5" w:rsidRDefault="00B61C73" w:rsidP="00664728">
      <w:pPr>
        <w:pStyle w:val="Code"/>
        <w:rPr>
          <w:rStyle w:val="CodeBold"/>
        </w:rPr>
      </w:pPr>
      <w:r>
        <w:rPr>
          <w:rStyle w:val="CodeBold"/>
        </w:rPr>
        <w:t xml:space="preserve">                            </w:t>
      </w:r>
      <w:r w:rsidR="00664728" w:rsidRPr="004F1EF5">
        <w:rPr>
          <w:rStyle w:val="CodeBold"/>
        </w:rPr>
        <w:t>"./renderables/sprite_animate_renderable.js";</w:t>
      </w:r>
    </w:p>
    <w:p w14:paraId="12199E7B" w14:textId="21639673" w:rsidR="00664728" w:rsidRPr="00154F11" w:rsidRDefault="00664728" w:rsidP="00664728">
      <w:pPr>
        <w:pStyle w:val="Code"/>
      </w:pPr>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4818AA05" w:rsidR="00664728" w:rsidRDefault="00FF444D" w:rsidP="0039322B">
      <w:pPr>
        <w:pStyle w:val="Code"/>
      </w:pPr>
      <w:r>
        <w:t xml:space="preserve">    </w:t>
      </w:r>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18CF4A61" w14:textId="77777777" w:rsidR="00B61C73" w:rsidRDefault="00664728" w:rsidP="00664728">
      <w:pPr>
        <w:pStyle w:val="Code"/>
        <w:rPr>
          <w:rStyle w:val="CodeBold"/>
          <w:rFonts w:ascii="TheSansMonoConNormal" w:hAnsi="TheSansMonoConNormal"/>
        </w:rPr>
      </w:pPr>
      <w:r>
        <w:t xml:space="preserve">    </w:t>
      </w:r>
      <w:r w:rsidRPr="008C2DF4">
        <w:t xml:space="preserve">Renderable, </w:t>
      </w:r>
      <w:r w:rsidRPr="008C2DF4">
        <w:rPr>
          <w:rStyle w:val="CodeBold"/>
          <w:rFonts w:ascii="TheSansMonoConNormal" w:hAnsi="TheSansMonoConNormal"/>
        </w:rPr>
        <w:t>TextureRenderable</w:t>
      </w:r>
      <w:r w:rsidR="00B61C73">
        <w:rPr>
          <w:rStyle w:val="CodeBold"/>
          <w:rFonts w:ascii="TheSansMonoConNormal" w:hAnsi="TheSansMonoConNormal"/>
        </w:rPr>
        <w:t>,</w:t>
      </w:r>
    </w:p>
    <w:p w14:paraId="313730E7" w14:textId="48543423" w:rsidR="00664728" w:rsidRDefault="00B61C73" w:rsidP="00664728">
      <w:pPr>
        <w:pStyle w:val="Code"/>
      </w:pPr>
      <w:r>
        <w:t xml:space="preserve">   </w:t>
      </w:r>
      <w:r w:rsidR="00664728" w:rsidRPr="004748EC">
        <w:t xml:space="preserve"> SpriteRenderable, </w:t>
      </w:r>
      <w:r w:rsidR="00664728" w:rsidRPr="00CD6916">
        <w:rPr>
          <w:rStyle w:val="CodeBold"/>
        </w:rPr>
        <w:t>SpriteAnimateRenderable</w:t>
      </w:r>
      <w:r w:rsidR="00664728" w:rsidRPr="004748EC">
        <w:t>,</w:t>
      </w:r>
      <w:r w:rsidR="00664728">
        <w:br/>
      </w:r>
    </w:p>
    <w:p w14:paraId="2D5BCAC3" w14:textId="5C17423D"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t>Testing Sprite A</w:t>
      </w:r>
      <w:r w:rsidRPr="006A27C6">
        <w:t>nimation</w:t>
      </w:r>
    </w:p>
    <w:p w14:paraId="694CA514" w14:textId="068BC09C" w:rsidR="00664728" w:rsidRDefault="007A126D" w:rsidP="00664728">
      <w:pPr>
        <w:pStyle w:val="BodyTextFirst"/>
      </w:pPr>
      <w:ins w:id="37" w:author="Kelvin Sung" w:date="2021-09-12T11:51:00Z">
        <w:r>
          <w:t>&gt;&gt;</w:t>
        </w:r>
        <w:proofErr w:type="spellStart"/>
        <w:r>
          <w:t>HERE</w:t>
        </w:r>
      </w:ins>
      <w:r w:rsidR="00664728">
        <w:t>The</w:t>
      </w:r>
      <w:proofErr w:type="spellEnd"/>
      <w:r w:rsidR="00664728">
        <w:t xml:space="preserve"> test cases for</w:t>
      </w:r>
      <w:r w:rsidR="00664728" w:rsidRPr="006A27C6">
        <w:t xml:space="preserve"> the </w:t>
      </w:r>
      <w:proofErr w:type="spellStart"/>
      <w:r w:rsidR="00664728" w:rsidRPr="006A27C6">
        <w:rPr>
          <w:rStyle w:val="CodeInline"/>
        </w:rPr>
        <w:t>SpriteAnimateRenderable</w:t>
      </w:r>
      <w:proofErr w:type="spellEnd"/>
      <w:r w:rsidR="00664728" w:rsidRPr="006A27C6">
        <w:t xml:space="preserve"> </w:t>
      </w:r>
      <w:r w:rsidR="00664728">
        <w:t>object must demonstrate</w:t>
      </w:r>
      <w:r w:rsidR="00664728" w:rsidRPr="006A27C6">
        <w:t xml:space="preserve"> </w:t>
      </w:r>
      <w:r w:rsidR="00664728">
        <w:t xml:space="preserve">the game programmer’s control over </w:t>
      </w:r>
      <w:r w:rsidR="00664728" w:rsidRPr="006A27C6">
        <w:t xml:space="preserve">the </w:t>
      </w:r>
      <w:r w:rsidR="00664728">
        <w:t xml:space="preserve">modes (left, right, swing), and speed of animation. The </w:t>
      </w:r>
      <w:proofErr w:type="spellStart"/>
      <w:r w:rsidR="00664728" w:rsidRPr="00A1244D">
        <w:rPr>
          <w:rStyle w:val="CodeInline"/>
        </w:rPr>
        <w:t>MyGame</w:t>
      </w:r>
      <w:proofErr w:type="spellEnd"/>
      <w:r w:rsidR="00664728">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753F4F70" w:rsidR="00664728" w:rsidRDefault="00664728" w:rsidP="00664728">
      <w:pPr>
        <w:pStyle w:val="Code"/>
      </w:pPr>
      <w:r>
        <w:t xml:space="preserve">    …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6A67560" w14:textId="77777777" w:rsidR="00B61C73" w:rsidRDefault="00664728" w:rsidP="00664728">
      <w:pPr>
        <w:pStyle w:val="Code"/>
      </w:pPr>
      <w:r>
        <w:t xml:space="preserve">    this.mRightMinion = new engine.SpriteAnimateRenderable(</w:t>
      </w:r>
    </w:p>
    <w:p w14:paraId="5930847B" w14:textId="66E312E8" w:rsidR="00664728" w:rsidRDefault="00B61C73" w:rsidP="00664728">
      <w:pPr>
        <w:pStyle w:val="Code"/>
      </w:pPr>
      <w:r>
        <w:t xml:space="preserve">                                   </w:t>
      </w:r>
      <w:r w:rsidR="00664728">
        <w:t>this.kMinionSprite);</w:t>
      </w:r>
    </w:p>
    <w:p w14:paraId="35574FDB" w14:textId="7C9E6C23"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213CED52" w:rsidR="00664728" w:rsidRDefault="00B07CBA" w:rsidP="0039322B">
      <w:pPr>
        <w:pStyle w:val="Code"/>
      </w:pPr>
      <w:r>
        <w:t xml:space="preserve">    </w:t>
      </w:r>
      <w:r w:rsidR="00664728">
        <w:t>this.mRightMinion.setSpriteSequence(</w:t>
      </w:r>
    </w:p>
    <w:p w14:paraId="57C28F2B" w14:textId="18D782C9" w:rsidR="00664728" w:rsidRDefault="00B07CBA" w:rsidP="0039322B">
      <w:pPr>
        <w:pStyle w:val="Code"/>
      </w:pPr>
      <w:r>
        <w:t xml:space="preserve">     </w:t>
      </w:r>
      <w:r w:rsidR="00664728">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8A6F072" w14:textId="77777777" w:rsidR="00B61C73" w:rsidRDefault="00664728" w:rsidP="00664728">
      <w:pPr>
        <w:pStyle w:val="Code"/>
      </w:pPr>
      <w:r>
        <w:t xml:space="preserve">    this.mLeftMinion = new engine.SpriteAnimateRenderable(</w:t>
      </w:r>
    </w:p>
    <w:p w14:paraId="63A17E5E" w14:textId="57A484A9" w:rsidR="00664728" w:rsidRDefault="00B61C73" w:rsidP="00664728">
      <w:pPr>
        <w:pStyle w:val="Code"/>
      </w:pPr>
      <w:r>
        <w:t xml:space="preserve">                                  </w:t>
      </w:r>
      <w:r w:rsidR="00664728">
        <w:t>this.kMinionSprite);</w:t>
      </w:r>
    </w:p>
    <w:p w14:paraId="4579DAC7" w14:textId="1734E811" w:rsidR="00664728" w:rsidRDefault="00664728" w:rsidP="00664728">
      <w:pPr>
        <w:pStyle w:val="Code"/>
      </w:pPr>
      <w:r>
        <w:t xml:space="preserve">    this.mLeftMinion.setColor([1, 1, 1, 0]);</w:t>
      </w:r>
    </w:p>
    <w:p w14:paraId="6ECADD15" w14:textId="77777777" w:rsidR="00664728" w:rsidRDefault="00664728" w:rsidP="00664728">
      <w:pPr>
        <w:pStyle w:val="Code"/>
      </w:pPr>
      <w:r>
        <w:lastRenderedPageBreak/>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518B75D7" w:rsidR="00664728" w:rsidRDefault="00B07CBA" w:rsidP="0039322B">
      <w:pPr>
        <w:pStyle w:val="Code"/>
      </w:pPr>
      <w:r>
        <w:t xml:space="preserve">    </w:t>
      </w:r>
      <w:r w:rsidR="00664728">
        <w:t>this.mLeftMinion.setSpriteSequence(</w:t>
      </w:r>
    </w:p>
    <w:p w14:paraId="7D87BF7F" w14:textId="53D61E91" w:rsidR="00664728" w:rsidRDefault="00B07CBA" w:rsidP="0039322B">
      <w:pPr>
        <w:pStyle w:val="Code"/>
      </w:pPr>
      <w:r>
        <w:t xml:space="preserve">    </w:t>
      </w:r>
      <w:r w:rsidR="00664728">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1EC11FAE" w:rsidR="00664728" w:rsidRDefault="00664728" w:rsidP="00664728">
      <w:pPr>
        <w:pStyle w:val="Code"/>
      </w:pPr>
      <w:r>
        <w:t xml:space="preserve">    …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71E914B3" w:rsidR="00664728" w:rsidRDefault="00664728" w:rsidP="00664728">
      <w:pPr>
        <w:pStyle w:val="Code"/>
      </w:pPr>
      <w:r w:rsidRPr="006A27C6">
        <w:t xml:space="preserve">    </w:t>
      </w:r>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426B53A7" w:rsidR="00664728" w:rsidRDefault="00664728" w:rsidP="00664728">
      <w:pPr>
        <w:pStyle w:val="Code"/>
      </w:pPr>
      <w:r>
        <w:t xml:space="preserve">    // decrease duration of each sprite element</w:t>
      </w:r>
      <w:r w:rsidR="00B61C73">
        <w:t xml:space="preserve"> to </w:t>
      </w:r>
      <w:r>
        <w:t>speed up animation</w:t>
      </w:r>
    </w:p>
    <w:p w14:paraId="262DB734" w14:textId="1410969A"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49EBC5E8" w:rsidR="00664728" w:rsidRDefault="00664728" w:rsidP="00664728">
      <w:pPr>
        <w:pStyle w:val="Code"/>
      </w:pPr>
      <w:r>
        <w:t xml:space="preserve">    // increase duration of each sprite element</w:t>
      </w:r>
      <w:r w:rsidR="00B61C73">
        <w:t xml:space="preserve"> to </w:t>
      </w:r>
      <w:r>
        <w:t>slow down animation</w:t>
      </w:r>
    </w:p>
    <w:p w14:paraId="7CB2A933" w14:textId="6289AB69"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lastRenderedPageBreak/>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5CC039A" w:rsidR="00664728" w:rsidRDefault="00664728" w:rsidP="00664728">
      <w:pPr>
        <w:pStyle w:val="Code"/>
      </w:pPr>
      <w:r w:rsidRPr="006A27C6">
        <w:t xml:space="preserve">    </w:t>
      </w:r>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3A68E65B" w:rsidR="00664728" w:rsidRDefault="007A126D" w:rsidP="00664728">
      <w:pPr>
        <w:pStyle w:val="BodyTextFirst"/>
      </w:pPr>
      <w:ins w:id="38" w:author="Kelvin Sung" w:date="2021-09-12T11:51:00Z">
        <w:r>
          <w:t>&gt;&gt;HERE</w:t>
        </w:r>
      </w:ins>
      <w:r w:rsidR="00664728" w:rsidRPr="00967FFA">
        <w:t xml:space="preserve">A valuable tool that many games use for a variety of tasks is text output. </w:t>
      </w:r>
      <w:r w:rsidR="00664728">
        <w:t>Drawing of t</w:t>
      </w:r>
      <w:r w:rsidR="00664728" w:rsidRPr="00967FFA">
        <w:t xml:space="preserve">ext </w:t>
      </w:r>
      <w:r w:rsidR="00664728">
        <w:t xml:space="preserve">messages is </w:t>
      </w:r>
      <w:r w:rsidR="00664728" w:rsidRPr="00967FFA">
        <w:t xml:space="preserve">an efficient way to communicate to the user as well as you, the developer. For example, </w:t>
      </w:r>
      <w:r w:rsidR="00664728">
        <w:t xml:space="preserve">text messages </w:t>
      </w:r>
      <w:r w:rsidR="00664728" w:rsidRPr="00967FFA">
        <w:t xml:space="preserve">can be used to communicate the game’s story, the player’s score, or debugging information during development. </w:t>
      </w:r>
      <w:r w:rsidR="00664728">
        <w:t>Unfortunately,</w:t>
      </w:r>
      <w:r w:rsidR="00664728" w:rsidRPr="00967FFA">
        <w:t xml:space="preserve"> </w:t>
      </w:r>
      <w:r w:rsidR="00664728">
        <w:t>WebGL</w:t>
      </w:r>
      <w:r w:rsidR="00664728" w:rsidRPr="00967FFA">
        <w:t xml:space="preserve"> does not </w:t>
      </w:r>
      <w:r w:rsidR="00664728">
        <w:t xml:space="preserve">support the drawing of </w:t>
      </w:r>
      <w:r w:rsidR="00664728" w:rsidRPr="00967FFA">
        <w:t xml:space="preserve">text. </w:t>
      </w:r>
      <w:r w:rsidR="00664728">
        <w:t xml:space="preserve">This section briefly introduces bitmap fonts and introduces </w:t>
      </w:r>
      <w:proofErr w:type="spellStart"/>
      <w:r w:rsidR="00664728" w:rsidRPr="007C6388">
        <w:rPr>
          <w:rStyle w:val="CodeInline"/>
        </w:rPr>
        <w:t>FontRenderable</w:t>
      </w:r>
      <w:proofErr w:type="spellEnd"/>
      <w:r w:rsidR="00664728">
        <w:t xml:space="preserve"> objects to support the drawing of texts. </w:t>
      </w:r>
    </w:p>
    <w:p w14:paraId="75BBFEFE" w14:textId="77777777" w:rsidR="00664728" w:rsidRDefault="00664728" w:rsidP="00664728">
      <w:pPr>
        <w:pStyle w:val="Heading2"/>
      </w:pPr>
      <w:r>
        <w:t>Bitmap Fonts</w:t>
      </w:r>
    </w:p>
    <w:p w14:paraId="4832494A" w14:textId="655A080C" w:rsidR="00664728" w:rsidRDefault="007A126D" w:rsidP="00664728">
      <w:pPr>
        <w:pStyle w:val="BodyTextFirst"/>
      </w:pPr>
      <w:ins w:id="39" w:author="Kelvin Sung" w:date="2021-09-12T11:51:00Z">
        <w:r>
          <w:t>&gt;&gt;HERE</w:t>
        </w:r>
      </w:ins>
      <w:r w:rsidR="00664728">
        <w:t>A font must be defined such that individual characters can be extracted for the drawing of text messages. A bitmap font</w:t>
      </w:r>
      <w:r w:rsidR="00664728">
        <w:fldChar w:fldCharType="begin"/>
      </w:r>
      <w:r w:rsidR="00664728">
        <w:instrText xml:space="preserve"> XE "</w:instrText>
      </w:r>
      <w:r w:rsidR="00664728" w:rsidRPr="008C0D28">
        <w:instrText>FontRenderable objects:bitmap fonts</w:instrText>
      </w:r>
      <w:r w:rsidR="00664728">
        <w:instrText xml:space="preserve">" </w:instrText>
      </w:r>
      <w:r w:rsidR="00664728">
        <w:fldChar w:fldCharType="end"/>
      </w:r>
      <w:r w:rsidR="00664728">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t>Figure 5-14. An example bitmap font sprite image</w:t>
      </w:r>
    </w:p>
    <w:p w14:paraId="3B158230" w14:textId="77777777" w:rsidR="00664728" w:rsidRPr="00594EC8" w:rsidRDefault="00664728" w:rsidP="00664728">
      <w:pPr>
        <w:pStyle w:val="Figure"/>
      </w:pPr>
      <w:r>
        <w:rPr>
          <w:noProof/>
        </w:rPr>
        <w:lastRenderedPageBreak/>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2E8877E7" w:rsidR="00664728" w:rsidRDefault="00664728" w:rsidP="00B75EF9">
      <w:pPr>
        <w:pStyle w:val="BodyTextCon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w:t>
      </w:r>
      <w:r w:rsidR="00B07CBA">
        <w:t>displaying</w:t>
      </w:r>
      <w:r>
        <w:t xml:space="preserve">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49F3B024" w:rsidR="00664728" w:rsidRPr="006A27C6" w:rsidRDefault="007A126D" w:rsidP="00664728">
      <w:pPr>
        <w:pStyle w:val="BodyTextFirst"/>
      </w:pPr>
      <w:ins w:id="40" w:author="Kelvin Sung" w:date="2021-09-12T11:51:00Z">
        <w:r>
          <w:t>&gt;&gt;</w:t>
        </w:r>
        <w:proofErr w:type="spellStart"/>
        <w:r>
          <w:t>HERE</w:t>
        </w:r>
      </w:ins>
      <w:r w:rsidR="00664728">
        <w:t>This</w:t>
      </w:r>
      <w:proofErr w:type="spellEnd"/>
      <w:r w:rsidR="00664728">
        <w:t xml:space="preserve"> project demonstrates how to draw text from a bitmap font using the </w:t>
      </w:r>
      <w:proofErr w:type="spellStart"/>
      <w:r w:rsidR="00664728" w:rsidRPr="00E23B18">
        <w:rPr>
          <w:rStyle w:val="CodeInline"/>
        </w:rPr>
        <w:t>SpriteRenderable</w:t>
      </w:r>
      <w:proofErr w:type="spellEnd"/>
      <w:r w:rsidR="00664728">
        <w:t xml:space="preserve"> object.</w:t>
      </w:r>
      <w:r w:rsidR="00664728" w:rsidRPr="00813AB6">
        <w:t xml:space="preserve"> You can see an example of this project running in Figure </w:t>
      </w:r>
      <w:r w:rsidR="00664728">
        <w:t>5-16</w:t>
      </w:r>
      <w:r w:rsidR="00664728" w:rsidRPr="00813AB6">
        <w:t>.</w:t>
      </w:r>
      <w:r w:rsidR="00664728">
        <w:t xml:space="preserve"> The source code to this project is defined in the </w:t>
      </w:r>
      <w:r w:rsidR="00664728">
        <w:rPr>
          <w:rStyle w:val="CodeInline"/>
        </w:rPr>
        <w:t>chapter5/5.4</w:t>
      </w:r>
      <w:r w:rsidR="00664728" w:rsidRPr="00EE0655">
        <w:rPr>
          <w:rStyle w:val="CodeInline"/>
        </w:rPr>
        <w:t>.</w:t>
      </w:r>
      <w:r w:rsidR="00664728">
        <w:rPr>
          <w:rStyle w:val="CodeInline"/>
        </w:rPr>
        <w:t>font_support</w:t>
      </w:r>
      <w:r w:rsidR="00664728">
        <w:t xml:space="preserve"> fo</w:t>
      </w:r>
      <w:r w:rsidR="00664728" w:rsidRPr="009B6F1C">
        <w:t>lder</w:t>
      </w:r>
      <w:r w:rsidR="00664728"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15527959" w:rsidR="00664728" w:rsidRDefault="00664728" w:rsidP="00B75EF9">
      <w:pPr>
        <w:pStyle w:val="BodyTextCon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1805F9B7" w:rsidR="00664728" w:rsidRDefault="00664728" w:rsidP="00B75EF9">
      <w:pPr>
        <w:pStyle w:val="BodyTextCon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3849A5AA" w:rsidR="00664728" w:rsidRDefault="00664728" w:rsidP="00B75EF9">
      <w:pPr>
        <w:pStyle w:val="BodyTextCon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24B9319E" w:rsidR="00664728" w:rsidRDefault="007A126D" w:rsidP="00664728">
      <w:pPr>
        <w:pStyle w:val="BodyTextFirst"/>
      </w:pPr>
      <w:ins w:id="41" w:author="Kelvin Sung" w:date="2021-09-12T11:51:00Z">
        <w:r>
          <w:t>&gt;&gt;</w:t>
        </w:r>
        <w:proofErr w:type="spellStart"/>
        <w:r>
          <w:t>HERE</w:t>
        </w:r>
      </w:ins>
      <w:r w:rsidR="00664728">
        <w:t>Loading</w:t>
      </w:r>
      <w:proofErr w:type="spellEnd"/>
      <w:r w:rsidR="00664728">
        <w:t xml:space="preserve"> font files is special because fonts are defined in pairs: the </w:t>
      </w:r>
      <w:r w:rsidR="00664728" w:rsidRPr="001129C7">
        <w:rPr>
          <w:rStyle w:val="CodeInline"/>
        </w:rPr>
        <w:t>.</w:t>
      </w:r>
      <w:proofErr w:type="spellStart"/>
      <w:r w:rsidR="00664728" w:rsidRPr="00F457A3">
        <w:rPr>
          <w:rStyle w:val="CodeInline"/>
        </w:rPr>
        <w:t>fnt</w:t>
      </w:r>
      <w:proofErr w:type="spellEnd"/>
      <w:r w:rsidR="00664728">
        <w:t xml:space="preserve"> file that contains decoding information and the corresponding </w:t>
      </w:r>
      <w:r w:rsidR="00664728" w:rsidRPr="001129C7">
        <w:rPr>
          <w:rStyle w:val="CodeInline"/>
        </w:rPr>
        <w:t>.</w:t>
      </w:r>
      <w:proofErr w:type="spellStart"/>
      <w:r w:rsidR="00664728" w:rsidRPr="00F457A3">
        <w:rPr>
          <w:rStyle w:val="CodeInline"/>
        </w:rPr>
        <w:t>png</w:t>
      </w:r>
      <w:proofErr w:type="spellEnd"/>
      <w:r w:rsidR="00664728">
        <w:t xml:space="preserve"> sprite image file. However, since the </w:t>
      </w:r>
      <w:r w:rsidR="00664728" w:rsidRPr="001129C7">
        <w:rPr>
          <w:rStyle w:val="CodeInline"/>
        </w:rPr>
        <w:t>.</w:t>
      </w:r>
      <w:proofErr w:type="spellStart"/>
      <w:r w:rsidR="00664728" w:rsidRPr="002B1282">
        <w:rPr>
          <w:rStyle w:val="CodeInline"/>
        </w:rPr>
        <w:t>fnt</w:t>
      </w:r>
      <w:proofErr w:type="spellEnd"/>
      <w:r w:rsidR="00664728">
        <w:t xml:space="preserve"> file is an XML file and the </w:t>
      </w:r>
      <w:r w:rsidR="00664728" w:rsidRPr="001129C7">
        <w:rPr>
          <w:rStyle w:val="CodeInline"/>
        </w:rPr>
        <w:t>.</w:t>
      </w:r>
      <w:proofErr w:type="spellStart"/>
      <w:r w:rsidR="00664728" w:rsidRPr="002B1282">
        <w:rPr>
          <w:rStyle w:val="CodeInline"/>
        </w:rPr>
        <w:t>png</w:t>
      </w:r>
      <w:proofErr w:type="spellEnd"/>
      <w:r w:rsidR="00664728">
        <w:t xml:space="preserve"> file is a simple texture image, the loading of these two </w:t>
      </w:r>
      <w:r w:rsidR="00C74A0A">
        <w:t xml:space="preserve">types of </w:t>
      </w:r>
      <w:r w:rsidR="00664728">
        <w:t xml:space="preserve">files is already supported by the engine. The details of loading and storing fonts in the engine is encapsulated by a new engine component, </w:t>
      </w:r>
      <w:r w:rsidR="00664728" w:rsidRPr="00CD6916">
        <w:rPr>
          <w:rStyle w:val="CodeInline"/>
        </w:rPr>
        <w:t>font</w:t>
      </w:r>
      <w:r w:rsidR="00664728">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lastRenderedPageBreak/>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230A224E" w:rsidR="00664728" w:rsidRDefault="00664728" w:rsidP="00664728">
      <w:pPr>
        <w:pStyle w:val="Code"/>
      </w:pPr>
      <w:r>
        <w:t xml:space="preserve">        // nominal char size, 1 is "standard width/height" of a char</w:t>
      </w:r>
    </w:p>
    <w:p w14:paraId="35D67FE6" w14:textId="085B0BA2"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06911902" w14:textId="77777777" w:rsidR="00F70BCE" w:rsidRDefault="00664728" w:rsidP="00664728">
      <w:pPr>
        <w:pStyle w:val="Code"/>
      </w:pPr>
      <w:r>
        <w:t xml:space="preserve">    return texture.has(imageName(fontName)) &amp;&amp; </w:t>
      </w:r>
    </w:p>
    <w:p w14:paraId="54733905" w14:textId="68887D4A" w:rsidR="00664728" w:rsidRDefault="00F70BCE" w:rsidP="00664728">
      <w:pPr>
        <w:pStyle w:val="Code"/>
      </w:pPr>
      <w:r>
        <w:t xml:space="preserve">           </w:t>
      </w:r>
      <w:r w:rsidR="00664728">
        <w:t>xml.has(descName(fontName));</w:t>
      </w:r>
    </w:p>
    <w:p w14:paraId="635F5DDD" w14:textId="46168194"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lastRenderedPageBreak/>
        <w:t>function</w:t>
      </w:r>
      <w:r w:rsidRPr="008C1482">
        <w:t xml:space="preserve"> getCharInfo(fontName, aChar) {</w:t>
      </w:r>
    </w:p>
    <w:p w14:paraId="0E789E0C" w14:textId="50DBE864" w:rsidR="00664728" w:rsidRPr="007D345D" w:rsidRDefault="00664728" w:rsidP="00664728">
      <w:pPr>
        <w:pStyle w:val="Code"/>
      </w:pPr>
      <w:r w:rsidRPr="007D345D">
        <w:t xml:space="preserve">    </w:t>
      </w:r>
      <w:r>
        <w:t>…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1F6F2882" w:rsidR="00664728" w:rsidRDefault="00664728" w:rsidP="00664728">
      <w:pPr>
        <w:pStyle w:val="Code"/>
      </w:pPr>
      <w:r w:rsidRPr="007D345D">
        <w:t xml:space="preserve">    </w:t>
      </w:r>
      <w:r>
        <w:t>…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t>Adding a Default Font to the Engine</w:t>
      </w:r>
    </w:p>
    <w:p w14:paraId="48C6C45B" w14:textId="6FB13A62" w:rsidR="00664728" w:rsidRPr="0055667D" w:rsidRDefault="007A126D" w:rsidP="00664728">
      <w:pPr>
        <w:pStyle w:val="BodyTextFirst"/>
      </w:pPr>
      <w:ins w:id="42" w:author="Kelvin Sung" w:date="2021-09-12T11:51:00Z">
        <w:r>
          <w:t>&gt;&gt;HERE</w:t>
        </w:r>
      </w:ins>
      <w:r w:rsidR="00664728">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00664728" w:rsidRPr="00CD6916">
        <w:rPr>
          <w:rStyle w:val="CodeInline"/>
        </w:rPr>
        <w:t>shader_resources</w:t>
      </w:r>
      <w:proofErr w:type="spellEnd"/>
      <w:r w:rsidR="00664728">
        <w:t xml:space="preserve"> module in the </w:t>
      </w:r>
      <w:proofErr w:type="spellStart"/>
      <w:r w:rsidR="00664728" w:rsidRPr="00CD6916">
        <w:rPr>
          <w:rStyle w:val="CodeInline"/>
        </w:rPr>
        <w:t>src</w:t>
      </w:r>
      <w:proofErr w:type="spellEnd"/>
      <w:r w:rsidR="00664728" w:rsidRPr="00CD6916">
        <w:rPr>
          <w:rStyle w:val="CodeInline"/>
        </w:rPr>
        <w:t>/engine/core</w:t>
      </w:r>
      <w:r w:rsidR="00664728">
        <w:t xml:space="preserve"> folder is defined to support engine-wide sharing of shaders. This pattern can be duplicated for sharing of default resources with the client. A </w:t>
      </w:r>
      <w:proofErr w:type="spellStart"/>
      <w:r w:rsidR="00664728" w:rsidRPr="00CD6916">
        <w:rPr>
          <w:rStyle w:val="CodeInline"/>
        </w:rPr>
        <w:t>default_reso</w:t>
      </w:r>
      <w:r w:rsidR="00664728">
        <w:rPr>
          <w:rStyle w:val="CodeInline"/>
        </w:rPr>
        <w:t>ur</w:t>
      </w:r>
      <w:r w:rsidR="00664728" w:rsidRPr="00CD6916">
        <w:rPr>
          <w:rStyle w:val="CodeInline"/>
        </w:rPr>
        <w:t>ces</w:t>
      </w:r>
      <w:proofErr w:type="spellEnd"/>
      <w:r w:rsidR="00664728">
        <w:t xml:space="preserve"> module can be defined in the </w:t>
      </w:r>
      <w:proofErr w:type="spellStart"/>
      <w:r w:rsidR="00664728" w:rsidRPr="00CD6916">
        <w:rPr>
          <w:rStyle w:val="CodeInline"/>
        </w:rPr>
        <w:t>src</w:t>
      </w:r>
      <w:proofErr w:type="spellEnd"/>
      <w:r w:rsidR="00664728" w:rsidRPr="00CD6916">
        <w:rPr>
          <w:rStyle w:val="CodeInline"/>
        </w:rPr>
        <w:t>/engine/resources</w:t>
      </w:r>
      <w:r w:rsidR="00664728">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lastRenderedPageBreak/>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D19C672" w:rsidR="00664728" w:rsidRDefault="007A126D" w:rsidP="00664728">
      <w:pPr>
        <w:pStyle w:val="BodyTextFirst"/>
      </w:pPr>
      <w:ins w:id="43" w:author="Kelvin Sung" w:date="2021-09-12T11:51:00Z">
        <w:r>
          <w:t>&gt;&gt;</w:t>
        </w:r>
        <w:proofErr w:type="spellStart"/>
        <w:r>
          <w:t>HERE</w:t>
        </w:r>
      </w:ins>
      <w:r w:rsidR="00664728">
        <w:t>The</w:t>
      </w:r>
      <w:proofErr w:type="spellEnd"/>
      <w:r w:rsidR="00664728">
        <w:t xml:space="preserve"> defined </w:t>
      </w:r>
      <w:r w:rsidR="00664728">
        <w:rPr>
          <w:rStyle w:val="CodeInline"/>
        </w:rPr>
        <w:t>font</w:t>
      </w:r>
      <w:r w:rsidR="00664728">
        <w:t xml:space="preserve"> module is capable of loading font files and extracting per-character </w:t>
      </w:r>
      <w:proofErr w:type="spellStart"/>
      <w:r w:rsidR="00664728">
        <w:t>uv</w:t>
      </w:r>
      <w:proofErr w:type="spellEnd"/>
      <w:r w:rsidR="00664728">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00664728" w:rsidRPr="000C21A5">
        <w:rPr>
          <w:rStyle w:val="CodeInline"/>
        </w:rPr>
        <w:t>SpriteRenderable</w:t>
      </w:r>
      <w:proofErr w:type="spellEnd"/>
      <w:r w:rsidR="00664728">
        <w:t xml:space="preserve"> object. The </w:t>
      </w:r>
      <w:proofErr w:type="spellStart"/>
      <w:r w:rsidR="00664728" w:rsidRPr="00D24616">
        <w:rPr>
          <w:rStyle w:val="CodeInline"/>
        </w:rPr>
        <w:t>FontRenderable</w:t>
      </w:r>
      <w:proofErr w:type="spellEnd"/>
      <w:r w:rsidR="00664728">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lastRenderedPageBreak/>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354A07D6" w14:textId="77777777" w:rsidR="00F70BCE" w:rsidRDefault="00664728" w:rsidP="00664728">
      <w:pPr>
        <w:pStyle w:val="Code"/>
      </w:pPr>
      <w:r>
        <w:t xml:space="preserve">        this.mOneChar = new SpriteRenderable(</w:t>
      </w:r>
    </w:p>
    <w:p w14:paraId="2FB20F21" w14:textId="3417F7DF" w:rsidR="00664728" w:rsidRDefault="00F70BCE" w:rsidP="00664728">
      <w:pPr>
        <w:pStyle w:val="Code"/>
      </w:pPr>
      <w:r>
        <w:t xml:space="preserve">                            </w:t>
      </w:r>
      <w:r w:rsidR="00664728">
        <w:t>font.imageName(this.mFontName));</w:t>
      </w:r>
    </w:p>
    <w:p w14:paraId="5CFB2AAC" w14:textId="7188BB09" w:rsidR="00664728" w:rsidRDefault="00664728" w:rsidP="00664728">
      <w:pPr>
        <w:pStyle w:val="Code"/>
      </w:pPr>
      <w:r>
        <w:t xml:space="preserve">        this.mXform = new Transform(); // </w:t>
      </w:r>
      <w:r w:rsidR="00F70BCE">
        <w:t xml:space="preserve">to </w:t>
      </w:r>
      <w:r>
        <w:t>move this object around</w:t>
      </w:r>
    </w:p>
    <w:p w14:paraId="2AA0DF7A" w14:textId="43557713"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4C355B9" w:rsidR="00664728" w:rsidRPr="00472EC6" w:rsidRDefault="00D2271D" w:rsidP="00664728">
      <w:pPr>
        <w:pStyle w:val="Code"/>
      </w:pPr>
      <w:r>
        <w:t xml:space="preserve">   </w:t>
      </w:r>
      <w:r w:rsidR="009B26E9">
        <w:t xml:space="preserve"> </w:t>
      </w:r>
      <w:r w:rsidR="009B26E9" w:rsidRPr="008D13B8">
        <w:t>…</w:t>
      </w:r>
      <w:r w:rsidR="009B26E9">
        <w:t xml:space="preserve"> </w:t>
      </w:r>
      <w:r w:rsidR="009B26E9" w:rsidRPr="008D13B8">
        <w:t xml:space="preserve">implementation </w:t>
      </w:r>
      <w:r w:rsidR="00FF444D">
        <w:t xml:space="preserve">to </w:t>
      </w:r>
      <w:r w:rsidR="009B26E9" w:rsidRPr="008D13B8">
        <w:t>follow …</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57CEFC08" w14:textId="004B1EE5"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515D9176" w14:textId="77777777" w:rsidR="00F70BCE" w:rsidRDefault="00664728" w:rsidP="00664728">
      <w:pPr>
        <w:pStyle w:val="Code"/>
      </w:pPr>
      <w:r>
        <w:t xml:space="preserve">    let xPos = this.mXform.getXPos() - </w:t>
      </w:r>
    </w:p>
    <w:p w14:paraId="1D0E4842" w14:textId="387823FC" w:rsidR="00664728" w:rsidRDefault="00F70BCE" w:rsidP="00664728">
      <w:pPr>
        <w:pStyle w:val="Code"/>
      </w:pPr>
      <w:r>
        <w:t xml:space="preserve">               </w:t>
      </w:r>
      <w:r w:rsidR="00664728">
        <w:t>(widthOfOneChar / 2) + (widthOfOneChar * 0.5);</w:t>
      </w:r>
    </w:p>
    <w:p w14:paraId="47F6BEC7" w14:textId="00447CB4"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560F9559" w:rsidR="00664728" w:rsidRDefault="00664728" w:rsidP="00664728">
      <w:pPr>
        <w:pStyle w:val="Code"/>
      </w:pPr>
      <w:r>
        <w:t xml:space="preserve">        this.mOneChar.getXform().setPosition(xPos-xOffset, yPos-yOffset);</w:t>
      </w:r>
    </w:p>
    <w:p w14:paraId="50624C8C" w14:textId="74C685CB"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t>}</w:t>
      </w:r>
    </w:p>
    <w:p w14:paraId="4E5AF362" w14:textId="77777777" w:rsidR="00664728" w:rsidRDefault="00664728" w:rsidP="00664728">
      <w:pPr>
        <w:pStyle w:val="NumList"/>
        <w:numPr>
          <w:ilvl w:val="0"/>
          <w:numId w:val="0"/>
        </w:numPr>
        <w:ind w:left="936"/>
      </w:pPr>
      <w:r>
        <w:lastRenderedPageBreak/>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07670D82" w14:textId="77777777" w:rsidR="0005352C" w:rsidRDefault="0005352C" w:rsidP="0005352C">
      <w:pPr>
        <w:pStyle w:val="NumList"/>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177DF6C4" w14:textId="77777777" w:rsidR="0005352C" w:rsidRDefault="0005352C" w:rsidP="0005352C">
      <w:pPr>
        <w:pStyle w:val="Code"/>
      </w:pPr>
      <w:r>
        <w:t>setTextHeight(h) {</w:t>
      </w:r>
    </w:p>
    <w:p w14:paraId="56707C11" w14:textId="2EE16328" w:rsidR="0005352C" w:rsidRDefault="0005352C" w:rsidP="0005352C">
      <w:pPr>
        <w:pStyle w:val="Code"/>
      </w:pPr>
      <w:r>
        <w:t xml:space="preserve">    let charInfo = font.getCharInfo(this.mFontName, "A".charCodeAt(0)); </w:t>
      </w:r>
    </w:p>
    <w:p w14:paraId="3454813A" w14:textId="58F631FC" w:rsidR="0005352C" w:rsidRDefault="0005352C" w:rsidP="0005352C">
      <w:pPr>
        <w:pStyle w:val="Code"/>
      </w:pPr>
      <w:r>
        <w:t xml:space="preserve">    let w = h * charInfo.mCharAspectRatio;</w:t>
      </w:r>
    </w:p>
    <w:p w14:paraId="28EE5AE0" w14:textId="77777777" w:rsidR="0005352C" w:rsidRDefault="0005352C" w:rsidP="0005352C">
      <w:pPr>
        <w:pStyle w:val="Code"/>
      </w:pPr>
      <w:r>
        <w:t xml:space="preserve">    this.getXform().setSize(w * this.mText.length, h);</w:t>
      </w:r>
    </w:p>
    <w:p w14:paraId="5B20FDD1" w14:textId="77777777" w:rsidR="0005352C" w:rsidRDefault="0005352C" w:rsidP="0005352C">
      <w:pPr>
        <w:pStyle w:val="Code"/>
      </w:pPr>
      <w:r>
        <w:t>}</w:t>
      </w:r>
    </w:p>
    <w:p w14:paraId="7A4ED84F" w14:textId="5D4AAE11" w:rsidR="00664728" w:rsidRDefault="0005352C" w:rsidP="0005352C">
      <w:pPr>
        <w:pStyle w:val="NumList"/>
        <w:numPr>
          <w:ilvl w:val="0"/>
          <w:numId w:val="0"/>
        </w:numPr>
        <w:ind w:left="936"/>
      </w:pPr>
      <w:r>
        <w:t>Notice that the width of the entire message to be drawn is automatically computed based on the message string length and maintaining the character width to height aspect ratio.</w:t>
      </w:r>
    </w:p>
    <w:p w14:paraId="0A12BE18" w14:textId="7295BB8A" w:rsidR="0005352C" w:rsidRDefault="0005352C" w:rsidP="0005352C">
      <w:pPr>
        <w:pStyle w:val="NumList"/>
      </w:pPr>
      <w:r>
        <w:lastRenderedPageBreak/>
        <w:t>Finally, remember to export the defined class.</w:t>
      </w:r>
    </w:p>
    <w:p w14:paraId="4F19E5D6" w14:textId="483289D1" w:rsidR="00664728" w:rsidRDefault="00F12157" w:rsidP="00664728">
      <w:pPr>
        <w:pStyle w:val="Code"/>
      </w:pPr>
      <w:r>
        <w:t>e</w:t>
      </w:r>
      <w:r w:rsidR="0005352C">
        <w:t>xport default FrontRenderable;</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60DF0590" w:rsidR="00664728" w:rsidRDefault="007A126D" w:rsidP="00664728">
      <w:pPr>
        <w:pStyle w:val="BodyTextFirst"/>
      </w:pPr>
      <w:ins w:id="44" w:author="Kelvin Sung" w:date="2021-09-12T11:51:00Z">
        <w:r>
          <w:t>&gt;&gt;HERE</w:t>
        </w:r>
      </w:ins>
      <w:r w:rsidR="00664728">
        <w:t xml:space="preserve">As in all engine functionality, it is important to update the engine access file, </w:t>
      </w:r>
      <w:r w:rsidR="00664728" w:rsidRPr="0050625B">
        <w:rPr>
          <w:rStyle w:val="CodeInline"/>
        </w:rPr>
        <w:t>index.js</w:t>
      </w:r>
      <w:r w:rsidR="00664728">
        <w:t>, to grant access to the game developer. In this case, it is also essential to initialize and cleanup resources associated with the default system font.</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04BC87FB" w:rsidR="00664728" w:rsidRDefault="00664728" w:rsidP="00664728">
      <w:pPr>
        <w:pStyle w:val="Code"/>
      </w:pPr>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519D6A4C" w14:textId="77777777" w:rsidR="00F70BCE" w:rsidRDefault="00664728" w:rsidP="00664728">
      <w:pPr>
        <w:pStyle w:val="Code"/>
      </w:pPr>
      <w:r>
        <w:t xml:space="preserve">import SpriteAnimateRenderable from </w:t>
      </w:r>
    </w:p>
    <w:p w14:paraId="15CAC63E" w14:textId="5719BB24" w:rsidR="00664728" w:rsidRDefault="00F70BCE" w:rsidP="00664728">
      <w:pPr>
        <w:pStyle w:val="Code"/>
      </w:pPr>
      <w:r>
        <w:t xml:space="preserve">                     </w:t>
      </w:r>
      <w:r w:rsidR="00664728">
        <w:t>"./renderables/sprite_animate_renderable.js";</w:t>
      </w:r>
    </w:p>
    <w:p w14:paraId="1F23E6D5" w14:textId="65E781A0" w:rsidR="00664728" w:rsidRPr="00CD6916" w:rsidRDefault="00664728" w:rsidP="00664728">
      <w:pPr>
        <w:pStyle w:val="Code"/>
        <w:rPr>
          <w:rStyle w:val="CodeBold"/>
        </w:rPr>
      </w:pPr>
      <w:r w:rsidRPr="00CD6916">
        <w:rPr>
          <w:rStyle w:val="CodeBold"/>
        </w:rPr>
        <w:t>import FontRenderable from "./renderables/font_renderable.js";</w:t>
      </w:r>
    </w:p>
    <w:p w14:paraId="3F5B3698" w14:textId="4FB95FB4" w:rsidR="00664728" w:rsidRDefault="00664728" w:rsidP="00664728">
      <w:pPr>
        <w:pStyle w:val="Code"/>
      </w:pPr>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lastRenderedPageBreak/>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15996D16" w:rsidR="00664728" w:rsidRDefault="00664728" w:rsidP="00664728">
      <w:pPr>
        <w:pStyle w:val="Code"/>
      </w:pPr>
      <w:r>
        <w:t xml:space="preserve">    …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0F7508F5" w14:textId="77777777" w:rsidR="00F70BCE" w:rsidRDefault="00664728" w:rsidP="00664728">
      <w:pPr>
        <w:pStyle w:val="Code"/>
      </w:pPr>
      <w:r>
        <w:t xml:space="preserve">    Renderable, TextureRenderable, </w:t>
      </w:r>
    </w:p>
    <w:p w14:paraId="55066FCF" w14:textId="3C4C1225" w:rsidR="00664728" w:rsidRDefault="00F70BCE" w:rsidP="00664728">
      <w:pPr>
        <w:pStyle w:val="Code"/>
      </w:pPr>
      <w:r>
        <w:t xml:space="preserve">    </w:t>
      </w:r>
      <w:r w:rsidR="00664728">
        <w:t xml:space="preserve">SpriteRenderable, SpriteAnimateRenderable, </w:t>
      </w:r>
      <w:r w:rsidR="00664728" w:rsidRPr="00CD6916">
        <w:rPr>
          <w:rStyle w:val="CodeBold"/>
        </w:rPr>
        <w:t>FontRenderable</w:t>
      </w:r>
      <w:r w:rsidR="00664728">
        <w:t>,</w:t>
      </w:r>
    </w:p>
    <w:p w14:paraId="72FC2E24" w14:textId="7DD50929" w:rsidR="00664728" w:rsidRDefault="00664728" w:rsidP="00664728">
      <w:pPr>
        <w:pStyle w:val="Code"/>
      </w:pPr>
    </w:p>
    <w:p w14:paraId="4F830207" w14:textId="39FA9FA9" w:rsidR="00664728" w:rsidRDefault="00002972" w:rsidP="00002972">
      <w:pPr>
        <w:pStyle w:val="Code"/>
      </w:pPr>
      <w:r>
        <w:t xml:space="preserve">    </w:t>
      </w:r>
      <w:r w:rsidR="00664728">
        <w:t>… identical to previous code</w:t>
      </w:r>
      <w:r w:rsidR="00081DF3">
        <w:t xml:space="preserve"> …</w:t>
      </w:r>
    </w:p>
    <w:p w14:paraId="4460EA75" w14:textId="4CFBF972" w:rsidR="00002972" w:rsidRDefault="00002972" w:rsidP="00002972">
      <w:pPr>
        <w:pStyle w:val="Code"/>
      </w:pPr>
      <w:r>
        <w:t>}</w:t>
      </w:r>
    </w:p>
    <w:p w14:paraId="6FF1B68F" w14:textId="77777777" w:rsidR="00664728" w:rsidRDefault="00664728" w:rsidP="00664728">
      <w:pPr>
        <w:pStyle w:val="Heading3"/>
      </w:pPr>
      <w:r>
        <w:t>Testing Fonts</w:t>
      </w:r>
    </w:p>
    <w:p w14:paraId="26F57AFF" w14:textId="66E552C8" w:rsidR="00664728" w:rsidRPr="009804BE" w:rsidRDefault="007A126D" w:rsidP="00664728">
      <w:pPr>
        <w:pStyle w:val="BodyTextFirst"/>
      </w:pPr>
      <w:ins w:id="45" w:author="Kelvin Sung" w:date="2021-09-12T11:52:00Z">
        <w:r>
          <w:t>&gt;&gt;</w:t>
        </w:r>
        <w:proofErr w:type="spellStart"/>
        <w:r>
          <w:t>HERE</w:t>
        </w:r>
      </w:ins>
      <w:r w:rsidR="00664728">
        <w:t>You</w:t>
      </w:r>
      <w:proofErr w:type="spellEnd"/>
      <w:r w:rsidR="00664728">
        <w:t xml:space="preserve"> can now modify the </w:t>
      </w:r>
      <w:proofErr w:type="spellStart"/>
      <w:r w:rsidR="00664728" w:rsidRPr="00A5245B">
        <w:rPr>
          <w:rStyle w:val="CodeInline"/>
        </w:rPr>
        <w:t>MyGame</w:t>
      </w:r>
      <w:proofErr w:type="spellEnd"/>
      <w:r w:rsidR="00664728">
        <w:t xml:space="preserve"> scene</w:t>
      </w:r>
      <w:r w:rsidR="00664728">
        <w:fldChar w:fldCharType="begin"/>
      </w:r>
      <w:r w:rsidR="00664728">
        <w:instrText xml:space="preserve"> XE "</w:instrText>
      </w:r>
      <w:r w:rsidR="00664728" w:rsidRPr="005E2271">
        <w:rPr>
          <w:rStyle w:val="CodeInline"/>
        </w:rPr>
        <w:instrText>FontRenderable objects:MyGame</w:instrText>
      </w:r>
      <w:r w:rsidR="00664728" w:rsidRPr="005E2271">
        <w:instrText xml:space="preserve"> scene</w:instrText>
      </w:r>
      <w:r w:rsidR="00664728">
        <w:instrText xml:space="preserve">" </w:instrText>
      </w:r>
      <w:r w:rsidR="00664728">
        <w:fldChar w:fldCharType="end"/>
      </w:r>
      <w:r w:rsidR="00664728">
        <w:t xml:space="preserve"> to print messages with the various fonts found in the </w:t>
      </w:r>
      <w:r w:rsidR="00664728" w:rsidRPr="00A5245B">
        <w:rPr>
          <w:rStyle w:val="CodeInline"/>
        </w:rPr>
        <w:t>assets</w:t>
      </w:r>
      <w:r w:rsidR="00664728">
        <w:t xml:space="preserve"> folder.</w:t>
      </w:r>
    </w:p>
    <w:p w14:paraId="327C439B" w14:textId="77777777" w:rsidR="00664728" w:rsidRPr="00D71B6D" w:rsidRDefault="00664728" w:rsidP="00857A0C">
      <w:pPr>
        <w:pStyle w:val="NumList"/>
      </w:pPr>
      <w:r>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0FF7E79F"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r w:rsidR="00F63929">
        <w:t xml:space="preserve"> and fonts</w:t>
      </w:r>
      <w:r>
        <w:t>.</w:t>
      </w:r>
    </w:p>
    <w:p w14:paraId="7C0EE3B8" w14:textId="77777777" w:rsidR="00664728" w:rsidRDefault="00664728" w:rsidP="00664728">
      <w:pPr>
        <w:pStyle w:val="Code"/>
      </w:pPr>
      <w:r>
        <w:lastRenderedPageBreak/>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3B15E5BC" w:rsidR="00664728" w:rsidRDefault="00664728" w:rsidP="00664728">
      <w:pPr>
        <w:pStyle w:val="Code"/>
      </w:pPr>
      <w:r>
        <w:t xml:space="preserve">      vec2.fromValues(50, 33),    // position of the camera</w:t>
      </w:r>
    </w:p>
    <w:p w14:paraId="368D350F" w14:textId="521B28AD" w:rsidR="00664728" w:rsidRDefault="00664728" w:rsidP="00664728">
      <w:pPr>
        <w:pStyle w:val="Code"/>
      </w:pPr>
      <w:r>
        <w:t xml:space="preserve">      100,                      </w:t>
      </w:r>
      <w:r w:rsidR="00B75EF9">
        <w:t xml:space="preserve">  </w:t>
      </w:r>
      <w:r>
        <w:t>// width of camera</w:t>
      </w:r>
    </w:p>
    <w:p w14:paraId="6239466E" w14:textId="76F44458" w:rsidR="00664728" w:rsidRDefault="00664728" w:rsidP="00664728">
      <w:pPr>
        <w:pStyle w:val="Code"/>
      </w:pPr>
      <w:r>
        <w:t xml:space="preserve">      [0, 0, 600, 400]           </w:t>
      </w:r>
      <w:r w:rsidR="00B75EF9">
        <w:t xml:space="preserve"> </w:t>
      </w:r>
      <w:r>
        <w:t>// viewport (orgX, orgY, width, height)</w:t>
      </w:r>
    </w:p>
    <w:p w14:paraId="4A4FDCD3" w14:textId="2F7C2E4D"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3E958B12" w14:textId="77777777" w:rsidR="00F70BCE" w:rsidRDefault="00664728" w:rsidP="00664728">
      <w:pPr>
        <w:pStyle w:val="Code"/>
      </w:pPr>
      <w:r>
        <w:t xml:space="preserve">    this.mMinion = new engine.SpriteAnimateRenderable(</w:t>
      </w:r>
    </w:p>
    <w:p w14:paraId="404AE4B1" w14:textId="1F9AFBF9" w:rsidR="00664728" w:rsidRDefault="00F70BCE" w:rsidP="00664728">
      <w:pPr>
        <w:pStyle w:val="Code"/>
      </w:pPr>
      <w:r>
        <w:t xml:space="preserve">                              </w:t>
      </w:r>
      <w:r w:rsidR="00664728">
        <w:t>this.kMinionSprite);</w:t>
      </w:r>
    </w:p>
    <w:p w14:paraId="14342CBA" w14:textId="418A551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4EF08573" w:rsidR="00664728" w:rsidRDefault="00664728" w:rsidP="00664728">
      <w:pPr>
        <w:pStyle w:val="Code"/>
      </w:pPr>
      <w:r>
        <w:t xml:space="preserve">    this.mMinion.setSpriteSequence(512, 0,  // first element: top</w:t>
      </w:r>
      <w:r w:rsidR="00F70BCE">
        <w:t>,</w:t>
      </w:r>
      <w:r>
        <w:t xml:space="preserve"> left</w:t>
      </w:r>
    </w:p>
    <w:p w14:paraId="063A1290" w14:textId="794F24E9"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369811C9" w:rsidR="00664728" w:rsidRDefault="00664728" w:rsidP="00664728">
      <w:pPr>
        <w:pStyle w:val="Code"/>
      </w:pPr>
      <w:r>
        <w:t xml:space="preserve">    // Step D: Create hero object with texture from lower-left corner </w:t>
      </w:r>
    </w:p>
    <w:p w14:paraId="04210695" w14:textId="6DC8217A" w:rsidR="00664728" w:rsidRDefault="00664728" w:rsidP="00664728">
      <w:pPr>
        <w:pStyle w:val="Code"/>
      </w:pPr>
      <w:r>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lastRenderedPageBreak/>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02EF0BF0" w:rsidR="00664728" w:rsidRDefault="00664728" w:rsidP="00664728">
      <w:pPr>
        <w:pStyle w:val="Code"/>
      </w:pPr>
      <w:r>
        <w:t xml:space="preserve">    this.mTextCon24 = new engine.FontRenderable("Consolas 24: in black");</w:t>
      </w:r>
    </w:p>
    <w:p w14:paraId="0336B705" w14:textId="333B7B9E"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27A9A758" w:rsidR="00664728" w:rsidRDefault="00664728" w:rsidP="00664728">
      <w:pPr>
        <w:pStyle w:val="Code"/>
      </w:pPr>
      <w:r>
        <w:t xml:space="preserve">    this.mTextCon32 = new engine.FontRenderable("Consolas 32: in white");</w:t>
      </w:r>
    </w:p>
    <w:p w14:paraId="5A9B562C" w14:textId="3D7AB1E8"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32859471"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499C89BE"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ECBF8D9" w:rsidR="00664728" w:rsidRDefault="00664728" w:rsidP="00664728">
      <w:pPr>
        <w:pStyle w:val="Code"/>
      </w:pPr>
      <w:r>
        <w:t xml:space="preserve">    …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3997B068" w14:textId="032F555F" w:rsidR="00783A71" w:rsidRDefault="00664728" w:rsidP="00664728">
      <w:pPr>
        <w:pStyle w:val="Code"/>
      </w:pPr>
      <w:r>
        <w:t xml:space="preserve">    }</w:t>
      </w:r>
    </w:p>
    <w:p w14:paraId="0ED075D7" w14:textId="0CD3EF80"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6B0DE3F2" w14:textId="77777777" w:rsidR="00783A71" w:rsidRDefault="00664728" w:rsidP="00664728">
      <w:pPr>
        <w:pStyle w:val="Code"/>
      </w:pPr>
      <w:r>
        <w:t xml:space="preserve">        this.mTextSysFont.setText(</w:t>
      </w:r>
    </w:p>
    <w:p w14:paraId="153372EA" w14:textId="4FF8FFFC" w:rsidR="00664728" w:rsidRDefault="00783A71" w:rsidP="00664728">
      <w:pPr>
        <w:pStyle w:val="Code"/>
      </w:pPr>
      <w:r>
        <w:t xml:space="preserve">               </w:t>
      </w:r>
      <w:r w:rsidR="00664728">
        <w:t xml:space="preserve">this.mTextToWork.getXform().getWidth().toFixed(2) + "x" + </w:t>
      </w:r>
    </w:p>
    <w:p w14:paraId="71CC2A82" w14:textId="49EADBED" w:rsidR="00664728" w:rsidRDefault="00664728" w:rsidP="00664728">
      <w:pPr>
        <w:pStyle w:val="Code"/>
      </w:pPr>
      <w:r>
        <w:t xml:space="preserve">               this.mTextToWork.getXform().getHeight().toFixed(2));</w:t>
      </w:r>
    </w:p>
    <w:p w14:paraId="4087C393" w14:textId="38849303" w:rsidR="00664728" w:rsidRDefault="00664728" w:rsidP="00664728">
      <w:pPr>
        <w:pStyle w:val="Code"/>
      </w:pPr>
      <w:r>
        <w:lastRenderedPageBreak/>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002CEEF" w14:textId="77777777" w:rsidR="00F21473" w:rsidRDefault="00664728" w:rsidP="00664728">
      <w:pPr>
        <w:pStyle w:val="Code"/>
      </w:pPr>
      <w:r>
        <w:t xml:space="preserve">        this.mTextSysFont.setText(</w:t>
      </w:r>
    </w:p>
    <w:p w14:paraId="1F1F36E9" w14:textId="3AAE67B3" w:rsidR="00664728" w:rsidRDefault="00F21473" w:rsidP="00664728">
      <w:pPr>
        <w:pStyle w:val="Code"/>
      </w:pPr>
      <w:r>
        <w:t xml:space="preserve">               </w:t>
      </w:r>
      <w:r w:rsidR="00664728">
        <w:t xml:space="preserve">this.mTextToWork.getXform().getWidth().toFixed(2) + "x" + </w:t>
      </w:r>
    </w:p>
    <w:p w14:paraId="0B8A3BC0" w14:textId="3F372789" w:rsidR="00664728" w:rsidRDefault="00664728" w:rsidP="00664728">
      <w:pPr>
        <w:pStyle w:val="Code"/>
      </w:pPr>
      <w:r>
        <w:t xml:space="preserve">               this.mTextToWork.getXform().getHeight().toFixed(2));</w:t>
      </w:r>
    </w:p>
    <w:p w14:paraId="5122E394" w14:textId="6AFDF63B"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41F480D8" w:rsidR="00664728" w:rsidRPr="00D71B6D" w:rsidRDefault="00664728" w:rsidP="00F21473">
      <w:pPr>
        <w:pStyle w:val="BodyTextCont"/>
      </w:pPr>
      <w:r>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06A5AAF6" w:rsidR="00664728" w:rsidRDefault="007A126D" w:rsidP="00664728">
      <w:pPr>
        <w:pStyle w:val="BodyTextFirst"/>
      </w:pPr>
      <w:ins w:id="46" w:author="Kelvin Sung" w:date="2021-09-12T11:52:00Z">
        <w:r>
          <w:t>&gt;&gt;</w:t>
        </w:r>
        <w:proofErr w:type="spellStart"/>
        <w:r>
          <w:t>HERE</w:t>
        </w:r>
      </w:ins>
      <w:r w:rsidR="00664728" w:rsidRPr="00023046">
        <w:t>In</w:t>
      </w:r>
      <w:proofErr w:type="spellEnd"/>
      <w:r w:rsidR="00664728" w:rsidRPr="00023046">
        <w:t xml:space="preserve"> this chapter, you learned how to </w:t>
      </w:r>
      <w:r w:rsidR="00664728">
        <w:t xml:space="preserve">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w:t>
      </w:r>
      <w:r w:rsidR="00C07650">
        <w:t>reduce</w:t>
      </w:r>
      <w:r w:rsidR="00664728">
        <w:t xml:space="preserve"> the time required for loading texture images </w:t>
      </w:r>
      <w:r w:rsidR="00470774">
        <w:t>while</w:t>
      </w:r>
      <w:r w:rsidR="00664728">
        <w:t xml:space="preserve"> facilitate the creation of animations. This knowledge was then generalized and applied to the drawing of bitmap fonts</w:t>
      </w:r>
      <w:r w:rsidR="00664728">
        <w:fldChar w:fldCharType="begin"/>
      </w:r>
      <w:r w:rsidR="00664728">
        <w:instrText xml:space="preserve"> XE "</w:instrText>
      </w:r>
      <w:r w:rsidR="00664728" w:rsidRPr="00AC7399">
        <w:instrText>Texture coordinates:bitmap fonts</w:instrText>
      </w:r>
      <w:r w:rsidR="00664728">
        <w:instrText xml:space="preserve">" </w:instrText>
      </w:r>
      <w:r w:rsidR="00664728">
        <w:fldChar w:fldCharType="end"/>
      </w:r>
      <w:r w:rsidR="00664728">
        <w:t>.</w:t>
      </w:r>
    </w:p>
    <w:p w14:paraId="51DBC82C" w14:textId="21DDE0A9" w:rsidR="00664728" w:rsidRDefault="00664728" w:rsidP="00664728">
      <w:pPr>
        <w:pStyle w:val="BodyTextCont"/>
      </w:pPr>
      <w:r>
        <w:t xml:space="preserve">The implementation of texture mapping and sprite sheet rendering take advantage of an important aspect of game engine architecture: the </w:t>
      </w:r>
      <w:r w:rsidRPr="004F4FF0">
        <w:rPr>
          <w:rStyle w:val="CodeInline"/>
        </w:rPr>
        <w:t>S</w:t>
      </w:r>
      <w:r w:rsidR="00B467F3">
        <w:rPr>
          <w:rStyle w:val="CodeInline"/>
        </w:rPr>
        <w:t>impleS</w:t>
      </w:r>
      <w:r w:rsidRPr="004F4FF0">
        <w:rPr>
          <w:rStyle w:val="CodeInline"/>
        </w:rPr>
        <w:t>hader</w:t>
      </w:r>
      <w:r>
        <w:t>/</w:t>
      </w:r>
      <w:r w:rsidRPr="004F4FF0">
        <w:rPr>
          <w:rStyle w:val="CodeInline"/>
        </w:rPr>
        <w:t>Renderable</w:t>
      </w:r>
      <w:r>
        <w:t xml:space="preserve"> object pair where JavaScript </w:t>
      </w:r>
      <w:r w:rsidRPr="00877F52">
        <w:rPr>
          <w:rStyle w:val="CodeInline"/>
        </w:rPr>
        <w:t>S</w:t>
      </w:r>
      <w:r w:rsidR="007F3093">
        <w:rPr>
          <w:rStyle w:val="CodeInline"/>
        </w:rPr>
        <w:t>impleS</w:t>
      </w:r>
      <w:r w:rsidRPr="00877F52">
        <w:rPr>
          <w:rStyle w:val="CodeInline"/>
        </w:rPr>
        <w:t>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w:t>
      </w:r>
      <w:r w:rsidR="00470774">
        <w:t>ed</w:t>
      </w:r>
      <w:r>
        <w:t xml:space="preserve"> with </w:t>
      </w:r>
      <w:proofErr w:type="spellStart"/>
      <w:r w:rsidRPr="006D4F22">
        <w:rPr>
          <w:rStyle w:val="CodeInline"/>
        </w:rPr>
        <w:t>SpriteAnimateRenderable</w:t>
      </w:r>
      <w:proofErr w:type="spellEnd"/>
      <w:r>
        <w:t xml:space="preserve"> shows that, when appropriate, the same </w:t>
      </w:r>
      <w:r w:rsidR="0052584A">
        <w:t xml:space="preserve">shader </w:t>
      </w:r>
      <w:r>
        <w:t xml:space="preserve">object can support multiple </w:t>
      </w:r>
      <w:proofErr w:type="spellStart"/>
      <w:r>
        <w:t>renderable</w:t>
      </w:r>
      <w:proofErr w:type="spellEnd"/>
      <w:r>
        <w:t xml:space="preserve"> object types in the game engine. This </w:t>
      </w:r>
      <w:r w:rsidRPr="007D08E8">
        <w:rPr>
          <w:rStyle w:val="CodeInline"/>
        </w:rPr>
        <w:t>S</w:t>
      </w:r>
      <w:r w:rsidR="0052584A">
        <w:rPr>
          <w:rStyle w:val="CodeInline"/>
        </w:rPr>
        <w:t>impleS</w:t>
      </w:r>
      <w:r w:rsidRPr="007D08E8">
        <w:rPr>
          <w:rStyle w:val="CodeInline"/>
        </w:rPr>
        <w:t>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lastRenderedPageBreak/>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1C9C4CDA" w:rsidR="00664728" w:rsidRPr="00D71752" w:rsidRDefault="007A126D" w:rsidP="00664728">
      <w:pPr>
        <w:pStyle w:val="BodyTextFirst"/>
      </w:pPr>
      <w:ins w:id="47" w:author="Kelvin Sung" w:date="2021-09-12T11:52:00Z">
        <w:r>
          <w:t>&gt;&gt;</w:t>
        </w:r>
        <w:proofErr w:type="spellStart"/>
        <w:r>
          <w:t>HERE</w:t>
        </w:r>
      </w:ins>
      <w:r w:rsidR="00664728" w:rsidRPr="00D71752">
        <w:t>In</w:t>
      </w:r>
      <w:proofErr w:type="spellEnd"/>
      <w:r w:rsidR="00664728" w:rsidRPr="00D71752">
        <w:t xml:space="preserve"> </w:t>
      </w:r>
      <w:r w:rsidR="00664728">
        <w:t>C</w:t>
      </w:r>
      <w:r w:rsidR="00664728" w:rsidRPr="00D71752">
        <w:t xml:space="preserve">hapter 4 you learned how responsive game feedback is essential </w:t>
      </w:r>
      <w:r w:rsidR="00CD2958">
        <w:t>for</w:t>
      </w:r>
      <w:r w:rsidR="00664728" w:rsidRPr="00D71752">
        <w:t xml:space="preserve"> making players feel connected to a game world and that this sense of connection is known as </w:t>
      </w:r>
      <w:r w:rsidR="00664728" w:rsidRPr="00B45EB0">
        <w:rPr>
          <w:rStyle w:val="Emphasis"/>
        </w:rPr>
        <w:t>presence</w:t>
      </w:r>
      <w:r w:rsidR="00664728" w:rsidRPr="00D71752">
        <w:t xml:space="preserve"> in game design. As you move through future chapters in this book you</w:t>
      </w:r>
      <w:r w:rsidR="00664728">
        <w:t>’</w:t>
      </w:r>
      <w:r w:rsidR="00664728"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00664728" w:rsidRPr="00B45EB0">
        <w:rPr>
          <w:rStyle w:val="Emphasis"/>
        </w:rPr>
        <w:t>hero</w:t>
      </w:r>
      <w:r w:rsidR="00664728" w:rsidRPr="00D71752">
        <w:t xml:space="preserve"> moving forward) must maneuver through a 2D platformer-style game world; the player</w:t>
      </w:r>
      <w:r w:rsidR="00664728">
        <w:t>’</w:t>
      </w:r>
      <w:r w:rsidR="00664728" w:rsidRPr="00D71752">
        <w:t>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w:t>
      </w:r>
      <w:r w:rsidR="00664728">
        <w:t>:</w:t>
      </w:r>
      <w:r w:rsidR="00664728" w:rsidRPr="00D71752">
        <w:t xml:space="preserve"> </w:t>
      </w:r>
      <w:r w:rsidR="00664728">
        <w:t>i</w:t>
      </w:r>
      <w:r w:rsidR="00664728" w:rsidRPr="00D71752">
        <w:t xml:space="preserve">s the hero represented as a living creature or just an abstract shape like a square or circle? Are the surfaces represented as building rooftops, </w:t>
      </w:r>
      <w:r w:rsidR="00664728">
        <w:t xml:space="preserve">as </w:t>
      </w:r>
      <w:r w:rsidR="00664728"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rsidR="00664728">
        <w:t>for example</w:t>
      </w:r>
      <w:r w:rsidR="00664728"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6AE2230"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w:t>
      </w:r>
      <w:r w:rsidR="007100D4">
        <w:t>,</w:t>
      </w:r>
      <w:r w:rsidRPr="00D71752">
        <w:t xml:space="preserve"> the robot might turn red when the hero gets too close. The </w:t>
      </w:r>
      <w:r w:rsidRPr="00D71752">
        <w:lastRenderedPageBreak/>
        <w:t>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 xml:space="preserve">how the yellow font </w:t>
      </w:r>
      <w:r w:rsidRPr="00D71752">
        <w:lastRenderedPageBreak/>
        <w:t>conveys a digital feeling that’s matched to the s</w:t>
      </w:r>
      <w:bookmarkStart w:id="48" w:name="_GoBack"/>
      <w:bookmarkEnd w:id="48"/>
      <w:r w:rsidRPr="00D71752">
        <w:t>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4"/>
      <w:headerReference w:type="default" r:id="rId25"/>
      <w:footerReference w:type="even" r:id="rId26"/>
      <w:footerReference w:type="default" r:id="rId27"/>
      <w:headerReference w:type="first" r:id="rId28"/>
      <w:footerReference w:type="first" r:id="rId29"/>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45515" w14:textId="77777777" w:rsidR="00C62E22" w:rsidRDefault="00C62E22" w:rsidP="000C758C">
      <w:pPr>
        <w:spacing w:after="0" w:line="240" w:lineRule="auto"/>
      </w:pPr>
      <w:r>
        <w:separator/>
      </w:r>
    </w:p>
  </w:endnote>
  <w:endnote w:type="continuationSeparator" w:id="0">
    <w:p w14:paraId="382B4713" w14:textId="77777777" w:rsidR="00C62E22" w:rsidRDefault="00C62E22"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Lucida Console"/>
    <w:charset w:val="00"/>
    <w:family w:val="roman"/>
    <w:pitch w:val="variable"/>
    <w:sig w:usb0="00000003" w:usb1="00000000" w:usb2="00000000" w:usb3="00000000" w:csb0="00000001" w:csb1="00000000"/>
  </w:font>
  <w:font w:name="TheSansMonoConBlack">
    <w:altName w:val="Lucida Console"/>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8C4C32" w:rsidRPr="00222F70" w:rsidRDefault="008C4C3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35B3FBE2" w:rsidR="008C4C32" w:rsidRPr="00222F70" w:rsidRDefault="008C4C32"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68</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32B9EBA" w:rsidR="008C4C32" w:rsidRDefault="008C4C32"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D9746" w14:textId="77777777" w:rsidR="00C62E22" w:rsidRDefault="00C62E22" w:rsidP="000C758C">
      <w:pPr>
        <w:spacing w:after="0" w:line="240" w:lineRule="auto"/>
      </w:pPr>
      <w:r>
        <w:separator/>
      </w:r>
    </w:p>
  </w:footnote>
  <w:footnote w:type="continuationSeparator" w:id="0">
    <w:p w14:paraId="0C3B2231" w14:textId="77777777" w:rsidR="00C62E22" w:rsidRDefault="00C62E22"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8C4C32" w:rsidRPr="003C7D0E" w:rsidRDefault="008C4C32"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8C4C32" w:rsidRPr="002A45BE" w:rsidRDefault="008C4C32"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8C4C32" w:rsidRDefault="008C4C32"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8C4C32" w:rsidRPr="00B44665" w:rsidRDefault="008C4C32"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D1043C4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2972"/>
    <w:rsid w:val="000041FA"/>
    <w:rsid w:val="00006C48"/>
    <w:rsid w:val="0000736F"/>
    <w:rsid w:val="00015CF0"/>
    <w:rsid w:val="0002100D"/>
    <w:rsid w:val="00027B12"/>
    <w:rsid w:val="0005352C"/>
    <w:rsid w:val="0005699E"/>
    <w:rsid w:val="000635BF"/>
    <w:rsid w:val="000672D4"/>
    <w:rsid w:val="0007390B"/>
    <w:rsid w:val="00077106"/>
    <w:rsid w:val="00081DF3"/>
    <w:rsid w:val="00082207"/>
    <w:rsid w:val="00082E42"/>
    <w:rsid w:val="00090F2C"/>
    <w:rsid w:val="000940A2"/>
    <w:rsid w:val="0009505F"/>
    <w:rsid w:val="00097778"/>
    <w:rsid w:val="000A01FB"/>
    <w:rsid w:val="000A50C4"/>
    <w:rsid w:val="000B3ED6"/>
    <w:rsid w:val="000C3814"/>
    <w:rsid w:val="000C758C"/>
    <w:rsid w:val="000D3401"/>
    <w:rsid w:val="000D428D"/>
    <w:rsid w:val="000E78D4"/>
    <w:rsid w:val="000F1007"/>
    <w:rsid w:val="000F2BA7"/>
    <w:rsid w:val="000F3610"/>
    <w:rsid w:val="000F3895"/>
    <w:rsid w:val="000F6D9E"/>
    <w:rsid w:val="00100341"/>
    <w:rsid w:val="001005DB"/>
    <w:rsid w:val="0010487B"/>
    <w:rsid w:val="00104CB7"/>
    <w:rsid w:val="00114277"/>
    <w:rsid w:val="00117AB9"/>
    <w:rsid w:val="001204D2"/>
    <w:rsid w:val="00121C23"/>
    <w:rsid w:val="00127496"/>
    <w:rsid w:val="00133E82"/>
    <w:rsid w:val="001376A5"/>
    <w:rsid w:val="00150054"/>
    <w:rsid w:val="00150160"/>
    <w:rsid w:val="0015622E"/>
    <w:rsid w:val="0016150F"/>
    <w:rsid w:val="00171F7A"/>
    <w:rsid w:val="00175EFE"/>
    <w:rsid w:val="00176743"/>
    <w:rsid w:val="0019338E"/>
    <w:rsid w:val="00193B6B"/>
    <w:rsid w:val="00195678"/>
    <w:rsid w:val="0019776A"/>
    <w:rsid w:val="001A5978"/>
    <w:rsid w:val="001A60EB"/>
    <w:rsid w:val="001A6AF2"/>
    <w:rsid w:val="001B0436"/>
    <w:rsid w:val="001B2C7B"/>
    <w:rsid w:val="001C42A0"/>
    <w:rsid w:val="001C66BA"/>
    <w:rsid w:val="001D2411"/>
    <w:rsid w:val="001D43F8"/>
    <w:rsid w:val="001D4D5A"/>
    <w:rsid w:val="001E0158"/>
    <w:rsid w:val="001E3A5A"/>
    <w:rsid w:val="001F091D"/>
    <w:rsid w:val="00201A0B"/>
    <w:rsid w:val="00203059"/>
    <w:rsid w:val="002032E5"/>
    <w:rsid w:val="002075DA"/>
    <w:rsid w:val="00217BC6"/>
    <w:rsid w:val="00226BF5"/>
    <w:rsid w:val="00227596"/>
    <w:rsid w:val="002707BD"/>
    <w:rsid w:val="00271CBD"/>
    <w:rsid w:val="00273964"/>
    <w:rsid w:val="0029483C"/>
    <w:rsid w:val="00295C41"/>
    <w:rsid w:val="002A2A58"/>
    <w:rsid w:val="002B33C3"/>
    <w:rsid w:val="002B35B2"/>
    <w:rsid w:val="002B59D9"/>
    <w:rsid w:val="002B6DE0"/>
    <w:rsid w:val="002B7514"/>
    <w:rsid w:val="002D266C"/>
    <w:rsid w:val="002D5EE9"/>
    <w:rsid w:val="002D61EB"/>
    <w:rsid w:val="002D65DD"/>
    <w:rsid w:val="002E243B"/>
    <w:rsid w:val="002F1DA6"/>
    <w:rsid w:val="002F2F84"/>
    <w:rsid w:val="00300A71"/>
    <w:rsid w:val="00306D83"/>
    <w:rsid w:val="003116B1"/>
    <w:rsid w:val="00325957"/>
    <w:rsid w:val="00326F7A"/>
    <w:rsid w:val="0033282E"/>
    <w:rsid w:val="00334A41"/>
    <w:rsid w:val="00350CA0"/>
    <w:rsid w:val="00371B77"/>
    <w:rsid w:val="00375EAE"/>
    <w:rsid w:val="00376F6C"/>
    <w:rsid w:val="0039022B"/>
    <w:rsid w:val="003929DC"/>
    <w:rsid w:val="0039322B"/>
    <w:rsid w:val="00393FD5"/>
    <w:rsid w:val="003960F6"/>
    <w:rsid w:val="003A3B48"/>
    <w:rsid w:val="003A3FCA"/>
    <w:rsid w:val="003B3F87"/>
    <w:rsid w:val="003C2FBD"/>
    <w:rsid w:val="003C5A86"/>
    <w:rsid w:val="003E3F84"/>
    <w:rsid w:val="003E6577"/>
    <w:rsid w:val="00401035"/>
    <w:rsid w:val="00402730"/>
    <w:rsid w:val="004035E4"/>
    <w:rsid w:val="00413242"/>
    <w:rsid w:val="0043026E"/>
    <w:rsid w:val="0044285A"/>
    <w:rsid w:val="00442C42"/>
    <w:rsid w:val="00445031"/>
    <w:rsid w:val="00447739"/>
    <w:rsid w:val="00467FE4"/>
    <w:rsid w:val="00470774"/>
    <w:rsid w:val="004729E0"/>
    <w:rsid w:val="00485D2C"/>
    <w:rsid w:val="004A5AFE"/>
    <w:rsid w:val="004A7376"/>
    <w:rsid w:val="004B2349"/>
    <w:rsid w:val="004B5418"/>
    <w:rsid w:val="004C0A6C"/>
    <w:rsid w:val="004C1133"/>
    <w:rsid w:val="004D2331"/>
    <w:rsid w:val="004D4737"/>
    <w:rsid w:val="004E3126"/>
    <w:rsid w:val="004E490D"/>
    <w:rsid w:val="004F0590"/>
    <w:rsid w:val="004F083B"/>
    <w:rsid w:val="004F1EF5"/>
    <w:rsid w:val="004F2EC6"/>
    <w:rsid w:val="00503AB8"/>
    <w:rsid w:val="0050625B"/>
    <w:rsid w:val="00512969"/>
    <w:rsid w:val="005208D8"/>
    <w:rsid w:val="0052265C"/>
    <w:rsid w:val="0052584A"/>
    <w:rsid w:val="00534B9A"/>
    <w:rsid w:val="00542D85"/>
    <w:rsid w:val="00543801"/>
    <w:rsid w:val="00543B0C"/>
    <w:rsid w:val="00550DC3"/>
    <w:rsid w:val="0057019D"/>
    <w:rsid w:val="00573CEA"/>
    <w:rsid w:val="00575D2E"/>
    <w:rsid w:val="005A2078"/>
    <w:rsid w:val="005A4A20"/>
    <w:rsid w:val="005A6D56"/>
    <w:rsid w:val="005B02D9"/>
    <w:rsid w:val="005B46EA"/>
    <w:rsid w:val="005C3592"/>
    <w:rsid w:val="005D2B81"/>
    <w:rsid w:val="005D6942"/>
    <w:rsid w:val="005E5766"/>
    <w:rsid w:val="005E68B1"/>
    <w:rsid w:val="005F54BB"/>
    <w:rsid w:val="005F60B1"/>
    <w:rsid w:val="00605E31"/>
    <w:rsid w:val="00614742"/>
    <w:rsid w:val="00625A58"/>
    <w:rsid w:val="00633347"/>
    <w:rsid w:val="0063464C"/>
    <w:rsid w:val="0063774A"/>
    <w:rsid w:val="00646288"/>
    <w:rsid w:val="00646E29"/>
    <w:rsid w:val="00647D51"/>
    <w:rsid w:val="00653DE9"/>
    <w:rsid w:val="00664728"/>
    <w:rsid w:val="006657F7"/>
    <w:rsid w:val="006663CB"/>
    <w:rsid w:val="0067488C"/>
    <w:rsid w:val="00677E76"/>
    <w:rsid w:val="00680B83"/>
    <w:rsid w:val="00694980"/>
    <w:rsid w:val="00694BEA"/>
    <w:rsid w:val="006A0793"/>
    <w:rsid w:val="006B3313"/>
    <w:rsid w:val="006B3BB7"/>
    <w:rsid w:val="006B47F0"/>
    <w:rsid w:val="006B69C5"/>
    <w:rsid w:val="006D18B3"/>
    <w:rsid w:val="006D40CB"/>
    <w:rsid w:val="006E071C"/>
    <w:rsid w:val="006E2A45"/>
    <w:rsid w:val="006F362A"/>
    <w:rsid w:val="007100D4"/>
    <w:rsid w:val="00712FB6"/>
    <w:rsid w:val="00715217"/>
    <w:rsid w:val="00720AA1"/>
    <w:rsid w:val="00746D30"/>
    <w:rsid w:val="007700A4"/>
    <w:rsid w:val="00770690"/>
    <w:rsid w:val="00777A29"/>
    <w:rsid w:val="00783A71"/>
    <w:rsid w:val="007872CB"/>
    <w:rsid w:val="007957D0"/>
    <w:rsid w:val="00795932"/>
    <w:rsid w:val="007A000D"/>
    <w:rsid w:val="007A0180"/>
    <w:rsid w:val="007A126D"/>
    <w:rsid w:val="007B4942"/>
    <w:rsid w:val="007B5074"/>
    <w:rsid w:val="007B6EF0"/>
    <w:rsid w:val="007D0B6A"/>
    <w:rsid w:val="007D66FC"/>
    <w:rsid w:val="007F3093"/>
    <w:rsid w:val="007F3D20"/>
    <w:rsid w:val="008108B5"/>
    <w:rsid w:val="00814CFE"/>
    <w:rsid w:val="00821D0E"/>
    <w:rsid w:val="00831354"/>
    <w:rsid w:val="008337F9"/>
    <w:rsid w:val="00833C00"/>
    <w:rsid w:val="00841B37"/>
    <w:rsid w:val="00843102"/>
    <w:rsid w:val="00843B4D"/>
    <w:rsid w:val="00845222"/>
    <w:rsid w:val="00853416"/>
    <w:rsid w:val="00857A0C"/>
    <w:rsid w:val="00862818"/>
    <w:rsid w:val="0086335B"/>
    <w:rsid w:val="008637E2"/>
    <w:rsid w:val="00865DA9"/>
    <w:rsid w:val="0088398C"/>
    <w:rsid w:val="00885313"/>
    <w:rsid w:val="00895623"/>
    <w:rsid w:val="008A2A65"/>
    <w:rsid w:val="008B34DF"/>
    <w:rsid w:val="008C39CF"/>
    <w:rsid w:val="008C4C32"/>
    <w:rsid w:val="008D0AA5"/>
    <w:rsid w:val="008D13B8"/>
    <w:rsid w:val="008D201A"/>
    <w:rsid w:val="008D37BC"/>
    <w:rsid w:val="008D423D"/>
    <w:rsid w:val="008E2EF1"/>
    <w:rsid w:val="008F4767"/>
    <w:rsid w:val="008F4FD8"/>
    <w:rsid w:val="0090110E"/>
    <w:rsid w:val="0090385C"/>
    <w:rsid w:val="00935503"/>
    <w:rsid w:val="00941D17"/>
    <w:rsid w:val="0094440D"/>
    <w:rsid w:val="00944627"/>
    <w:rsid w:val="00946289"/>
    <w:rsid w:val="009469C7"/>
    <w:rsid w:val="00953CDE"/>
    <w:rsid w:val="00967E51"/>
    <w:rsid w:val="009807E9"/>
    <w:rsid w:val="009821B7"/>
    <w:rsid w:val="00982DA5"/>
    <w:rsid w:val="009864C4"/>
    <w:rsid w:val="009A1C2A"/>
    <w:rsid w:val="009A6DD1"/>
    <w:rsid w:val="009B26E9"/>
    <w:rsid w:val="009C0CA6"/>
    <w:rsid w:val="009C1A4E"/>
    <w:rsid w:val="009C677F"/>
    <w:rsid w:val="009E02E6"/>
    <w:rsid w:val="009F42D6"/>
    <w:rsid w:val="00A011D1"/>
    <w:rsid w:val="00A019FB"/>
    <w:rsid w:val="00A03035"/>
    <w:rsid w:val="00A06D51"/>
    <w:rsid w:val="00A12B22"/>
    <w:rsid w:val="00A1735D"/>
    <w:rsid w:val="00A21658"/>
    <w:rsid w:val="00A243C0"/>
    <w:rsid w:val="00A24431"/>
    <w:rsid w:val="00A267C1"/>
    <w:rsid w:val="00A43E4E"/>
    <w:rsid w:val="00A4671D"/>
    <w:rsid w:val="00A53E0C"/>
    <w:rsid w:val="00A61662"/>
    <w:rsid w:val="00A67564"/>
    <w:rsid w:val="00A720A3"/>
    <w:rsid w:val="00A75DCF"/>
    <w:rsid w:val="00A815D3"/>
    <w:rsid w:val="00A83FE2"/>
    <w:rsid w:val="00A953C9"/>
    <w:rsid w:val="00AA35FE"/>
    <w:rsid w:val="00AA3B7A"/>
    <w:rsid w:val="00AB0024"/>
    <w:rsid w:val="00AB14E7"/>
    <w:rsid w:val="00AC397F"/>
    <w:rsid w:val="00AC6D5E"/>
    <w:rsid w:val="00AD092C"/>
    <w:rsid w:val="00AD7964"/>
    <w:rsid w:val="00AE6B60"/>
    <w:rsid w:val="00AF07F2"/>
    <w:rsid w:val="00AF40C2"/>
    <w:rsid w:val="00AF7110"/>
    <w:rsid w:val="00B07CBA"/>
    <w:rsid w:val="00B10C1C"/>
    <w:rsid w:val="00B13BF5"/>
    <w:rsid w:val="00B1459D"/>
    <w:rsid w:val="00B171DF"/>
    <w:rsid w:val="00B22997"/>
    <w:rsid w:val="00B32102"/>
    <w:rsid w:val="00B34AEB"/>
    <w:rsid w:val="00B37D9F"/>
    <w:rsid w:val="00B44F18"/>
    <w:rsid w:val="00B467F3"/>
    <w:rsid w:val="00B47D9D"/>
    <w:rsid w:val="00B516A4"/>
    <w:rsid w:val="00B5191E"/>
    <w:rsid w:val="00B61062"/>
    <w:rsid w:val="00B61C73"/>
    <w:rsid w:val="00B642D6"/>
    <w:rsid w:val="00B75EF9"/>
    <w:rsid w:val="00B82AD6"/>
    <w:rsid w:val="00B85A0C"/>
    <w:rsid w:val="00B860ED"/>
    <w:rsid w:val="00B9245E"/>
    <w:rsid w:val="00BB23F4"/>
    <w:rsid w:val="00BB7D9F"/>
    <w:rsid w:val="00BE68F6"/>
    <w:rsid w:val="00BE6B91"/>
    <w:rsid w:val="00BF0CC4"/>
    <w:rsid w:val="00BF338F"/>
    <w:rsid w:val="00BF62EC"/>
    <w:rsid w:val="00C03669"/>
    <w:rsid w:val="00C07650"/>
    <w:rsid w:val="00C20E81"/>
    <w:rsid w:val="00C25FC3"/>
    <w:rsid w:val="00C27EDD"/>
    <w:rsid w:val="00C31FD1"/>
    <w:rsid w:val="00C41DCE"/>
    <w:rsid w:val="00C4214E"/>
    <w:rsid w:val="00C43B9C"/>
    <w:rsid w:val="00C443D1"/>
    <w:rsid w:val="00C469C2"/>
    <w:rsid w:val="00C54689"/>
    <w:rsid w:val="00C56F97"/>
    <w:rsid w:val="00C61BFC"/>
    <w:rsid w:val="00C62E22"/>
    <w:rsid w:val="00C6542A"/>
    <w:rsid w:val="00C679D4"/>
    <w:rsid w:val="00C74A0A"/>
    <w:rsid w:val="00C800DF"/>
    <w:rsid w:val="00C842A9"/>
    <w:rsid w:val="00C8508E"/>
    <w:rsid w:val="00C86F13"/>
    <w:rsid w:val="00C924F2"/>
    <w:rsid w:val="00CA2D25"/>
    <w:rsid w:val="00CA2FA8"/>
    <w:rsid w:val="00CA4F02"/>
    <w:rsid w:val="00CD2958"/>
    <w:rsid w:val="00CE090A"/>
    <w:rsid w:val="00CE2711"/>
    <w:rsid w:val="00CE6970"/>
    <w:rsid w:val="00CF001F"/>
    <w:rsid w:val="00D01F04"/>
    <w:rsid w:val="00D160A2"/>
    <w:rsid w:val="00D17CB1"/>
    <w:rsid w:val="00D21F1F"/>
    <w:rsid w:val="00D2271D"/>
    <w:rsid w:val="00D25178"/>
    <w:rsid w:val="00D340F5"/>
    <w:rsid w:val="00D35F98"/>
    <w:rsid w:val="00D37DF5"/>
    <w:rsid w:val="00D404D1"/>
    <w:rsid w:val="00D542D1"/>
    <w:rsid w:val="00D6297E"/>
    <w:rsid w:val="00D9204A"/>
    <w:rsid w:val="00DA3C4D"/>
    <w:rsid w:val="00DA4AAB"/>
    <w:rsid w:val="00DA5DA6"/>
    <w:rsid w:val="00DB2CA3"/>
    <w:rsid w:val="00DB4BB3"/>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6638E"/>
    <w:rsid w:val="00E67BF3"/>
    <w:rsid w:val="00E85BDE"/>
    <w:rsid w:val="00E87B84"/>
    <w:rsid w:val="00E91955"/>
    <w:rsid w:val="00E92DD1"/>
    <w:rsid w:val="00EA2433"/>
    <w:rsid w:val="00EB1112"/>
    <w:rsid w:val="00EC0819"/>
    <w:rsid w:val="00EC634C"/>
    <w:rsid w:val="00ED6F12"/>
    <w:rsid w:val="00ED7CB8"/>
    <w:rsid w:val="00EF03DA"/>
    <w:rsid w:val="00EF5635"/>
    <w:rsid w:val="00F11252"/>
    <w:rsid w:val="00F12157"/>
    <w:rsid w:val="00F21473"/>
    <w:rsid w:val="00F245D7"/>
    <w:rsid w:val="00F46E70"/>
    <w:rsid w:val="00F575EA"/>
    <w:rsid w:val="00F63589"/>
    <w:rsid w:val="00F63929"/>
    <w:rsid w:val="00F70BCE"/>
    <w:rsid w:val="00F8316A"/>
    <w:rsid w:val="00F84730"/>
    <w:rsid w:val="00F92DF0"/>
    <w:rsid w:val="00F968CD"/>
    <w:rsid w:val="00F9693C"/>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468">
      <w:bodyDiv w:val="1"/>
      <w:marLeft w:val="0"/>
      <w:marRight w:val="0"/>
      <w:marTop w:val="0"/>
      <w:marBottom w:val="0"/>
      <w:divBdr>
        <w:top w:val="none" w:sz="0" w:space="0" w:color="auto"/>
        <w:left w:val="none" w:sz="0" w:space="0" w:color="auto"/>
        <w:bottom w:val="none" w:sz="0" w:space="0" w:color="auto"/>
        <w:right w:val="none" w:sz="0" w:space="0" w:color="auto"/>
      </w:divBdr>
      <w:divsChild>
        <w:div w:id="2141534638">
          <w:marLeft w:val="0"/>
          <w:marRight w:val="0"/>
          <w:marTop w:val="0"/>
          <w:marBottom w:val="0"/>
          <w:divBdr>
            <w:top w:val="none" w:sz="0" w:space="0" w:color="auto"/>
            <w:left w:val="none" w:sz="0" w:space="0" w:color="auto"/>
            <w:bottom w:val="none" w:sz="0" w:space="0" w:color="auto"/>
            <w:right w:val="none" w:sz="0" w:space="0" w:color="auto"/>
          </w:divBdr>
          <w:divsChild>
            <w:div w:id="10485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36"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BF051-6F7E-4112-B2CF-BB0C9968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64</Pages>
  <Words>18484</Words>
  <Characters>105364</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184</cp:revision>
  <dcterms:created xsi:type="dcterms:W3CDTF">2020-05-04T05:47:00Z</dcterms:created>
  <dcterms:modified xsi:type="dcterms:W3CDTF">2021-09-12T18:53:00Z</dcterms:modified>
</cp:coreProperties>
</file>