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4EFCBE9D" w:rsidR="00665FB8" w:rsidRPr="00093387" w:rsidRDefault="005B099F" w:rsidP="00665FB8">
      <w:pPr>
        <w:pStyle w:val="BodyTextFirst"/>
        <w:rPr>
          <w:rFonts w:hint="eastAsia"/>
        </w:rPr>
      </w:pPr>
      <w:ins w:id="1" w:author="Kelvin Sung" w:date="2021-09-12T10:36:00Z">
        <w:r>
          <w:rPr>
            <w:rFonts w:hint="eastAsia"/>
          </w:rPr>
          <w:t>&gt;&gt;HERE</w:t>
        </w:r>
      </w:ins>
      <w:r w:rsidR="00665FB8">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51296A9F" w:rsidR="00665FB8" w:rsidRDefault="005B099F" w:rsidP="00665FB8">
      <w:pPr>
        <w:pStyle w:val="BodyTextFirst"/>
        <w:rPr>
          <w:rFonts w:hint="eastAsia"/>
        </w:rPr>
      </w:pPr>
      <w:ins w:id="2" w:author="Kelvin Sung" w:date="2021-09-12T10:36:00Z">
        <w:r>
          <w:rPr>
            <w:rFonts w:hint="eastAsia"/>
          </w:rPr>
          <w:t>&gt;&gt;HERE</w:t>
        </w:r>
      </w:ins>
      <w:r w:rsidR="00665FB8">
        <w:t xml:space="preserve">Up </w:t>
      </w:r>
      <w:r w:rsidR="0063247D">
        <w:t>until</w:t>
      </w:r>
      <w:r w:rsidR="00665FB8">
        <w:t xml:space="preserve"> now in </w:t>
      </w:r>
      <w:r w:rsidR="002946C2">
        <w:t xml:space="preserve">the </w:t>
      </w:r>
      <w:r w:rsidR="00665FB8">
        <w:t>game engine you have implemented mostly functional modules in order to provide the fundamentals required for many types of 2D games</w:t>
      </w:r>
      <w:r w:rsidR="002946C2">
        <w:t>.</w:t>
      </w:r>
      <w:r w:rsidR="00665FB8">
        <w:t xml:space="preserve"> </w:t>
      </w:r>
      <w:r w:rsidR="002946C2">
        <w:t>T</w:t>
      </w:r>
      <w:r w:rsidR="00665FB8">
        <w:t xml:space="preserve">hat is, </w:t>
      </w:r>
      <w:r w:rsidR="002946C2">
        <w:t xml:space="preserve">you have developed engine components and utility classes </w:t>
      </w:r>
      <w:r w:rsidR="00C941A3">
        <w:t xml:space="preserve">that are designed to </w:t>
      </w:r>
      <w:r w:rsidR="002946C2">
        <w:t xml:space="preserve">support </w:t>
      </w:r>
      <w:r w:rsidR="00665FB8">
        <w:t xml:space="preserve">the </w:t>
      </w:r>
      <w:r w:rsidR="002946C2">
        <w:t xml:space="preserve">actual </w:t>
      </w:r>
      <w:r w:rsidR="00665FB8">
        <w:t>gameplay</w:t>
      </w:r>
      <w:r w:rsidR="00C941A3">
        <w:t xml:space="preserve"> directly</w:t>
      </w:r>
      <w:r w:rsidR="00665FB8">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An illumination model, or a lighting model, is a mathematic</w:t>
      </w:r>
      <w:r w:rsidR="007D7A5F">
        <w:t>al</w:t>
      </w:r>
      <w:r>
        <w:t xml:space="preserve">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438A8AA8" w:rsidR="00665FB8" w:rsidRDefault="00665FB8" w:rsidP="00665FB8">
      <w:pPr>
        <w:pStyle w:val="BodyTextCont"/>
        <w:rPr>
          <w:rFonts w:hint="eastAsia"/>
        </w:rPr>
      </w:pPr>
      <w:r>
        <w:t xml:space="preserve">A </w:t>
      </w:r>
      <w:r w:rsidR="00667283">
        <w:t xml:space="preserve">simplified </w:t>
      </w:r>
      <w:r>
        <w:t>variation of the Phong illumination model</w:t>
      </w:r>
      <w:r w:rsidR="00DB6791">
        <w:t xml:space="preserve"> that</w:t>
      </w:r>
      <w:r w:rsidR="00667283">
        <w:t xml:space="preserve">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CEC2A95" w:rsidR="00665FB8" w:rsidRDefault="005B099F" w:rsidP="00665FB8">
      <w:pPr>
        <w:pStyle w:val="BodyTextFirst"/>
        <w:rPr>
          <w:rFonts w:hint="eastAsia"/>
        </w:rPr>
      </w:pPr>
      <w:ins w:id="3" w:author="Kelvin Sung" w:date="2021-09-12T10:36:00Z">
        <w:r>
          <w:rPr>
            <w:rFonts w:hint="eastAsia"/>
          </w:rPr>
          <w:t>&gt;&gt;HERE</w:t>
        </w:r>
      </w:ins>
      <w:r w:rsidR="00665FB8">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r w:rsidR="00177F45">
        <w:t>expensive</w:t>
      </w:r>
      <w:r w:rsidR="00665FB8">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rsidR="00665FB8">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3EC22613" w:rsidR="00665FB8" w:rsidRDefault="00665FB8" w:rsidP="00C5290D">
      <w:pPr>
        <w:pStyle w:val="Bullet"/>
        <w:rPr>
          <w:rFonts w:hint="eastAsia"/>
        </w:rPr>
      </w:pPr>
      <w:r>
        <w:t>Diffuse Reflection and Normal Maps: Simulates light reflection</w:t>
      </w:r>
      <w:r w:rsidR="00CF164C">
        <w:t xml:space="preserve"> from matte</w:t>
      </w:r>
      <w:r w:rsidR="00351E12">
        <w:t>, or diffuse</w:t>
      </w:r>
      <w:r w:rsidR="00CF164C">
        <w:t xml:space="preserve"> surfaces</w:t>
      </w:r>
    </w:p>
    <w:p w14:paraId="2483BFC0" w14:textId="445E3F01" w:rsidR="00665FB8" w:rsidRDefault="00665FB8" w:rsidP="00C5290D">
      <w:pPr>
        <w:pStyle w:val="Bullet"/>
        <w:rPr>
          <w:rFonts w:hint="eastAsia"/>
        </w:rPr>
      </w:pPr>
      <w:r>
        <w:t xml:space="preserve">Specular Light and Material: Models light reflecting off </w:t>
      </w:r>
      <w:r w:rsidR="00C8703A">
        <w:t xml:space="preserve">shinning </w:t>
      </w:r>
      <w:r>
        <w:t>surfaces and reaching the camera</w:t>
      </w:r>
    </w:p>
    <w:p w14:paraId="6D5FDC26" w14:textId="77777777" w:rsidR="00665FB8" w:rsidRDefault="00665FB8" w:rsidP="00C5290D">
      <w:pPr>
        <w:pStyle w:val="Bullet"/>
        <w:rPr>
          <w:rFonts w:hint="eastAsia"/>
        </w:rPr>
      </w:pPr>
      <w:r>
        <w:t>Light Source types: Introduces illumination based on different types of light sources</w:t>
      </w:r>
    </w:p>
    <w:p w14:paraId="118D8EE0" w14:textId="18D8C1C4" w:rsidR="00665FB8" w:rsidRDefault="00665FB8" w:rsidP="00C5290D">
      <w:pPr>
        <w:pStyle w:val="Bullet"/>
        <w:rPr>
          <w:rFonts w:hint="eastAsia"/>
        </w:rPr>
      </w:pPr>
      <w:r>
        <w:lastRenderedPageBreak/>
        <w:t xml:space="preserve">Shadow: Approximates the results from light </w:t>
      </w:r>
      <w:r w:rsidR="0061557F">
        <w:t>being blocked</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4B2A6148" w:rsidR="00665FB8" w:rsidRDefault="005B099F" w:rsidP="00C5290D">
      <w:pPr>
        <w:pStyle w:val="BodyTextFirst"/>
        <w:rPr>
          <w:rFonts w:hint="eastAsia"/>
        </w:rPr>
      </w:pPr>
      <w:ins w:id="4" w:author="Kelvin Sung" w:date="2021-09-12T10:36:00Z">
        <w:r>
          <w:rPr>
            <w:rFonts w:hint="eastAsia"/>
          </w:rPr>
          <w:t>&gt;&gt;HERE</w:t>
        </w:r>
      </w:ins>
      <w:r w:rsidR="00665FB8">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rsidR="00665FB8">
        <w:t xml:space="preserve">complex and </w:t>
      </w:r>
      <w:r w:rsidR="00E52706">
        <w:t xml:space="preserve">can be </w:t>
      </w:r>
      <w:r w:rsidR="00665FB8">
        <w:t>computationally expensive. Instead, in computer graphics and most 2D games, ambient lighting is approximated by adding a constant color</w:t>
      </w:r>
      <w:r w:rsidR="00232311">
        <w:t>, or the ambient light,</w:t>
      </w:r>
      <w:r w:rsidR="00665FB8">
        <w:t xml:space="preserve"> to every object within the current scene or world. It is important to note that while ambient lighting can provide </w:t>
      </w:r>
      <w:r w:rsidR="0077223A">
        <w:t xml:space="preserve">the </w:t>
      </w:r>
      <w:r w:rsidR="00665FB8">
        <w:t xml:space="preserve">desired results, it is </w:t>
      </w:r>
      <w:r w:rsidR="00B815D4">
        <w:t xml:space="preserve">only a rough approximation and </w:t>
      </w:r>
      <w:r w:rsidR="0077223A">
        <w:t xml:space="preserve">does </w:t>
      </w:r>
      <w:r w:rsidR="00665FB8">
        <w:t xml:space="preserve">not mimic real-world </w:t>
      </w:r>
      <w:r w:rsidR="0077223A">
        <w:t xml:space="preserve">indirect </w:t>
      </w:r>
      <w:r w:rsidR="00665FB8">
        <w:t>lighting.</w:t>
      </w:r>
    </w:p>
    <w:p w14:paraId="29277BFF" w14:textId="77777777" w:rsidR="00665FB8" w:rsidRDefault="00665FB8" w:rsidP="00C5290D">
      <w:pPr>
        <w:pStyle w:val="Heading2"/>
      </w:pPr>
      <w:r>
        <w:t>The Global Ambient Project</w:t>
      </w:r>
    </w:p>
    <w:p w14:paraId="6ACCC146" w14:textId="33E2E81D" w:rsidR="00665FB8" w:rsidRDefault="005B099F" w:rsidP="00C5290D">
      <w:pPr>
        <w:pStyle w:val="BodyTextFirst"/>
        <w:rPr>
          <w:rFonts w:hint="eastAsia"/>
        </w:rPr>
      </w:pPr>
      <w:ins w:id="5" w:author="Kelvin Sung" w:date="2021-09-12T10:36:00Z">
        <w:r>
          <w:rPr>
            <w:rFonts w:hint="eastAsia"/>
          </w:rPr>
          <w:t>&gt;&gt;HERE</w:t>
        </w:r>
      </w:ins>
      <w:r w:rsidR="00665FB8">
        <w:t xml:space="preserve">This project demonstrates how to implement ambient lighting within your scenes by </w:t>
      </w:r>
      <w:r w:rsidR="002537E5">
        <w:t xml:space="preserve">defining </w:t>
      </w:r>
      <w:r w:rsidR="00665FB8">
        <w:t xml:space="preserve">a global ambient color and a global ambient intensity </w:t>
      </w:r>
      <w:r w:rsidR="002537E5">
        <w:t xml:space="preserve">for drawing </w:t>
      </w:r>
      <w:r w:rsidR="00665FB8">
        <w:t xml:space="preserve">each </w:t>
      </w:r>
      <w:r w:rsidR="002537E5" w:rsidRPr="00AB51B9">
        <w:rPr>
          <w:rStyle w:val="CodeInline"/>
        </w:rPr>
        <w:t>R</w:t>
      </w:r>
      <w:r w:rsidR="00665FB8" w:rsidRPr="00AB51B9">
        <w:rPr>
          <w:rStyle w:val="CodeInline"/>
        </w:rPr>
        <w:t>enderable</w:t>
      </w:r>
      <w:r w:rsidR="00665FB8">
        <w:t xml:space="preserve"> object. You can see an example of this project running in Figure 8-1. The source code of this project is located in the </w:t>
      </w:r>
      <w:r w:rsidR="00665FB8" w:rsidRPr="00C5290D">
        <w:rPr>
          <w:rStyle w:val="CodeInline"/>
        </w:rPr>
        <w:t>chapter8/8.1.global_ambient</w:t>
      </w:r>
      <w:r w:rsidR="00665FB8">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22EF7C06" w:rsidR="00C5290D" w:rsidRDefault="005B099F" w:rsidP="00C5290D">
      <w:pPr>
        <w:pStyle w:val="BodyTextFirst"/>
        <w:rPr>
          <w:rFonts w:hint="eastAsia"/>
        </w:rPr>
      </w:pPr>
      <w:ins w:id="6" w:author="Kelvin Sung" w:date="2021-09-12T10:36:00Z">
        <w:r>
          <w:rPr>
            <w:rFonts w:hint="eastAsia"/>
          </w:rPr>
          <w:t>&gt;&gt;HERE</w:t>
        </w:r>
      </w:ins>
      <w:r w:rsidR="00C5290D">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5875C3B3" w:rsidR="00C5290D" w:rsidRDefault="005B099F" w:rsidP="00C5290D">
      <w:pPr>
        <w:pStyle w:val="BodyTextFirst"/>
        <w:rPr>
          <w:rFonts w:hint="eastAsia"/>
        </w:rPr>
      </w:pPr>
      <w:ins w:id="7" w:author="Kelvin Sung" w:date="2021-09-12T10:36:00Z">
        <w:r>
          <w:rPr>
            <w:rFonts w:hint="eastAsia"/>
          </w:rPr>
          <w:t>&gt;&gt;HERE</w:t>
        </w:r>
      </w:ins>
      <w:r w:rsidR="00C5290D">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r w:rsidR="00B3722D">
        <w:rPr>
          <w:rStyle w:val="CodeInline"/>
        </w:rPr>
        <w:t>impleS</w:t>
      </w:r>
      <w:r w:rsidRPr="00C5290D">
        <w:rPr>
          <w:rStyle w:val="CodeInline"/>
        </w:rPr>
        <w:t>hader</w:t>
      </w:r>
      <w:r>
        <w:t>/</w:t>
      </w:r>
      <w:r w:rsidRPr="00C5290D">
        <w:rPr>
          <w:rStyle w:val="CodeInline"/>
        </w:rPr>
        <w:t>Renderable</w:t>
      </w:r>
      <w:r>
        <w:t xml:space="preserve"> pair structure to interface to GLSL shaders and the game engine</w:t>
      </w:r>
    </w:p>
    <w:p w14:paraId="66567656" w14:textId="2F4A3778"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w:t>
      </w:r>
      <w:r w:rsidR="00104531">
        <w:t>.</w:t>
      </w:r>
      <w:r>
        <w:t xml:space="preserve"> </w:t>
      </w:r>
      <w:r w:rsidR="00104531">
        <w:t>T</w:t>
      </w:r>
      <w:r>
        <w:t xml:space="preserve">he </w:t>
      </w:r>
      <w:r w:rsidRPr="00C5290D">
        <w:rPr>
          <w:rStyle w:val="CodeInline"/>
        </w:rPr>
        <w:t>fonts</w:t>
      </w:r>
      <w:r>
        <w:t xml:space="preserve"> folder that contains the default system fonts and two texture images</w:t>
      </w:r>
      <w:r w:rsidR="00B3722D">
        <w:t>:</w:t>
      </w:r>
      <w:r>
        <w:t xml:space="preserve">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38E19BD8" w:rsidR="00C5290D" w:rsidRDefault="005B099F" w:rsidP="00104531">
      <w:pPr>
        <w:pStyle w:val="BodyTextFirst"/>
        <w:rPr>
          <w:rFonts w:hint="eastAsia"/>
        </w:rPr>
      </w:pPr>
      <w:ins w:id="8" w:author="Kelvin Sung" w:date="2021-09-12T10:36:00Z">
        <w:r>
          <w:rPr>
            <w:rFonts w:hint="eastAsia"/>
          </w:rPr>
          <w:t>&gt;&gt;HERE</w:t>
        </w:r>
      </w:ins>
      <w:r w:rsidR="00A25D16" w:rsidRPr="00A25D16">
        <w:t xml:space="preserve">A good place to start when implementing new shaders </w:t>
      </w:r>
      <w:r w:rsidR="00B134DB">
        <w:t xml:space="preserve">or shading functionality </w:t>
      </w:r>
      <w:r w:rsidR="00A25D16" w:rsidRPr="00A25D16">
        <w:t xml:space="preserve">for the game engine is the GLSL shader. </w:t>
      </w:r>
      <w:r w:rsidR="008919F1">
        <w:t xml:space="preserve">The GLSL code creation or modification </w:t>
      </w:r>
      <w:r w:rsidR="00A25D16" w:rsidRPr="00A25D16">
        <w:t xml:space="preserve">allows you to implement the </w:t>
      </w:r>
      <w:r w:rsidR="008919F1">
        <w:t>actual functional details</w:t>
      </w:r>
      <w:r w:rsidR="00A25D16" w:rsidRPr="00A25D16">
        <w:t xml:space="preserve">, which </w:t>
      </w:r>
      <w:r w:rsidR="00127088">
        <w:t xml:space="preserve">in turn, </w:t>
      </w:r>
      <w:r w:rsidR="008919F1">
        <w:t xml:space="preserve">serves as </w:t>
      </w:r>
      <w:r w:rsidR="00A25D16" w:rsidRPr="00A25D16">
        <w:t xml:space="preserve">the </w:t>
      </w:r>
      <w:r w:rsidR="008919F1">
        <w:t xml:space="preserve">requirements </w:t>
      </w:r>
      <w:r w:rsidR="00A25D16" w:rsidRPr="00A25D16">
        <w:t xml:space="preserve">for </w:t>
      </w:r>
      <w:r w:rsidR="00127088">
        <w:t xml:space="preserve">expanding </w:t>
      </w:r>
      <w:r w:rsidR="008919F1">
        <w:t>the engine</w:t>
      </w:r>
      <w:r w:rsidR="00A25D16" w:rsidRPr="00A25D16">
        <w:t>.</w:t>
      </w:r>
      <w:r w:rsidR="009D7927">
        <w:t xml:space="preserve"> </w:t>
      </w:r>
      <w:r w:rsidR="008919F1">
        <w:t xml:space="preserve">For example, in this project you will begin by adding ambient lighting functionality to </w:t>
      </w:r>
      <w:r w:rsidR="000F7218">
        <w:t xml:space="preserve">all </w:t>
      </w:r>
      <w:r w:rsidR="008919F1">
        <w:t>existing GLSL shader</w:t>
      </w:r>
      <w:r w:rsidR="000F7218">
        <w:t>s</w:t>
      </w:r>
      <w:r w:rsidR="008919F1">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r w:rsidR="009D7927">
        <w:t xml:space="preserve"> </w:t>
      </w:r>
      <w:r w:rsidR="00A25D16" w:rsidRPr="00A25D16">
        <w:t>Thus, to</w:t>
      </w:r>
      <w:r w:rsidR="00127088">
        <w:t xml:space="preserve"> begin</w:t>
      </w:r>
      <w:r w:rsidR="00A25D16" w:rsidRPr="00A25D16">
        <w:t xml:space="preserve">, </w:t>
      </w:r>
      <w:r w:rsidR="00C050D1">
        <w:t xml:space="preserve">integrate </w:t>
      </w:r>
      <w:r w:rsidR="00A25D16" w:rsidRPr="00A25D16">
        <w:t xml:space="preserve">the global ambient into your </w:t>
      </w:r>
      <w:r w:rsidR="00A25D16" w:rsidRPr="00A25D16">
        <w:rPr>
          <w:rStyle w:val="CodeInline"/>
        </w:rPr>
        <w:t>simple_fs.glsl</w:t>
      </w:r>
      <w:r w:rsidR="00A25D16" w:rsidRPr="00A25D16">
        <w:t>.</w:t>
      </w:r>
    </w:p>
    <w:p w14:paraId="1EE8E023" w14:textId="309445BC" w:rsidR="00A25D16" w:rsidRDefault="00A25D16" w:rsidP="00A25D16">
      <w:pPr>
        <w:pStyle w:val="NumList"/>
        <w:rPr>
          <w:rFonts w:hint="eastAsia"/>
        </w:rPr>
      </w:pPr>
      <w:r w:rsidRPr="00A25D16">
        <w:t xml:space="preserve">Modify the fragment shader </w:t>
      </w:r>
      <w:r w:rsidRPr="00A25D16">
        <w:rPr>
          <w:rStyle w:val="CodeInline"/>
        </w:rPr>
        <w:t>simple_fs.glsl</w:t>
      </w:r>
      <w:r w:rsidRPr="00A25D16">
        <w:t xml:space="preserve"> by </w:t>
      </w:r>
      <w:r w:rsidR="00C050D1">
        <w:t xml:space="preserve">defining two new </w:t>
      </w:r>
      <w:r w:rsidRPr="00A25D16">
        <w:t xml:space="preserve">uniform variables </w:t>
      </w:r>
      <w:r w:rsidRPr="00A25D16">
        <w:rPr>
          <w:rStyle w:val="CodeInline"/>
        </w:rPr>
        <w:t>uGlobalAmbientColor</w:t>
      </w:r>
      <w:r w:rsidRPr="00A25D16">
        <w:t xml:space="preserve"> and </w:t>
      </w:r>
      <w:r w:rsidRPr="00A25D16">
        <w:rPr>
          <w:rStyle w:val="CodeInline"/>
        </w:rPr>
        <w:t>uGlobalAmbientIntensity</w:t>
      </w:r>
      <w:r w:rsidR="00C050D1">
        <w:t>,</w:t>
      </w:r>
      <w:r w:rsidRPr="00A25D16">
        <w:t xml:space="preserve"> </w:t>
      </w:r>
      <w:r w:rsidR="00C050D1">
        <w:t>and multiply</w:t>
      </w:r>
      <w:r w:rsidR="00E01D75">
        <w:t>ing</w:t>
      </w:r>
      <w:r w:rsidR="00C050D1">
        <w:t xml:space="preserve"> these variables with the </w:t>
      </w:r>
      <w:r w:rsidRPr="00A25D16">
        <w:rPr>
          <w:rStyle w:val="CodeInline"/>
        </w:rPr>
        <w:t>uPixelColor</w:t>
      </w:r>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DE65932" w14:textId="77777777" w:rsidR="005B099F" w:rsidRDefault="005B099F" w:rsidP="00A25D16">
      <w:pPr>
        <w:pStyle w:val="Code"/>
        <w:rPr>
          <w:ins w:id="9" w:author="Kelvin Sung" w:date="2021-09-12T10:36:00Z"/>
          <w:rFonts w:hint="eastAsia"/>
        </w:rPr>
      </w:pPr>
      <w:ins w:id="10" w:author="Kelvin Sung" w:date="2021-09-12T10:36:00Z">
        <w:r>
          <w:rPr>
            <w:rFonts w:hint="eastAsia"/>
          </w:rPr>
          <w:t>--------------------------------------------------------------------------</w:t>
        </w:r>
      </w:ins>
    </w:p>
    <w:p w14:paraId="504C7F05" w14:textId="77777777" w:rsidR="005B099F" w:rsidRDefault="005B099F" w:rsidP="00A25D16">
      <w:pPr>
        <w:pStyle w:val="Code"/>
        <w:rPr>
          <w:ins w:id="11" w:author="Kelvin Sung" w:date="2021-09-12T10:36:00Z"/>
          <w:rFonts w:hint="eastAsia"/>
        </w:rPr>
      </w:pPr>
      <w:ins w:id="12" w:author="Kelvin Sung" w:date="2021-09-12T10:36:00Z">
        <w:r>
          <w:rPr>
            <w:rFonts w:hint="eastAsia"/>
          </w:rPr>
          <w:t>1: ^HERE^[80]</w:t>
        </w:r>
      </w:ins>
    </w:p>
    <w:p w14:paraId="07A34B3A" w14:textId="58F87FD2"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r w:rsidR="006859CA" w:rsidRPr="006859CA">
        <w:rPr>
          <w:rStyle w:val="CodeInline"/>
        </w:rPr>
        <w:t>t</w:t>
      </w:r>
      <w:r w:rsidRPr="006859CA">
        <w:rPr>
          <w:rStyle w:val="CodeInline"/>
        </w:rPr>
        <w:t>exture</w:t>
      </w:r>
      <w:r w:rsidR="006859CA" w:rsidRPr="006859CA">
        <w:rPr>
          <w:rStyle w:val="CodeInline"/>
        </w:rPr>
        <w:t>_fs</w:t>
      </w:r>
      <w:r w:rsidRPr="006859CA">
        <w:rPr>
          <w:rStyle w:val="CodeInline"/>
        </w:rPr>
        <w:t>.glsl</w:t>
      </w:r>
      <w:r w:rsidRPr="00A25D16">
        <w:rPr>
          <w:noProof/>
        </w:rPr>
        <w:t xml:space="preserve"> by adding the </w:t>
      </w:r>
      <w:r w:rsidRPr="006859CA">
        <w:rPr>
          <w:rStyle w:val="CodeInline"/>
        </w:rPr>
        <w:t>uniform</w:t>
      </w:r>
      <w:r w:rsidRPr="00A25D16">
        <w:rPr>
          <w:noProof/>
        </w:rPr>
        <w:t xml:space="preserve"> variables </w:t>
      </w:r>
      <w:r w:rsidRPr="006859CA">
        <w:rPr>
          <w:rStyle w:val="CodeInline"/>
        </w:rPr>
        <w:t>uGlobalAmbientColor</w:t>
      </w:r>
      <w:r w:rsidRPr="00A25D16">
        <w:rPr>
          <w:noProof/>
        </w:rPr>
        <w:t xml:space="preserve"> and </w:t>
      </w:r>
      <w:r w:rsidRPr="006859CA">
        <w:rPr>
          <w:rStyle w:val="CodeInline"/>
        </w:rPr>
        <w:t>uGlobalAmbientIntensity</w:t>
      </w:r>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lastRenderedPageBreak/>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21B1B397" w:rsidR="006007F9" w:rsidRDefault="005B099F" w:rsidP="006007F9">
      <w:pPr>
        <w:pStyle w:val="BodyTextFirst"/>
        <w:rPr>
          <w:rFonts w:hint="eastAsia"/>
        </w:rPr>
      </w:pPr>
      <w:ins w:id="13" w:author="Kelvin Sung" w:date="2021-09-12T10:36:00Z">
        <w:r>
          <w:rPr>
            <w:rFonts w:hint="eastAsia"/>
          </w:rPr>
          <w:t>&gt;&gt;HERE</w:t>
        </w:r>
      </w:ins>
      <w:r w:rsidR="008902DF">
        <w:t xml:space="preserve">Ambient lighting affects the entire scene and thus the </w:t>
      </w:r>
      <w:r w:rsidR="001E339F">
        <w:t xml:space="preserve">associated </w:t>
      </w:r>
      <w:r w:rsidR="008902DF">
        <w:t xml:space="preserve">variables </w:t>
      </w:r>
      <w:r w:rsidR="001E339F">
        <w:t xml:space="preserve">must </w:t>
      </w:r>
      <w:r w:rsidR="008902DF">
        <w:t>be global</w:t>
      </w:r>
      <w:r w:rsidR="001E339F">
        <w:t xml:space="preserve"> and shared</w:t>
      </w:r>
      <w:r w:rsidR="008902DF">
        <w:t>. In this case, the two variables, a color (ambient color), and a floating</w:t>
      </w:r>
      <w:r w:rsidR="000F01D6">
        <w:t>-</w:t>
      </w:r>
      <w:r w:rsidR="008902DF">
        <w:t xml:space="preserve">point (intensity of the color), should be globally accessible </w:t>
      </w:r>
      <w:r w:rsidR="005E0F56">
        <w:t xml:space="preserve">to the rest of the engine and to the </w:t>
      </w:r>
      <w:r w:rsidR="008902DF">
        <w:t xml:space="preserve">clients. </w:t>
      </w:r>
      <w:r w:rsidR="000F01D6">
        <w:t xml:space="preserve">The </w:t>
      </w:r>
      <w:r w:rsidR="005E0F56" w:rsidRPr="00AB51B9">
        <w:rPr>
          <w:rStyle w:val="CodeInline"/>
        </w:rPr>
        <w:t>d</w:t>
      </w:r>
      <w:r w:rsidR="000F01D6" w:rsidRPr="00AB51B9">
        <w:rPr>
          <w:rStyle w:val="CodeInline"/>
        </w:rPr>
        <w:t>efaultResources</w:t>
      </w:r>
      <w:r w:rsidR="000F01D6">
        <w:t xml:space="preserve"> </w:t>
      </w:r>
      <w:r w:rsidR="005E0F56">
        <w:t xml:space="preserve">module is perfectly suited for this purpose. Edit the </w:t>
      </w:r>
      <w:r w:rsidR="00F2094E">
        <w:rPr>
          <w:rStyle w:val="CodeInline"/>
        </w:rPr>
        <w:t>src/e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6CB9A802" w14:textId="77777777" w:rsidR="005B099F" w:rsidRDefault="005B099F" w:rsidP="00AB51B9">
      <w:pPr>
        <w:pStyle w:val="Code"/>
        <w:rPr>
          <w:ins w:id="14" w:author="Kelvin Sung" w:date="2021-09-12T10:36:00Z"/>
          <w:rFonts w:hint="eastAsia"/>
        </w:rPr>
      </w:pPr>
      <w:ins w:id="15" w:author="Kelvin Sung" w:date="2021-09-12T10:36:00Z">
        <w:r>
          <w:rPr>
            <w:rFonts w:hint="eastAsia"/>
          </w:rPr>
          <w:t>--------------------------------------------------------------------------</w:t>
        </w:r>
      </w:ins>
    </w:p>
    <w:p w14:paraId="2C512048" w14:textId="77777777" w:rsidR="005B099F" w:rsidRDefault="005B099F" w:rsidP="00AB51B9">
      <w:pPr>
        <w:pStyle w:val="Code"/>
        <w:rPr>
          <w:ins w:id="16" w:author="Kelvin Sung" w:date="2021-09-12T10:36:00Z"/>
          <w:rFonts w:hint="eastAsia"/>
        </w:rPr>
      </w:pPr>
      <w:ins w:id="17" w:author="Kelvin Sung" w:date="2021-09-12T10:36:00Z">
        <w:r>
          <w:rPr>
            <w:rFonts w:hint="eastAsia"/>
          </w:rPr>
          <w:t>2: ^HERE^[101]</w:t>
        </w:r>
      </w:ins>
    </w:p>
    <w:p w14:paraId="3CE68A9D" w14:textId="296F4259"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3F503CBA" w:rsidR="00082611" w:rsidRDefault="005B099F" w:rsidP="006859CA">
      <w:pPr>
        <w:pStyle w:val="BodyTextFirst"/>
        <w:rPr>
          <w:rFonts w:hint="eastAsia"/>
        </w:rPr>
      </w:pPr>
      <w:ins w:id="18" w:author="Kelvin Sung" w:date="2021-09-12T10:36:00Z">
        <w:r>
          <w:rPr>
            <w:rFonts w:hint="eastAsia"/>
          </w:rPr>
          <w:t>&gt;&gt;HERE</w:t>
        </w:r>
      </w:ins>
      <w:r w:rsidR="006859CA">
        <w:t xml:space="preserve">With global ambient color and intensity now implemented </w:t>
      </w:r>
      <w:r w:rsidR="00082611">
        <w:t xml:space="preserve">in </w:t>
      </w:r>
      <w:r w:rsidR="006859CA">
        <w:t xml:space="preserve">the </w:t>
      </w:r>
      <w:r w:rsidR="00082611">
        <w:t xml:space="preserve">GLSL </w:t>
      </w:r>
      <w:r w:rsidR="006859CA">
        <w:t>shader</w:t>
      </w:r>
      <w:r w:rsidR="00082611">
        <w:t>s</w:t>
      </w:r>
      <w:r w:rsidR="006859CA">
        <w:t xml:space="preserve">, you need to modify the </w:t>
      </w:r>
      <w:r w:rsidR="00082611">
        <w:t xml:space="preserve">rest of the game engine to support the newly defined functionality. </w:t>
      </w:r>
      <w:r w:rsidR="00066CA0">
        <w:t xml:space="preserve">Recall that </w:t>
      </w:r>
      <w:r w:rsidR="00066CA0" w:rsidRPr="00AB51B9">
        <w:rPr>
          <w:rStyle w:val="CodeInline"/>
        </w:rPr>
        <w:t>simple_fs.glsl</w:t>
      </w:r>
      <w:r w:rsidR="00066CA0">
        <w:t xml:space="preserve"> is referenced by the </w:t>
      </w:r>
      <w:r w:rsidR="00066CA0" w:rsidRPr="00AB51B9">
        <w:rPr>
          <w:rStyle w:val="CodeInline"/>
        </w:rPr>
        <w:t>SimpleShader</w:t>
      </w:r>
      <w:r w:rsidR="00066CA0">
        <w:t xml:space="preserve"> class, and that </w:t>
      </w:r>
      <w:r w:rsidR="00066CA0" w:rsidRPr="00AB51B9">
        <w:rPr>
          <w:rStyle w:val="CodeInline"/>
        </w:rPr>
        <w:t>texture_fs.glsl</w:t>
      </w:r>
      <w:r w:rsidR="00066CA0">
        <w:t xml:space="preserve"> is referenced by the </w:t>
      </w:r>
      <w:r w:rsidR="00066CA0" w:rsidRPr="00AB51B9">
        <w:rPr>
          <w:rStyle w:val="CodeInline"/>
        </w:rPr>
        <w:t>TextureShader</w:t>
      </w:r>
      <w:r w:rsidR="00066CA0">
        <w:t xml:space="preserve"> class. Since </w:t>
      </w:r>
      <w:r w:rsidR="00066CA0" w:rsidRPr="00AB51B9">
        <w:rPr>
          <w:rStyle w:val="CodeInline"/>
        </w:rPr>
        <w:t>TextureShader</w:t>
      </w:r>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r w:rsidR="00066CA0" w:rsidRPr="00AB51B9">
        <w:rPr>
          <w:rStyle w:val="CodeInline"/>
        </w:rPr>
        <w:t>texture_fs.glsl</w:t>
      </w:r>
      <w:r w:rsidR="00066CA0">
        <w:t xml:space="preserve"> will be supported with appropriate </w:t>
      </w:r>
      <w:r w:rsidR="00066CA0" w:rsidRPr="00AB51B9">
        <w:rPr>
          <w:rStyle w:val="CodeInline"/>
        </w:rPr>
        <w:t>SimpleShader</w:t>
      </w:r>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r w:rsidRPr="006859CA">
        <w:rPr>
          <w:rStyle w:val="CodeInline"/>
        </w:rPr>
        <w:t>src/engine/shaders</w:t>
      </w:r>
      <w:r>
        <w:t xml:space="preserve"> folder to import from the </w:t>
      </w:r>
      <w:r>
        <w:rPr>
          <w:rStyle w:val="CodeInline"/>
        </w:rPr>
        <w:t>d</w:t>
      </w:r>
      <w:r w:rsidRPr="00AB51B9">
        <w:rPr>
          <w:rStyle w:val="CodeInline"/>
        </w:rPr>
        <w:t>efaultResources</w:t>
      </w:r>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lastRenderedPageBreak/>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r w:rsidR="00B96D54" w:rsidRPr="0088796B">
        <w:rPr>
          <w:rStyle w:val="CodeInline"/>
        </w:rPr>
        <w:t>getUniformLocation()</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3BA013B2" w14:textId="77777777" w:rsidR="005B099F" w:rsidRDefault="005B099F" w:rsidP="0088796B">
      <w:pPr>
        <w:pStyle w:val="Code"/>
        <w:rPr>
          <w:ins w:id="19" w:author="Kelvin Sung" w:date="2021-09-12T10:36:00Z"/>
          <w:rFonts w:hint="eastAsia"/>
        </w:rPr>
      </w:pPr>
      <w:ins w:id="20" w:author="Kelvin Sung" w:date="2021-09-12T10:36:00Z">
        <w:r>
          <w:rPr>
            <w:rFonts w:hint="eastAsia"/>
          </w:rPr>
          <w:t>--------------------------------------------------------------------------</w:t>
        </w:r>
      </w:ins>
    </w:p>
    <w:p w14:paraId="00A5D018" w14:textId="77777777" w:rsidR="005B099F" w:rsidRDefault="005B099F" w:rsidP="0088796B">
      <w:pPr>
        <w:pStyle w:val="Code"/>
        <w:rPr>
          <w:ins w:id="21" w:author="Kelvin Sung" w:date="2021-09-12T10:36:00Z"/>
          <w:rFonts w:hint="eastAsia"/>
        </w:rPr>
      </w:pPr>
      <w:ins w:id="22" w:author="Kelvin Sung" w:date="2021-09-12T10:36:00Z">
        <w:r>
          <w:rPr>
            <w:rFonts w:hint="eastAsia"/>
          </w:rPr>
          <w:t>3: ^HERE^[82]</w:t>
        </w:r>
      </w:ins>
    </w:p>
    <w:p w14:paraId="480BB9FA" w14:textId="072063EB" w:rsidR="0088796B" w:rsidRPr="0088796B" w:rsidRDefault="0088796B" w:rsidP="0088796B">
      <w:pPr>
        <w:pStyle w:val="Code"/>
        <w:rPr>
          <w:rFonts w:hint="eastAsia"/>
        </w:rPr>
      </w:pPr>
      <w:r w:rsidRPr="0088796B">
        <w:t>this.mModelMatrixRef = gl.getUniformLocation(this.mCompiledShader, "uModelXformMatrix");</w:t>
      </w:r>
    </w:p>
    <w:p w14:paraId="76870D2A" w14:textId="77777777" w:rsidR="005B099F" w:rsidRDefault="005B099F" w:rsidP="0088796B">
      <w:pPr>
        <w:pStyle w:val="Code"/>
        <w:rPr>
          <w:ins w:id="23" w:author="Kelvin Sung" w:date="2021-09-12T10:36:00Z"/>
          <w:rFonts w:hint="eastAsia"/>
        </w:rPr>
      </w:pPr>
      <w:ins w:id="24" w:author="Kelvin Sung" w:date="2021-09-12T10:36:00Z">
        <w:r>
          <w:rPr>
            <w:rFonts w:hint="eastAsia"/>
          </w:rPr>
          <w:t>--------------------------------------------------------------------------</w:t>
        </w:r>
      </w:ins>
    </w:p>
    <w:p w14:paraId="44134991" w14:textId="77777777" w:rsidR="005B099F" w:rsidRDefault="005B099F" w:rsidP="0088796B">
      <w:pPr>
        <w:pStyle w:val="Code"/>
        <w:rPr>
          <w:ins w:id="25" w:author="Kelvin Sung" w:date="2021-09-12T10:36:00Z"/>
          <w:rFonts w:hint="eastAsia"/>
        </w:rPr>
      </w:pPr>
      <w:ins w:id="26" w:author="Kelvin Sung" w:date="2021-09-12T10:36:00Z">
        <w:r>
          <w:rPr>
            <w:rFonts w:hint="eastAsia"/>
          </w:rPr>
          <w:t>4: ^HERE^[89]</w:t>
        </w:r>
      </w:ins>
    </w:p>
    <w:p w14:paraId="04EA7541" w14:textId="3610F853" w:rsidR="0088796B" w:rsidRPr="0088796B" w:rsidRDefault="0088796B" w:rsidP="0088796B">
      <w:pPr>
        <w:pStyle w:val="Code"/>
        <w:rPr>
          <w:rFonts w:hint="eastAsia"/>
        </w:rPr>
      </w:pPr>
      <w:r w:rsidRPr="0088796B">
        <w:t>this.mCameraMatrixRef = gl.getUniformLocation(this.mCompiledShader, "uCameraXformMatrix");</w:t>
      </w:r>
    </w:p>
    <w:p w14:paraId="3D3C2AF3" w14:textId="77777777" w:rsidR="005B099F" w:rsidRDefault="005B099F" w:rsidP="0088796B">
      <w:pPr>
        <w:pStyle w:val="Code"/>
        <w:rPr>
          <w:ins w:id="27" w:author="Kelvin Sung" w:date="2021-09-12T10:36:00Z"/>
          <w:rStyle w:val="CodeBold"/>
        </w:rPr>
      </w:pPr>
      <w:ins w:id="28" w:author="Kelvin Sung" w:date="2021-09-12T10:36:00Z">
        <w:r>
          <w:rPr>
            <w:rStyle w:val="CodeBold"/>
          </w:rPr>
          <w:t>--------------------------------------------------------------------------</w:t>
        </w:r>
      </w:ins>
    </w:p>
    <w:p w14:paraId="1E823EC6" w14:textId="77777777" w:rsidR="005B099F" w:rsidRDefault="005B099F" w:rsidP="0088796B">
      <w:pPr>
        <w:pStyle w:val="Code"/>
        <w:rPr>
          <w:ins w:id="29" w:author="Kelvin Sung" w:date="2021-09-12T10:36:00Z"/>
          <w:rStyle w:val="CodeBold"/>
        </w:rPr>
      </w:pPr>
      <w:ins w:id="30" w:author="Kelvin Sung" w:date="2021-09-12T10:36:00Z">
        <w:r>
          <w:rPr>
            <w:rStyle w:val="CodeBold"/>
          </w:rPr>
          <w:t>5: ^HERE^[91]</w:t>
        </w:r>
      </w:ins>
    </w:p>
    <w:p w14:paraId="31A0F264" w14:textId="48487376"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25DF47B3" w14:textId="77777777" w:rsidR="005B099F" w:rsidRDefault="005B099F" w:rsidP="0088796B">
      <w:pPr>
        <w:pStyle w:val="Code"/>
        <w:rPr>
          <w:ins w:id="31" w:author="Kelvin Sung" w:date="2021-09-12T10:36:00Z"/>
          <w:rStyle w:val="CodeBold"/>
        </w:rPr>
      </w:pPr>
      <w:ins w:id="32" w:author="Kelvin Sung" w:date="2021-09-12T10:36:00Z">
        <w:r>
          <w:rPr>
            <w:rStyle w:val="CodeBold"/>
          </w:rPr>
          <w:t>--------------------------------------------------------------------------</w:t>
        </w:r>
      </w:ins>
    </w:p>
    <w:p w14:paraId="65EB1313" w14:textId="77777777" w:rsidR="005B099F" w:rsidRDefault="005B099F" w:rsidP="0088796B">
      <w:pPr>
        <w:pStyle w:val="Code"/>
        <w:rPr>
          <w:ins w:id="33" w:author="Kelvin Sung" w:date="2021-09-12T10:36:00Z"/>
          <w:rStyle w:val="CodeBold"/>
        </w:rPr>
      </w:pPr>
      <w:ins w:id="34" w:author="Kelvin Sung" w:date="2021-09-12T10:36:00Z">
        <w:r>
          <w:rPr>
            <w:rStyle w:val="CodeBold"/>
          </w:rPr>
          <w:t>6: ^HERE^[98]</w:t>
        </w:r>
      </w:ins>
    </w:p>
    <w:p w14:paraId="7F1330D5" w14:textId="01CE6450"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4075505" w14:textId="77777777" w:rsidR="005B099F" w:rsidRDefault="005B099F" w:rsidP="0088796B">
      <w:pPr>
        <w:pStyle w:val="NumList"/>
        <w:rPr>
          <w:ins w:id="35" w:author="Kelvin Sung" w:date="2021-09-12T10:36:00Z"/>
          <w:rFonts w:hint="eastAsia"/>
        </w:rPr>
      </w:pPr>
      <w:ins w:id="36" w:author="Kelvin Sung" w:date="2021-09-12T10:36:00Z">
        <w:r>
          <w:rPr>
            <w:rFonts w:hint="eastAsia"/>
          </w:rPr>
          <w:t>--------------------------------------------------------------------------</w:t>
        </w:r>
      </w:ins>
    </w:p>
    <w:p w14:paraId="6E9ABB61" w14:textId="77777777" w:rsidR="005B099F" w:rsidRDefault="005B099F" w:rsidP="0088796B">
      <w:pPr>
        <w:pStyle w:val="NumList"/>
        <w:rPr>
          <w:ins w:id="37" w:author="Kelvin Sung" w:date="2021-09-12T10:36:00Z"/>
          <w:rFonts w:hint="eastAsia"/>
        </w:rPr>
      </w:pPr>
      <w:ins w:id="38" w:author="Kelvin Sung" w:date="2021-09-12T10:36:00Z">
        <w:r>
          <w:rPr>
            <w:rFonts w:hint="eastAsia"/>
          </w:rPr>
          <w:t>7: ^HERE^[106]</w:t>
        </w:r>
      </w:ins>
    </w:p>
    <w:p w14:paraId="0CF7E99C" w14:textId="285561EE"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r w:rsidR="00B96D54" w:rsidRPr="00AB51B9">
        <w:rPr>
          <w:rStyle w:val="CodeInline"/>
        </w:rPr>
        <w:t>defaultRes</w:t>
      </w:r>
      <w:r w:rsidR="00837A2A">
        <w:rPr>
          <w:rStyle w:val="CodeInline"/>
        </w:rPr>
        <w:t>ources</w:t>
      </w:r>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lastRenderedPageBreak/>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1FC47E0C" w14:textId="77777777" w:rsidR="005B099F" w:rsidRDefault="005B099F" w:rsidP="0088796B">
      <w:pPr>
        <w:pStyle w:val="Code"/>
        <w:rPr>
          <w:ins w:id="39" w:author="Kelvin Sung" w:date="2021-09-12T10:36:00Z"/>
          <w:rStyle w:val="CodeBold"/>
        </w:rPr>
      </w:pPr>
      <w:ins w:id="40" w:author="Kelvin Sung" w:date="2021-09-12T10:36:00Z">
        <w:r>
          <w:rPr>
            <w:rStyle w:val="CodeBold"/>
          </w:rPr>
          <w:t>--------------------------------------------------------------------------</w:t>
        </w:r>
      </w:ins>
    </w:p>
    <w:p w14:paraId="1B360D4E" w14:textId="77777777" w:rsidR="005B099F" w:rsidRDefault="005B099F" w:rsidP="0088796B">
      <w:pPr>
        <w:pStyle w:val="Code"/>
        <w:rPr>
          <w:ins w:id="41" w:author="Kelvin Sung" w:date="2021-09-12T10:36:00Z"/>
          <w:rStyle w:val="CodeBold"/>
        </w:rPr>
      </w:pPr>
      <w:ins w:id="42" w:author="Kelvin Sung" w:date="2021-09-12T10:36:00Z">
        <w:r>
          <w:rPr>
            <w:rStyle w:val="CodeBold"/>
          </w:rPr>
          <w:t>8: ^HERE^[90]</w:t>
        </w:r>
      </w:ins>
    </w:p>
    <w:p w14:paraId="61AE1211" w14:textId="502449F5"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A3903F0" w14:textId="77777777" w:rsidR="005B099F" w:rsidRDefault="005B099F" w:rsidP="0088796B">
      <w:pPr>
        <w:pStyle w:val="Code"/>
        <w:rPr>
          <w:ins w:id="43" w:author="Kelvin Sung" w:date="2021-09-12T10:36:00Z"/>
          <w:rFonts w:hint="eastAsia"/>
        </w:rPr>
      </w:pPr>
      <w:ins w:id="44" w:author="Kelvin Sung" w:date="2021-09-12T10:36:00Z">
        <w:r>
          <w:rPr>
            <w:rFonts w:hint="eastAsia"/>
          </w:rPr>
          <w:t>--------------------------------------------------------------------------</w:t>
        </w:r>
      </w:ins>
    </w:p>
    <w:p w14:paraId="0DA623FB" w14:textId="77777777" w:rsidR="005B099F" w:rsidRDefault="005B099F" w:rsidP="0088796B">
      <w:pPr>
        <w:pStyle w:val="Code"/>
        <w:rPr>
          <w:ins w:id="45" w:author="Kelvin Sung" w:date="2021-09-12T10:36:00Z"/>
          <w:rFonts w:hint="eastAsia"/>
        </w:rPr>
      </w:pPr>
      <w:ins w:id="46" w:author="Kelvin Sung" w:date="2021-09-12T10:36:00Z">
        <w:r>
          <w:rPr>
            <w:rFonts w:hint="eastAsia"/>
          </w:rPr>
          <w:t>9: ^HERE^[97]</w:t>
        </w:r>
      </w:ins>
    </w:p>
    <w:p w14:paraId="056003ED" w14:textId="4858B1B4"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39BF02A4" w:rsidR="002A45D1" w:rsidRDefault="005B099F" w:rsidP="00BD6D71">
      <w:pPr>
        <w:pStyle w:val="BodyTextFirst"/>
        <w:rPr>
          <w:rFonts w:hint="eastAsia"/>
        </w:rPr>
      </w:pPr>
      <w:ins w:id="47" w:author="Kelvin Sung" w:date="2021-09-12T10:36:00Z">
        <w:r>
          <w:rPr>
            <w:rFonts w:hint="eastAsia"/>
          </w:rPr>
          <w:t>&gt;&gt;HERE</w:t>
        </w:r>
      </w:ins>
      <w:r w:rsidR="002A45D1">
        <w:t xml:space="preserve">You can now define the </w:t>
      </w:r>
      <w:r w:rsidR="002A45D1" w:rsidRPr="00AB51B9">
        <w:rPr>
          <w:rStyle w:val="CodeInline"/>
        </w:rPr>
        <w:t>MyGame</w:t>
      </w:r>
      <w:r w:rsidR="002A45D1">
        <w:t xml:space="preserve"> class to verify the correctness of the newly defined ambient lighting effect. In anticipation of upcoming complexities in testing, the </w:t>
      </w:r>
      <w:r w:rsidR="002A45D1" w:rsidRPr="00AB51B9">
        <w:rPr>
          <w:rStyle w:val="CodeInline"/>
        </w:rPr>
        <w:t>MyGame</w:t>
      </w:r>
      <w:r w:rsidR="002A45D1">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rsidR="002A45D1">
        <w:t>. All file</w:t>
      </w:r>
      <w:r w:rsidR="00BE40D3">
        <w:t xml:space="preserve">s implementing </w:t>
      </w:r>
      <w:r w:rsidR="00BE40D3" w:rsidRPr="00AB51B9">
        <w:rPr>
          <w:rStyle w:val="CodeInline"/>
        </w:rPr>
        <w:t>MyGame</w:t>
      </w:r>
      <w:r w:rsidR="00BE40D3">
        <w:t xml:space="preserve"> </w:t>
      </w:r>
      <w:r w:rsidR="002A45D1">
        <w:t xml:space="preserve">will </w:t>
      </w:r>
      <w:r w:rsidR="00C761AF">
        <w:t xml:space="preserve">have a name that </w:t>
      </w:r>
      <w:r w:rsidR="002A45D1">
        <w:t>begin</w:t>
      </w:r>
      <w:r w:rsidR="00C761AF">
        <w:t>s</w:t>
      </w:r>
      <w:r w:rsidR="002A45D1">
        <w:t xml:space="preserve"> with </w:t>
      </w:r>
      <w:r w:rsidR="002A45D1" w:rsidRPr="00AB51B9">
        <w:rPr>
          <w:rStyle w:val="CodeInline"/>
        </w:rPr>
        <w:t>my_game</w:t>
      </w:r>
      <w:r w:rsidR="002A45D1">
        <w:t xml:space="preserve"> </w:t>
      </w:r>
      <w:r w:rsidR="00956BB5">
        <w:t>and</w:t>
      </w:r>
      <w:r w:rsidR="002A45D1">
        <w:t xml:space="preserve"> end</w:t>
      </w:r>
      <w:r w:rsidR="00104531">
        <w:t>s</w:t>
      </w:r>
      <w:r w:rsidR="002A45D1">
        <w:t xml:space="preserve"> with</w:t>
      </w:r>
      <w:r w:rsidR="00956BB5">
        <w:t xml:space="preserve"> an</w:t>
      </w:r>
      <w:r w:rsidR="002A45D1">
        <w:t xml:space="preserve"> indicat</w:t>
      </w:r>
      <w:r w:rsidR="00391FE8">
        <w:t>ion</w:t>
      </w:r>
      <w:r w:rsidR="002A45D1">
        <w:t xml:space="preserve"> </w:t>
      </w:r>
      <w:r w:rsidR="00391FE8">
        <w:t xml:space="preserve">of </w:t>
      </w:r>
      <w:r w:rsidR="002A45D1">
        <w:t>the associated functionality defined</w:t>
      </w:r>
      <w:r w:rsidR="00391FE8">
        <w:t xml:space="preserve"> in the file</w:t>
      </w:r>
      <w:r w:rsidR="002A45D1">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r w:rsidR="008F2FC1">
        <w:t xml:space="preserve">that </w:t>
      </w:r>
      <w:r w:rsidR="00BE40D3">
        <w:t xml:space="preserve">the file implements light source </w:t>
      </w:r>
      <w:r w:rsidR="003E4041">
        <w:t>related</w:t>
      </w:r>
      <w:r w:rsidR="00BE40D3">
        <w:t xml:space="preserve"> logic.</w:t>
      </w:r>
      <w:r w:rsidR="002A45D1">
        <w:t xml:space="preserve"> </w:t>
      </w:r>
      <w:r w:rsidR="00BE40D3">
        <w:t xml:space="preserve">For this project, similar to the </w:t>
      </w:r>
      <w:r w:rsidR="00BE40D3" w:rsidRPr="00AB51B9">
        <w:rPr>
          <w:rStyle w:val="CodeInline"/>
        </w:rPr>
        <w:t>Camera</w:t>
      </w:r>
      <w:r w:rsidR="00BE40D3">
        <w:t xml:space="preserve"> class naming scheme, t</w:t>
      </w:r>
      <w:r w:rsidR="002A45D1">
        <w:t xml:space="preserve">he </w:t>
      </w:r>
      <w:r w:rsidR="00BE40D3">
        <w:t xml:space="preserve">basic functionality of </w:t>
      </w:r>
      <w:r w:rsidR="00BE40D3" w:rsidRPr="00AB51B9">
        <w:rPr>
          <w:rStyle w:val="CodeInline"/>
        </w:rPr>
        <w:t>MyGame</w:t>
      </w:r>
      <w:r w:rsidR="00BE40D3">
        <w:t xml:space="preserve"> </w:t>
      </w:r>
      <w:r w:rsidR="00391FE8">
        <w:t>class</w:t>
      </w:r>
      <w:r w:rsidR="002A45D1">
        <w:t xml:space="preserve"> will be </w:t>
      </w:r>
      <w:r w:rsidR="00BE40D3">
        <w:t xml:space="preserve">implemented </w:t>
      </w:r>
      <w:r w:rsidR="002A45D1">
        <w:t xml:space="preserve">in </w:t>
      </w:r>
      <w:r w:rsidR="002A45D1" w:rsidRPr="00AB51B9">
        <w:rPr>
          <w:rStyle w:val="CodeInline"/>
        </w:rPr>
        <w:t>my_game_main.js</w:t>
      </w:r>
      <w:r w:rsidR="002A45D1">
        <w:t>, and the access will be</w:t>
      </w:r>
      <w:r w:rsidR="00BE40D3">
        <w:t xml:space="preserve"> via the file</w:t>
      </w:r>
      <w:r w:rsidR="002A45D1">
        <w:t xml:space="preserve"> </w:t>
      </w:r>
      <w:r w:rsidR="002A45D1" w:rsidRPr="00AB51B9">
        <w:rPr>
          <w:rStyle w:val="CodeInline"/>
        </w:rPr>
        <w:t>my_game.js</w:t>
      </w:r>
      <w:r w:rsidR="002A45D1">
        <w:t>.</w:t>
      </w:r>
    </w:p>
    <w:p w14:paraId="4133FFE7" w14:textId="15EB2F02" w:rsidR="006A40FB" w:rsidRDefault="00BE40D3" w:rsidP="000D057D">
      <w:pPr>
        <w:pStyle w:val="NumList"/>
        <w:numPr>
          <w:ilvl w:val="0"/>
          <w:numId w:val="10"/>
        </w:numPr>
        <w:rPr>
          <w:rFonts w:hint="eastAsia"/>
        </w:rPr>
      </w:pPr>
      <w:r>
        <w:t xml:space="preserve">Create the </w:t>
      </w:r>
      <w:r w:rsidRPr="00AB51B9">
        <w:rPr>
          <w:rStyle w:val="CodeInline"/>
        </w:rPr>
        <w:t>MyGame</w:t>
      </w:r>
      <w:r>
        <w:t xml:space="preserve"> class access file in </w:t>
      </w:r>
      <w:r w:rsidRPr="00AB51B9">
        <w:rPr>
          <w:rStyle w:val="CodeInline"/>
        </w:rPr>
        <w:t>src/my_game</w:t>
      </w:r>
      <w:r>
        <w:t xml:space="preserve">. For now, the </w:t>
      </w:r>
      <w:r w:rsidRPr="00AB51B9">
        <w:rPr>
          <w:rStyle w:val="CodeInline"/>
        </w:rPr>
        <w:t>MyGame</w:t>
      </w:r>
      <w:r>
        <w:t xml:space="preserve"> functionality should be imported from the basic class implementation file, </w:t>
      </w:r>
      <w:r w:rsidRPr="00AB51B9">
        <w:rPr>
          <w:rStyle w:val="CodeInline"/>
        </w:rPr>
        <w:t>my_game_main.js</w:t>
      </w:r>
      <w:r>
        <w:t xml:space="preserve">. </w:t>
      </w:r>
      <w:r w:rsidR="00743170">
        <w:t xml:space="preserve">With full access to the </w:t>
      </w:r>
      <w:r w:rsidR="00743170" w:rsidRPr="00AB51B9">
        <w:rPr>
          <w:rStyle w:val="CodeInline"/>
        </w:rPr>
        <w:t>MyGame</w:t>
      </w:r>
      <w:r w:rsidR="00743170">
        <w:t xml:space="preserve"> class, it is convenient to define the webpage </w:t>
      </w:r>
      <w:r w:rsidR="00743170" w:rsidRPr="00AB51B9">
        <w:rPr>
          <w:rStyle w:val="CodeInline"/>
        </w:rPr>
        <w:t>onload()</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062E0E98"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r w:rsidRPr="00AB51B9">
        <w:rPr>
          <w:rStyle w:val="CodeInline"/>
        </w:rPr>
        <w:t>MyGame</w:t>
      </w:r>
      <w:r>
        <w:t xml:space="preserve"> functionality. Now, as in all previous cases, define </w:t>
      </w:r>
      <w:r w:rsidR="006A40FB" w:rsidRPr="006A40FB">
        <w:rPr>
          <w:rStyle w:val="CodeInline"/>
        </w:rPr>
        <w:t>MyGame</w:t>
      </w:r>
      <w:r w:rsidR="006A40FB">
        <w:rPr>
          <w:rStyle w:val="CodeInline"/>
        </w:rPr>
        <w:t xml:space="preserve"> </w:t>
      </w:r>
      <w:r>
        <w:rPr>
          <w:rStyle w:val="BodyTextFirstChar"/>
        </w:rPr>
        <w:t xml:space="preserve">as a subclass of </w:t>
      </w:r>
      <w:r w:rsidRPr="00AB51B9">
        <w:rPr>
          <w:rStyle w:val="CodeInline"/>
        </w:rPr>
        <w:t>engine.</w:t>
      </w:r>
      <w:r w:rsidR="006A40FB" w:rsidRPr="006A40FB">
        <w:rPr>
          <w:rStyle w:val="CodeInline"/>
        </w:rPr>
        <w:t>Scene</w:t>
      </w:r>
      <w:r w:rsidR="00104531">
        <w:t xml:space="preserve"> with </w:t>
      </w:r>
      <w:r w:rsidR="006A40FB">
        <w:t xml:space="preserve">the </w:t>
      </w:r>
      <w:r w:rsidR="006A40FB" w:rsidRPr="006A40FB">
        <w:rPr>
          <w:rStyle w:val="CodeInline"/>
        </w:rPr>
        <w:t>constructor</w:t>
      </w:r>
      <w:r w:rsidR="00CA589C">
        <w:t xml:space="preserve"> </w:t>
      </w:r>
      <w:r w:rsidR="00104531">
        <w:t xml:space="preserve">that </w:t>
      </w:r>
      <w:r>
        <w:t>initialize</w:t>
      </w:r>
      <w:r w:rsidR="00104531">
        <w:t>s</w:t>
      </w:r>
      <w:r>
        <w:t xml:space="preserve"> instance variables</w:t>
      </w:r>
      <w:r w:rsidR="00104531">
        <w:t xml:space="preserve"> to </w:t>
      </w:r>
      <w:r w:rsidR="00104531" w:rsidRPr="00104531">
        <w:rPr>
          <w:rStyle w:val="CodeInline"/>
        </w:rPr>
        <w:t>null</w:t>
      </w:r>
      <w:r>
        <w:t xml:space="preserve">.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lastRenderedPageBreak/>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500D0E07" w:rsidR="0072479E" w:rsidRDefault="008F2FC1" w:rsidP="000D057D">
      <w:pPr>
        <w:pStyle w:val="NumList"/>
        <w:numPr>
          <w:ilvl w:val="0"/>
          <w:numId w:val="7"/>
        </w:numPr>
        <w:rPr>
          <w:rFonts w:hint="eastAsia"/>
        </w:rPr>
      </w:pPr>
      <w:r>
        <w:t>L</w:t>
      </w:r>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5D229EE4" w14:textId="77777777" w:rsidR="005B099F" w:rsidRDefault="005B099F" w:rsidP="0072479E">
      <w:pPr>
        <w:pStyle w:val="Code"/>
        <w:rPr>
          <w:ins w:id="48" w:author="Kelvin Sung" w:date="2021-09-12T10:36:00Z"/>
          <w:rFonts w:hint="eastAsia"/>
        </w:rPr>
      </w:pPr>
      <w:ins w:id="49" w:author="Kelvin Sung" w:date="2021-09-12T10:36:00Z">
        <w:r>
          <w:rPr>
            <w:rFonts w:hint="eastAsia"/>
          </w:rPr>
          <w:t>--------------------------------------------------------------------------</w:t>
        </w:r>
      </w:ins>
    </w:p>
    <w:p w14:paraId="06EBF0B1" w14:textId="77777777" w:rsidR="005B099F" w:rsidRDefault="005B099F" w:rsidP="0072479E">
      <w:pPr>
        <w:pStyle w:val="Code"/>
        <w:rPr>
          <w:ins w:id="50" w:author="Kelvin Sung" w:date="2021-09-12T10:36:00Z"/>
          <w:rFonts w:hint="eastAsia"/>
        </w:rPr>
      </w:pPr>
      <w:ins w:id="51" w:author="Kelvin Sung" w:date="2021-09-12T10:36:00Z">
        <w:r>
          <w:rPr>
            <w:rFonts w:hint="eastAsia"/>
          </w:rPr>
          <w:t>10: ^HERE^[75]</w:t>
        </w:r>
      </w:ins>
    </w:p>
    <w:p w14:paraId="05F567D8" w14:textId="14366C78"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lastRenderedPageBreak/>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r w:rsidR="00CA589C" w:rsidRPr="00AB51B9">
        <w:rPr>
          <w:rStyle w:val="CodeInline"/>
        </w:rPr>
        <w:t>draw</w:t>
      </w:r>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r w:rsidRPr="00AB51B9">
        <w:rPr>
          <w:rStyle w:val="CodeInline"/>
        </w:rPr>
        <w:t>update</w:t>
      </w:r>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7CAB6DCE" w14:textId="77777777" w:rsidR="005B099F" w:rsidRDefault="005B099F" w:rsidP="0072479E">
      <w:pPr>
        <w:pStyle w:val="Code"/>
        <w:rPr>
          <w:ins w:id="52" w:author="Kelvin Sung" w:date="2021-09-12T10:36:00Z"/>
          <w:rFonts w:hint="eastAsia"/>
        </w:rPr>
      </w:pPr>
      <w:ins w:id="53" w:author="Kelvin Sung" w:date="2021-09-12T10:36:00Z">
        <w:r>
          <w:rPr>
            <w:rFonts w:hint="eastAsia"/>
          </w:rPr>
          <w:t>--------------------------------------------------------------------------</w:t>
        </w:r>
      </w:ins>
    </w:p>
    <w:p w14:paraId="3EE28F25" w14:textId="77777777" w:rsidR="005B099F" w:rsidRDefault="005B099F" w:rsidP="0072479E">
      <w:pPr>
        <w:pStyle w:val="Code"/>
        <w:rPr>
          <w:ins w:id="54" w:author="Kelvin Sung" w:date="2021-09-12T10:36:00Z"/>
          <w:rFonts w:hint="eastAsia"/>
        </w:rPr>
      </w:pPr>
      <w:ins w:id="55" w:author="Kelvin Sung" w:date="2021-09-12T10:36:00Z">
        <w:r>
          <w:rPr>
            <w:rFonts w:hint="eastAsia"/>
          </w:rPr>
          <w:t>11: ^HERE^[78]</w:t>
        </w:r>
      </w:ins>
    </w:p>
    <w:p w14:paraId="313DC25E" w14:textId="57A06228"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7D90527A" w14:textId="77777777" w:rsidR="005B099F" w:rsidRDefault="005B099F" w:rsidP="0072479E">
      <w:pPr>
        <w:pStyle w:val="Code"/>
        <w:rPr>
          <w:ins w:id="56" w:author="Kelvin Sung" w:date="2021-09-12T10:36:00Z"/>
          <w:rFonts w:hint="eastAsia"/>
        </w:rPr>
      </w:pPr>
      <w:ins w:id="57" w:author="Kelvin Sung" w:date="2021-09-12T10:36:00Z">
        <w:r>
          <w:rPr>
            <w:rFonts w:hint="eastAsia"/>
          </w:rPr>
          <w:t>--------------------------------------------------------------------------</w:t>
        </w:r>
      </w:ins>
    </w:p>
    <w:p w14:paraId="67DAF4F3" w14:textId="77777777" w:rsidR="005B099F" w:rsidRDefault="005B099F" w:rsidP="0072479E">
      <w:pPr>
        <w:pStyle w:val="Code"/>
        <w:rPr>
          <w:ins w:id="58" w:author="Kelvin Sung" w:date="2021-09-12T10:36:00Z"/>
          <w:rFonts w:hint="eastAsia"/>
        </w:rPr>
      </w:pPr>
      <w:ins w:id="59" w:author="Kelvin Sung" w:date="2021-09-12T10:36:00Z">
        <w:r>
          <w:rPr>
            <w:rFonts w:hint="eastAsia"/>
          </w:rPr>
          <w:t>12: ^HERE^[81]</w:t>
        </w:r>
      </w:ins>
    </w:p>
    <w:p w14:paraId="419CA791" w14:textId="24B8FD52"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lastRenderedPageBreak/>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0B589ED7" w14:textId="77777777" w:rsidR="005B099F" w:rsidRDefault="005B099F" w:rsidP="0072479E">
      <w:pPr>
        <w:pStyle w:val="Code"/>
        <w:rPr>
          <w:ins w:id="60" w:author="Kelvin Sung" w:date="2021-09-12T10:36:00Z"/>
          <w:rFonts w:hint="eastAsia"/>
        </w:rPr>
      </w:pPr>
      <w:ins w:id="61" w:author="Kelvin Sung" w:date="2021-09-12T10:36:00Z">
        <w:r>
          <w:rPr>
            <w:rFonts w:hint="eastAsia"/>
          </w:rPr>
          <w:t>--------------------------------------------------------------------------</w:t>
        </w:r>
      </w:ins>
    </w:p>
    <w:p w14:paraId="5A548C89" w14:textId="77777777" w:rsidR="005B099F" w:rsidRDefault="005B099F" w:rsidP="0072479E">
      <w:pPr>
        <w:pStyle w:val="Code"/>
        <w:rPr>
          <w:ins w:id="62" w:author="Kelvin Sung" w:date="2021-09-12T10:36:00Z"/>
          <w:rFonts w:hint="eastAsia"/>
        </w:rPr>
      </w:pPr>
      <w:ins w:id="63" w:author="Kelvin Sung" w:date="2021-09-12T10:36:00Z">
        <w:r>
          <w:rPr>
            <w:rFonts w:hint="eastAsia"/>
          </w:rPr>
          <w:t>13: ^HERE^[81]</w:t>
        </w:r>
      </w:ins>
    </w:p>
    <w:p w14:paraId="3AB145BB" w14:textId="61D242AB" w:rsidR="0072479E" w:rsidRPr="0072479E" w:rsidRDefault="0072479E" w:rsidP="0072479E">
      <w:pPr>
        <w:pStyle w:val="Code"/>
        <w:rPr>
          <w:rFonts w:hint="eastAsia"/>
        </w:rPr>
      </w:pPr>
    </w:p>
    <w:p w14:paraId="7A3715E7" w14:textId="5AE2758F" w:rsidR="00F90E78" w:rsidRDefault="0072479E" w:rsidP="005B099F">
      <w:pPr>
        <w:pStyle w:val="Code"/>
        <w:rPr>
          <w:rFonts w:hint="eastAsia"/>
        </w:rPr>
        <w:pPrChange w:id="64" w:author="Kelvin Sung" w:date="2021-09-12T10:36:00Z">
          <w:pPr>
            <w:pStyle w:val="Code"/>
            <w:ind w:firstLine="435"/>
          </w:pPr>
        </w:pPrChange>
      </w:pPr>
      <w:r w:rsidRPr="0072479E">
        <w:t xml:space="preserve">msg += " Red=" + v[0].toPrecision(3) + " Intensity=" + </w:t>
      </w:r>
    </w:p>
    <w:p w14:paraId="3DCCF831" w14:textId="35DDC242" w:rsidR="0072479E" w:rsidRPr="0072479E" w:rsidRDefault="00F90E78" w:rsidP="005B099F">
      <w:pPr>
        <w:pStyle w:val="Code"/>
        <w:rPr>
          <w:rFonts w:hint="eastAsia"/>
        </w:rPr>
        <w:pPrChange w:id="65" w:author="Kelvin Sung" w:date="2021-09-12T10:36:00Z">
          <w:pPr>
            <w:pStyle w:val="Code"/>
            <w:ind w:firstLine="435"/>
          </w:pPr>
        </w:pPrChange>
      </w:pPr>
      <w:r>
        <w:t xml:space="preserve">       </w:t>
      </w:r>
      <w:r w:rsidR="0072479E" w:rsidRPr="0072479E">
        <w:t>engine.defaultResources.getGlobalAmbientIntensity().toPrecision(3);</w:t>
      </w:r>
    </w:p>
    <w:p w14:paraId="3881E329" w14:textId="77777777" w:rsidR="005B099F" w:rsidRDefault="005B099F" w:rsidP="0072479E">
      <w:pPr>
        <w:pStyle w:val="Code"/>
        <w:rPr>
          <w:ins w:id="66" w:author="Kelvin Sung" w:date="2021-09-12T10:36:00Z"/>
          <w:rFonts w:hint="eastAsia"/>
        </w:rPr>
      </w:pPr>
      <w:ins w:id="67" w:author="Kelvin Sung" w:date="2021-09-12T10:36:00Z">
        <w:r>
          <w:rPr>
            <w:rFonts w:hint="eastAsia"/>
          </w:rPr>
          <w:t>--------------------------------------------------------------------------</w:t>
        </w:r>
      </w:ins>
    </w:p>
    <w:p w14:paraId="61C5C56F" w14:textId="77777777" w:rsidR="005B099F" w:rsidRDefault="005B099F" w:rsidP="0072479E">
      <w:pPr>
        <w:pStyle w:val="Code"/>
        <w:rPr>
          <w:ins w:id="68" w:author="Kelvin Sung" w:date="2021-09-12T10:36:00Z"/>
          <w:rFonts w:hint="eastAsia"/>
        </w:rPr>
      </w:pPr>
      <w:ins w:id="69" w:author="Kelvin Sung" w:date="2021-09-12T10:36:00Z">
        <w:r>
          <w:rPr>
            <w:rFonts w:hint="eastAsia"/>
          </w:rPr>
          <w:t>14: ^HERE^[75]</w:t>
        </w:r>
      </w:ins>
    </w:p>
    <w:p w14:paraId="7B5A40CC" w14:textId="69F471F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7B341AF2" w:rsidR="00F90E78" w:rsidRDefault="005B099F" w:rsidP="00BD6D71">
      <w:pPr>
        <w:pStyle w:val="BodyTextFirst"/>
        <w:rPr>
          <w:rFonts w:hint="eastAsia"/>
        </w:rPr>
      </w:pPr>
      <w:ins w:id="70" w:author="Kelvin Sung" w:date="2021-09-12T10:36:00Z">
        <w:r>
          <w:rPr>
            <w:rFonts w:hint="eastAsia"/>
          </w:rPr>
          <w:t>&gt;&gt;HERE</w:t>
        </w:r>
      </w:ins>
      <w:r w:rsidR="00BD6D71">
        <w:t xml:space="preserve">You can now </w:t>
      </w:r>
      <w:r w:rsidR="00F90E78">
        <w:t xml:space="preserve">run the project and observe </w:t>
      </w:r>
      <w:r w:rsidR="00BD6D71">
        <w:t xml:space="preserve">the results. Notice that the </w:t>
      </w:r>
      <w:r w:rsidR="00F90E78">
        <w:t xml:space="preserve">initial </w:t>
      </w:r>
      <w:r w:rsidR="00BD6D71">
        <w:t>scene is dark. This is because the RGB values for the global ambient color were all initialized to 0.3</w:t>
      </w:r>
      <w:r w:rsidR="00F90E78">
        <w:t>.</w:t>
      </w:r>
      <w:r w:rsidR="00BD6D71">
        <w:t xml:space="preserve"> </w:t>
      </w:r>
      <w:r w:rsidR="00F90E78">
        <w:t>S</w:t>
      </w:r>
      <w:r w:rsidR="00BD6D71">
        <w:t xml:space="preserve">ince the ambient color is multiplied by the color sampled from the textures, the results are similar to applying a dark tint across the entire scene. The same effect </w:t>
      </w:r>
      <w:r w:rsidR="00F90E78">
        <w:t xml:space="preserve">can be accomplished </w:t>
      </w:r>
      <w:r w:rsidR="00BD6D71">
        <w:t>if the RGB values were set to 1</w:t>
      </w:r>
      <w:r w:rsidR="00F90E78">
        <w:t>.0</w:t>
      </w:r>
      <w:r w:rsidR="00BD6D71">
        <w:t xml:space="preserve"> and the intensity was set 0.3 because </w:t>
      </w:r>
      <w:r w:rsidR="00F90E78">
        <w:t>the two sets of values are simply multiplied</w:t>
      </w:r>
      <w:r w:rsidR="00BD6D71">
        <w:t xml:space="preserve">. </w:t>
      </w:r>
    </w:p>
    <w:p w14:paraId="528F315C" w14:textId="68AEB3D0"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selected objects.</w:t>
      </w:r>
    </w:p>
    <w:p w14:paraId="57FD466A" w14:textId="77777777" w:rsidR="00CA589C" w:rsidRDefault="00CA589C" w:rsidP="00CA589C">
      <w:pPr>
        <w:pStyle w:val="Heading1"/>
      </w:pPr>
      <w:r>
        <w:t>Light Source</w:t>
      </w:r>
    </w:p>
    <w:p w14:paraId="0887D505" w14:textId="18FABE23" w:rsidR="001E737E" w:rsidRDefault="005B099F" w:rsidP="00CA589C">
      <w:pPr>
        <w:pStyle w:val="BodyTextFirst"/>
        <w:rPr>
          <w:rFonts w:hint="eastAsia"/>
        </w:rPr>
      </w:pPr>
      <w:ins w:id="71" w:author="Kelvin Sung" w:date="2021-09-12T10:36:00Z">
        <w:r>
          <w:rPr>
            <w:rFonts w:hint="eastAsia"/>
          </w:rPr>
          <w:t>&gt;&gt;HERE</w:t>
        </w:r>
      </w:ins>
      <w:r w:rsidR="008D7AAF">
        <w:t>E</w:t>
      </w:r>
      <w:r w:rsidR="001E737E">
        <w:t>xamin</w:t>
      </w:r>
      <w:r w:rsidR="008D7AAF">
        <w:t>e</w:t>
      </w:r>
      <w:r w:rsidR="001E737E">
        <w:t xml:space="preserve"> your surroundings</w:t>
      </w:r>
      <w:r w:rsidR="008D7AAF">
        <w:t xml:space="preserve"> and</w:t>
      </w:r>
      <w:r w:rsidR="001E737E">
        <w:t xml:space="preserve"> you can observe many types of light sources, e.g., your table lamp, light rays from the </w:t>
      </w:r>
      <w:r w:rsidR="00956BB5">
        <w:t>s</w:t>
      </w:r>
      <w:r w:rsidR="001E737E">
        <w:t xml:space="preserve">un, or, an isolated light bulb. The isolated light bulb can be </w:t>
      </w:r>
      <w:r w:rsidR="008D7AAF">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w:t>
      </w:r>
      <w:r>
        <w:lastRenderedPageBreak/>
        <w:t xml:space="preserve">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015A2491" w14:textId="665D00E1" w:rsidR="00E94671" w:rsidRDefault="005B099F" w:rsidP="004201EF">
      <w:pPr>
        <w:pStyle w:val="BodyTextFirst"/>
        <w:rPr>
          <w:rFonts w:hint="eastAsia"/>
        </w:rPr>
      </w:pPr>
      <w:ins w:id="72" w:author="Kelvin Sung" w:date="2021-09-12T10:36:00Z">
        <w:r>
          <w:rPr>
            <w:rFonts w:hint="eastAsia"/>
          </w:rPr>
          <w:t>&gt;&gt;HERE</w:t>
        </w:r>
      </w:ins>
      <w:r w:rsidR="00616398">
        <w:t xml:space="preserve">Recall </w:t>
      </w:r>
      <w:r w:rsidR="00CA589C">
        <w:t xml:space="preserve">that the engine interfaces to the GLSL shaders with the corresponding subclasses of the </w:t>
      </w:r>
      <w:r w:rsidR="00CA589C" w:rsidRPr="004F32BC">
        <w:rPr>
          <w:rStyle w:val="CodeInline"/>
        </w:rPr>
        <w:t>S</w:t>
      </w:r>
      <w:r w:rsidR="00593FE7">
        <w:rPr>
          <w:rStyle w:val="CodeInline"/>
        </w:rPr>
        <w:t>impleS</w:t>
      </w:r>
      <w:r w:rsidR="00CA589C" w:rsidRPr="004F32BC">
        <w:rPr>
          <w:rStyle w:val="CodeInline"/>
        </w:rPr>
        <w:t>hader</w:t>
      </w:r>
      <w:r w:rsidR="00CA589C" w:rsidRPr="004F32BC">
        <w:t>/</w:t>
      </w:r>
      <w:r w:rsidR="00CA589C" w:rsidRPr="004F32BC">
        <w:rPr>
          <w:rStyle w:val="CodeInline"/>
        </w:rPr>
        <w:t>Renderable</w:t>
      </w:r>
      <w:r w:rsidR="00CA589C">
        <w:t xml:space="preserve"> pairs</w:t>
      </w:r>
      <w:r w:rsidR="00D25A37">
        <w:t>.</w:t>
      </w:r>
      <w:r w:rsidR="00CA589C">
        <w:t xml:space="preserve"> </w:t>
      </w:r>
      <w:r w:rsidR="00CA589C" w:rsidRPr="00AB51B9">
        <w:rPr>
          <w:rStyle w:val="CodeInline"/>
        </w:rPr>
        <w:t>S</w:t>
      </w:r>
      <w:r w:rsidR="000C50A2">
        <w:rPr>
          <w:rStyle w:val="CodeInline"/>
        </w:rPr>
        <w:t>impleS</w:t>
      </w:r>
      <w:r w:rsidR="00CA589C" w:rsidRPr="00AB51B9">
        <w:rPr>
          <w:rStyle w:val="CodeInline"/>
        </w:rPr>
        <w:t>hader</w:t>
      </w:r>
      <w:r w:rsidR="00CA589C">
        <w:t xml:space="preserve"> </w:t>
      </w:r>
      <w:r w:rsidR="000C50A2">
        <w:t>and</w:t>
      </w:r>
      <w:r w:rsidR="004575FC">
        <w:t xml:space="preserve"> its</w:t>
      </w:r>
      <w:r w:rsidR="000C50A2">
        <w:t xml:space="preserve"> subclasses </w:t>
      </w:r>
      <w:r w:rsidR="00CA589C">
        <w:t xml:space="preserve">interface to the GLSL shaders and </w:t>
      </w:r>
      <w:r w:rsidR="00CA589C" w:rsidRPr="004F32BC">
        <w:rPr>
          <w:rStyle w:val="CodeInline"/>
        </w:rPr>
        <w:t>Renderable</w:t>
      </w:r>
      <w:r w:rsidR="00CA589C">
        <w:t xml:space="preserve"> </w:t>
      </w:r>
      <w:r w:rsidR="000C50A2">
        <w:t xml:space="preserve">and </w:t>
      </w:r>
      <w:r w:rsidR="004575FC">
        <w:t xml:space="preserve">its </w:t>
      </w:r>
      <w:r w:rsidR="000C50A2">
        <w:t xml:space="preserve">subclasses </w:t>
      </w:r>
      <w:r w:rsidR="00CA589C">
        <w:t xml:space="preserve">provide programmers with the convenience of manipulating many copies of geometries </w:t>
      </w:r>
      <w:r w:rsidR="00D25A37">
        <w:t xml:space="preserve">with </w:t>
      </w:r>
      <w:r w:rsidR="00CA589C">
        <w:t xml:space="preserve">the same shader type. For example, </w:t>
      </w:r>
      <w:r w:rsidR="004F32BC" w:rsidRPr="004F32BC">
        <w:rPr>
          <w:rStyle w:val="CodeInline"/>
        </w:rPr>
        <w:t>t</w:t>
      </w:r>
      <w:r w:rsidR="00CA589C" w:rsidRPr="004F32BC">
        <w:rPr>
          <w:rStyle w:val="CodeInline"/>
        </w:rPr>
        <w:t>exture</w:t>
      </w:r>
      <w:r w:rsidR="004F32BC" w:rsidRPr="004F32BC">
        <w:rPr>
          <w:rStyle w:val="CodeInline"/>
        </w:rPr>
        <w:t>_vs.glsl</w:t>
      </w:r>
      <w:r w:rsidR="00CA589C">
        <w:t xml:space="preserve"> and </w:t>
      </w:r>
      <w:r w:rsidR="004F32BC" w:rsidRPr="004F32BC">
        <w:rPr>
          <w:rStyle w:val="CodeInline"/>
        </w:rPr>
        <w:t>t</w:t>
      </w:r>
      <w:r w:rsidR="00CA589C" w:rsidRPr="004F32BC">
        <w:rPr>
          <w:rStyle w:val="CodeInline"/>
        </w:rPr>
        <w:t>exture</w:t>
      </w:r>
      <w:r w:rsidR="004F32BC" w:rsidRPr="004F32BC">
        <w:rPr>
          <w:rStyle w:val="CodeInline"/>
        </w:rPr>
        <w:t>_fs.glsl</w:t>
      </w:r>
      <w:r w:rsidR="00CA589C">
        <w:t xml:space="preserve"> are interfaced to the game engine via the </w:t>
      </w:r>
      <w:r w:rsidR="00CA589C" w:rsidRPr="004F32BC">
        <w:rPr>
          <w:rStyle w:val="CodeInline"/>
        </w:rPr>
        <w:t>TextureShader</w:t>
      </w:r>
      <w:r w:rsidR="00CA589C">
        <w:t xml:space="preserve"> object, and the </w:t>
      </w:r>
      <w:r w:rsidR="00CA589C" w:rsidRPr="004F32BC">
        <w:rPr>
          <w:rStyle w:val="CodeInline"/>
        </w:rPr>
        <w:t>TextureRenderable</w:t>
      </w:r>
      <w:r w:rsidR="00CA589C">
        <w:t xml:space="preserve"> objects allow game programmers to create and manipulate multiple instances of geometries shaded by the </w:t>
      </w:r>
      <w:r w:rsidR="004F32BC" w:rsidRPr="004F32BC">
        <w:rPr>
          <w:rStyle w:val="CodeInline"/>
        </w:rPr>
        <w:t>t</w:t>
      </w:r>
      <w:r w:rsidR="00CA589C" w:rsidRPr="004F32BC">
        <w:rPr>
          <w:rStyle w:val="CodeInline"/>
        </w:rPr>
        <w:t>exture</w:t>
      </w:r>
      <w:r w:rsidR="004F32BC" w:rsidRPr="004F32BC">
        <w:rPr>
          <w:rStyle w:val="CodeInline"/>
        </w:rPr>
        <w:t>_vs</w:t>
      </w:r>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r w:rsidR="004F32BC">
        <w:rPr>
          <w:rStyle w:val="CodeInline"/>
        </w:rPr>
        <w:t>l</w:t>
      </w:r>
      <w:r w:rsidR="00CA589C" w:rsidRPr="004F32BC">
        <w:rPr>
          <w:rStyle w:val="CodeInline"/>
        </w:rPr>
        <w:t>ight</w:t>
      </w:r>
      <w:r w:rsidR="004F32BC">
        <w:rPr>
          <w:rStyle w:val="CodeInline"/>
        </w:rPr>
        <w:t>_fs</w:t>
      </w:r>
      <w:r w:rsidR="00CA589C">
        <w:t xml:space="preserve">, via the </w:t>
      </w:r>
      <w:r w:rsidR="00CA589C" w:rsidRPr="004F32BC">
        <w:rPr>
          <w:rStyle w:val="CodeInline"/>
        </w:rPr>
        <w:t>LightShader</w:t>
      </w:r>
      <w:r w:rsidR="00CA589C">
        <w:t>/</w:t>
      </w:r>
      <w:r w:rsidR="00CA589C" w:rsidRPr="004F32BC">
        <w:rPr>
          <w:rStyle w:val="CodeInline"/>
        </w:rPr>
        <w:t>LightRenderable</w:t>
      </w:r>
      <w:r w:rsidR="00CA589C">
        <w:t xml:space="preserve"> pair for computing the appropriate pixel colors. The GLSL vertex shader, </w:t>
      </w:r>
      <w:r w:rsidR="004F32BC">
        <w:rPr>
          <w:rStyle w:val="CodeInline"/>
        </w:rPr>
        <w:t>t</w:t>
      </w:r>
      <w:r w:rsidR="00CA589C" w:rsidRPr="004F32BC">
        <w:rPr>
          <w:rStyle w:val="CodeInline"/>
        </w:rPr>
        <w:t>exture</w:t>
      </w:r>
      <w:r w:rsidR="004F32BC">
        <w:rPr>
          <w:rStyle w:val="CodeInline"/>
        </w:rPr>
        <w:t>_vs</w:t>
      </w:r>
      <w:r w:rsidR="00CA589C">
        <w:t>, is reused because light source illumination involves the same information to be processed at each vertex.</w:t>
      </w: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250BB650" w:rsidR="00CA589C" w:rsidRPr="004F32BC" w:rsidRDefault="00CA589C" w:rsidP="002B5FE6">
      <w:pPr>
        <w:pStyle w:val="BodyTextCont"/>
        <w:rPr>
          <w:rFonts w:hint="eastAsia"/>
        </w:rPr>
      </w:pPr>
      <w:r w:rsidRPr="004F32BC">
        <w:t>Finally, it is important to</w:t>
      </w:r>
      <w:r w:rsidR="009F1E5D">
        <w:t xml:space="preserve"> </w:t>
      </w:r>
      <w:r w:rsidR="00654E7B">
        <w:t>remember</w:t>
      </w:r>
      <w:r w:rsidR="00654E7B" w:rsidRPr="004F32BC">
        <w:t xml:space="preserve"> </w:t>
      </w:r>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18F7B279" w:rsidR="00CA589C" w:rsidRDefault="005B099F" w:rsidP="00CA589C">
      <w:pPr>
        <w:pStyle w:val="BodyTextFirst"/>
        <w:rPr>
          <w:rFonts w:hint="eastAsia"/>
        </w:rPr>
      </w:pPr>
      <w:ins w:id="73" w:author="Kelvin Sung" w:date="2021-09-12T10:36:00Z">
        <w:r>
          <w:rPr>
            <w:rFonts w:hint="eastAsia"/>
          </w:rPr>
          <w:t>&gt;&gt;HERE</w:t>
        </w:r>
      </w:ins>
      <w:r w:rsidR="00CA589C">
        <w:t xml:space="preserve">This project demonstrates how to implement </w:t>
      </w:r>
      <w:r w:rsidR="00351E63">
        <w:t xml:space="preserve">and illuminate with </w:t>
      </w:r>
      <w:r w:rsidR="00CA589C">
        <w:t xml:space="preserve">a simple point light. You can see an example of this project running in Figure 8-4. The source code of this project is located in the </w:t>
      </w:r>
      <w:r w:rsidR="004F32BC" w:rsidRPr="004F32BC">
        <w:rPr>
          <w:rStyle w:val="CodeInline"/>
        </w:rPr>
        <w:t>c</w:t>
      </w:r>
      <w:r w:rsidR="00CA589C" w:rsidRPr="004F32BC">
        <w:rPr>
          <w:rStyle w:val="CodeInline"/>
        </w:rPr>
        <w:t>hapter8/8.2.</w:t>
      </w:r>
      <w:r w:rsidR="004F32BC" w:rsidRPr="004F32BC">
        <w:rPr>
          <w:rStyle w:val="CodeInline"/>
        </w:rPr>
        <w:t>s</w:t>
      </w:r>
      <w:r w:rsidR="00CA589C" w:rsidRPr="004F32BC">
        <w:rPr>
          <w:rStyle w:val="CodeInline"/>
        </w:rPr>
        <w:t>imple</w:t>
      </w:r>
      <w:r w:rsidR="004F32BC" w:rsidRPr="004F32BC">
        <w:rPr>
          <w:rStyle w:val="CodeInline"/>
        </w:rPr>
        <w:t>_l</w:t>
      </w:r>
      <w:r w:rsidR="00CA589C" w:rsidRPr="004F32BC">
        <w:rPr>
          <w:rStyle w:val="CodeInline"/>
        </w:rPr>
        <w:t>ight</w:t>
      </w:r>
      <w:r w:rsidR="004F32BC" w:rsidRPr="004F32BC">
        <w:rPr>
          <w:rStyle w:val="CodeInline"/>
        </w:rPr>
        <w:t>_s</w:t>
      </w:r>
      <w:r w:rsidR="00CA589C" w:rsidRPr="004F32BC">
        <w:rPr>
          <w:rStyle w:val="CodeInline"/>
        </w:rPr>
        <w:t>hader</w:t>
      </w:r>
      <w:r w:rsidR="00CA589C">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18693A9" w:rsidR="00253D5C" w:rsidRDefault="005B099F" w:rsidP="00253D5C">
      <w:pPr>
        <w:pStyle w:val="BodyTextFirst"/>
        <w:rPr>
          <w:rFonts w:hint="eastAsia"/>
        </w:rPr>
      </w:pPr>
      <w:ins w:id="74" w:author="Kelvin Sung" w:date="2021-09-12T10:36:00Z">
        <w:r>
          <w:rPr>
            <w:rFonts w:hint="eastAsia"/>
          </w:rPr>
          <w:t>&gt;&gt;HERE</w:t>
        </w:r>
      </w:ins>
      <w:r w:rsidR="00253D5C">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52DBB414" w:rsidR="00253D5C" w:rsidRDefault="005B099F" w:rsidP="00253D5C">
      <w:pPr>
        <w:pStyle w:val="BodyTextFirst"/>
        <w:rPr>
          <w:rFonts w:hint="eastAsia"/>
        </w:rPr>
      </w:pPr>
      <w:ins w:id="75" w:author="Kelvin Sung" w:date="2021-09-12T10:36:00Z">
        <w:r>
          <w:rPr>
            <w:rFonts w:hint="eastAsia"/>
          </w:rPr>
          <w:t>&gt;&gt;HERE</w:t>
        </w:r>
      </w:ins>
      <w:r w:rsidR="00253D5C">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51983C81" w:rsidR="00253D5C" w:rsidRDefault="005B099F" w:rsidP="00253D5C">
      <w:pPr>
        <w:pStyle w:val="BodyTextFirst"/>
        <w:rPr>
          <w:rFonts w:hint="eastAsia"/>
        </w:rPr>
      </w:pPr>
      <w:ins w:id="76" w:author="Kelvin Sung" w:date="2021-09-12T10:36:00Z">
        <w:r>
          <w:rPr>
            <w:rFonts w:hint="eastAsia"/>
          </w:rPr>
          <w:t>&gt;&gt;HERE</w:t>
        </w:r>
      </w:ins>
      <w:r w:rsidR="00253D5C">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r w:rsidR="00511716" w:rsidRPr="00253D5C">
        <w:rPr>
          <w:rStyle w:val="CodeInline"/>
        </w:rPr>
        <w:t>texture_vs</w:t>
      </w:r>
      <w:r w:rsidR="00511716">
        <w:t xml:space="preserve">. A new GLSL fragment </w:t>
      </w:r>
      <w:r w:rsidR="00253D5C">
        <w:t xml:space="preserve">shader </w:t>
      </w:r>
      <w:r w:rsidR="00511716">
        <w:t>must be defined to compute the illuminated circle</w:t>
      </w:r>
      <w:r w:rsidR="00253D5C">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r w:rsidR="00253D5C" w:rsidRPr="00253D5C">
        <w:rPr>
          <w:rStyle w:val="CodeInline"/>
        </w:rPr>
        <w:t>src/glsl_shaders</w:t>
      </w:r>
      <w:r w:rsidR="00253D5C" w:rsidRPr="00253D5C">
        <w:t xml:space="preserve"> folder, create a new file and name it </w:t>
      </w:r>
      <w:r w:rsidR="00253D5C" w:rsidRPr="00253D5C">
        <w:rPr>
          <w:rStyle w:val="CodeInline"/>
        </w:rPr>
        <w:t>light_fs.glsl</w:t>
      </w:r>
      <w:r w:rsidR="00253D5C" w:rsidRPr="00253D5C">
        <w:t>.</w:t>
      </w:r>
    </w:p>
    <w:p w14:paraId="5BBAEB56" w14:textId="1C48A70C" w:rsidR="0040105A" w:rsidRDefault="007563A3" w:rsidP="000D057D">
      <w:pPr>
        <w:pStyle w:val="NumList"/>
        <w:numPr>
          <w:ilvl w:val="0"/>
          <w:numId w:val="11"/>
        </w:numPr>
        <w:rPr>
          <w:rFonts w:hint="eastAsia"/>
        </w:rPr>
      </w:pPr>
      <w:r>
        <w:t xml:space="preserve">Refer to </w:t>
      </w:r>
      <w:r w:rsidRPr="00AB51B9">
        <w:rPr>
          <w:rStyle w:val="CodeInline"/>
        </w:rPr>
        <w:t>texture_fs.glsl</w:t>
      </w:r>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r w:rsidR="0040105A" w:rsidRPr="00AB51B9">
        <w:rPr>
          <w:rStyle w:val="CodeInline"/>
        </w:rPr>
        <w:t>light_fs</w:t>
      </w:r>
      <w:r w:rsidR="0040105A">
        <w:t xml:space="preserve"> fragment shader will interface to the game engine via the </w:t>
      </w:r>
      <w:r w:rsidR="0040105A" w:rsidRPr="00AB51B9">
        <w:rPr>
          <w:rStyle w:val="CodeInline"/>
        </w:rPr>
        <w:t>LightShader</w:t>
      </w:r>
      <w:r w:rsidR="0040105A">
        <w:t xml:space="preserve"> class. The </w:t>
      </w:r>
      <w:r w:rsidR="0040105A" w:rsidRPr="00AB51B9">
        <w:rPr>
          <w:rStyle w:val="CodeInline"/>
        </w:rPr>
        <w:t>LightShader</w:t>
      </w:r>
      <w:r w:rsidR="0040105A">
        <w:t xml:space="preserve"> class, in turn, will be implemented as a subclass of </w:t>
      </w:r>
      <w:r w:rsidR="0040105A" w:rsidRPr="00AB51B9">
        <w:rPr>
          <w:rStyle w:val="CodeInline"/>
        </w:rPr>
        <w:t>TextureShader</w:t>
      </w:r>
      <w:r w:rsidR="0040105A">
        <w:t xml:space="preserve">, where </w:t>
      </w:r>
      <w:r w:rsidR="000F78BA">
        <w:t xml:space="preserve">the existence of these variables </w:t>
      </w:r>
      <w:r w:rsidR="00AC2CA3">
        <w:t xml:space="preserve">is </w:t>
      </w:r>
      <w:r w:rsidR="000F78BA">
        <w:t>assumed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776B26F2" w14:textId="77777777" w:rsidR="005B099F" w:rsidRDefault="005B099F" w:rsidP="00AB51B9">
      <w:pPr>
        <w:pStyle w:val="Code"/>
        <w:rPr>
          <w:ins w:id="77" w:author="Kelvin Sung" w:date="2021-09-12T10:36:00Z"/>
          <w:rFonts w:hint="eastAsia"/>
        </w:rPr>
      </w:pPr>
      <w:ins w:id="78" w:author="Kelvin Sung" w:date="2021-09-12T10:36:00Z">
        <w:r>
          <w:rPr>
            <w:rFonts w:hint="eastAsia"/>
          </w:rPr>
          <w:t>--------------------------------------------------------------------------</w:t>
        </w:r>
      </w:ins>
    </w:p>
    <w:p w14:paraId="020D53CB" w14:textId="77777777" w:rsidR="005B099F" w:rsidRDefault="005B099F" w:rsidP="00AB51B9">
      <w:pPr>
        <w:pStyle w:val="Code"/>
        <w:rPr>
          <w:ins w:id="79" w:author="Kelvin Sung" w:date="2021-09-12T10:36:00Z"/>
          <w:rFonts w:hint="eastAsia"/>
        </w:rPr>
      </w:pPr>
      <w:ins w:id="80" w:author="Kelvin Sung" w:date="2021-09-12T10:36:00Z">
        <w:r>
          <w:rPr>
            <w:rFonts w:hint="eastAsia"/>
          </w:rPr>
          <w:t>15: ^HERE^[79]</w:t>
        </w:r>
      </w:ins>
    </w:p>
    <w:p w14:paraId="2B7F9FC3" w14:textId="64C20381"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r w:rsidR="00253D5C" w:rsidRPr="00253D5C">
        <w:rPr>
          <w:rStyle w:val="CodeInline"/>
        </w:rPr>
        <w:t>main()</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A3D2810" w:rsidR="00253D5C" w:rsidRDefault="00D020BD">
      <w:pPr>
        <w:pStyle w:val="NumSubList"/>
        <w:rPr>
          <w:rFonts w:hint="eastAsia"/>
        </w:rPr>
      </w:pPr>
      <w:r>
        <w:lastRenderedPageBreak/>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r w:rsidR="0064202B">
        <w:t xml:space="preserve">the </w:t>
      </w:r>
      <w:r>
        <w:t>pixel is inside the volume of illumination.</w:t>
      </w:r>
      <w:r w:rsidR="00C44B6E">
        <w:t xml:space="preserve"> Note that</w:t>
      </w:r>
      <w:r w:rsidR="00CA439D">
        <w:t xml:space="preserve"> </w:t>
      </w:r>
      <w:r w:rsidR="00D05670" w:rsidRPr="00253D5C">
        <w:rPr>
          <w:rStyle w:val="CodeInline"/>
        </w:rPr>
        <w:t>gl_FragCord.xyz</w:t>
      </w:r>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r w:rsidRPr="00253D5C">
        <w:rPr>
          <w:rStyle w:val="CodeInline"/>
        </w:rPr>
        <w:t>gl_FragColor</w:t>
      </w:r>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3FB7EEA6" w14:textId="77777777" w:rsidR="005B099F" w:rsidRDefault="005B099F" w:rsidP="00253D5C">
      <w:pPr>
        <w:pStyle w:val="Code"/>
        <w:rPr>
          <w:ins w:id="81" w:author="Kelvin Sung" w:date="2021-09-12T10:36:00Z"/>
          <w:rFonts w:hint="eastAsia"/>
        </w:rPr>
      </w:pPr>
      <w:ins w:id="82" w:author="Kelvin Sung" w:date="2021-09-12T10:36:00Z">
        <w:r>
          <w:rPr>
            <w:rFonts w:hint="eastAsia"/>
          </w:rPr>
          <w:t>--------------------------------------------------------------------------</w:t>
        </w:r>
      </w:ins>
    </w:p>
    <w:p w14:paraId="76464451" w14:textId="77777777" w:rsidR="005B099F" w:rsidRDefault="005B099F" w:rsidP="00253D5C">
      <w:pPr>
        <w:pStyle w:val="Code"/>
        <w:rPr>
          <w:ins w:id="83" w:author="Kelvin Sung" w:date="2021-09-12T10:36:00Z"/>
          <w:rFonts w:hint="eastAsia"/>
        </w:rPr>
      </w:pPr>
      <w:ins w:id="84" w:author="Kelvin Sung" w:date="2021-09-12T10:36:00Z">
        <w:r>
          <w:rPr>
            <w:rFonts w:hint="eastAsia"/>
          </w:rPr>
          <w:t>16: ^HERE^[80]</w:t>
        </w:r>
      </w:ins>
    </w:p>
    <w:p w14:paraId="7AC2445B" w14:textId="0E4B353E"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26066230" w14:textId="77777777" w:rsidR="005B099F" w:rsidRDefault="005B099F" w:rsidP="00253D5C">
      <w:pPr>
        <w:pStyle w:val="Code"/>
        <w:rPr>
          <w:ins w:id="85" w:author="Kelvin Sung" w:date="2021-09-12T10:36:00Z"/>
          <w:rFonts w:hint="eastAsia"/>
        </w:rPr>
      </w:pPr>
      <w:ins w:id="86" w:author="Kelvin Sung" w:date="2021-09-12T10:36:00Z">
        <w:r>
          <w:rPr>
            <w:rFonts w:hint="eastAsia"/>
          </w:rPr>
          <w:t>--------------------------------------------------------------------------</w:t>
        </w:r>
      </w:ins>
    </w:p>
    <w:p w14:paraId="17E8EE4B" w14:textId="77777777" w:rsidR="005B099F" w:rsidRDefault="005B099F" w:rsidP="00253D5C">
      <w:pPr>
        <w:pStyle w:val="Code"/>
        <w:rPr>
          <w:ins w:id="87" w:author="Kelvin Sung" w:date="2021-09-12T10:36:00Z"/>
          <w:rFonts w:hint="eastAsia"/>
        </w:rPr>
      </w:pPr>
      <w:ins w:id="88" w:author="Kelvin Sung" w:date="2021-09-12T10:36:00Z">
        <w:r>
          <w:rPr>
            <w:rFonts w:hint="eastAsia"/>
          </w:rPr>
          <w:t>17: ^HERE^[92]</w:t>
        </w:r>
      </w:ins>
    </w:p>
    <w:p w14:paraId="6A3B44DA" w14:textId="5DF194DE" w:rsidR="00253D5C" w:rsidRDefault="00253D5C" w:rsidP="00253D5C">
      <w:pPr>
        <w:pStyle w:val="Code"/>
        <w:rPr>
          <w:rFonts w:hint="eastAsia"/>
        </w:rPr>
      </w:pPr>
      <w:r>
        <w:t xml:space="preserve">    vec3 r = vec3(lgtResults) * (1.0-uPixelColor.a) + vec3(uPixelColor) * uPixelColor.a;</w:t>
      </w:r>
    </w:p>
    <w:p w14:paraId="4F7B3FBC" w14:textId="77777777" w:rsidR="005B099F" w:rsidRDefault="005B099F" w:rsidP="00253D5C">
      <w:pPr>
        <w:pStyle w:val="Code"/>
        <w:rPr>
          <w:ins w:id="89" w:author="Kelvin Sung" w:date="2021-09-12T10:36:00Z"/>
          <w:rFonts w:hint="eastAsia"/>
        </w:rPr>
      </w:pPr>
      <w:ins w:id="90" w:author="Kelvin Sung" w:date="2021-09-12T10:36:00Z">
        <w:r>
          <w:rPr>
            <w:rFonts w:hint="eastAsia"/>
          </w:rPr>
          <w:t>--------------------------------------------------------------------------</w:t>
        </w:r>
      </w:ins>
    </w:p>
    <w:p w14:paraId="74502A77" w14:textId="77777777" w:rsidR="005B099F" w:rsidRDefault="005B099F" w:rsidP="00253D5C">
      <w:pPr>
        <w:pStyle w:val="Code"/>
        <w:rPr>
          <w:ins w:id="91" w:author="Kelvin Sung" w:date="2021-09-12T10:36:00Z"/>
          <w:rFonts w:hint="eastAsia"/>
        </w:rPr>
      </w:pPr>
      <w:ins w:id="92" w:author="Kelvin Sung" w:date="2021-09-12T10:36:00Z">
        <w:r>
          <w:rPr>
            <w:rFonts w:hint="eastAsia"/>
          </w:rPr>
          <w:t>18: ^HERE^[89]</w:t>
        </w:r>
      </w:ins>
    </w:p>
    <w:p w14:paraId="7ECD4C10" w14:textId="4648DCEC"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427A042D" w:rsidR="00253D5C" w:rsidRDefault="005B099F" w:rsidP="00253D5C">
      <w:pPr>
        <w:pStyle w:val="BodyTextFirst"/>
        <w:rPr>
          <w:rFonts w:hint="eastAsia"/>
        </w:rPr>
      </w:pPr>
      <w:ins w:id="93" w:author="Kelvin Sung" w:date="2021-09-12T10:36:00Z">
        <w:r>
          <w:rPr>
            <w:rFonts w:hint="eastAsia"/>
          </w:rPr>
          <w:t>&gt;&gt;HERE</w:t>
        </w:r>
      </w:ins>
      <w:r w:rsidR="00253D5C">
        <w:t xml:space="preserve">With the GLSL </w:t>
      </w:r>
      <w:r w:rsidR="00FB3D5B" w:rsidRPr="00FB3D5B">
        <w:rPr>
          <w:rStyle w:val="CodeInline"/>
        </w:rPr>
        <w:t>l</w:t>
      </w:r>
      <w:r w:rsidR="00253D5C" w:rsidRPr="00FB3D5B">
        <w:rPr>
          <w:rStyle w:val="CodeInline"/>
        </w:rPr>
        <w:t>ight</w:t>
      </w:r>
      <w:r w:rsidR="00FB3D5B" w:rsidRPr="00FB3D5B">
        <w:rPr>
          <w:rStyle w:val="CodeInline"/>
        </w:rPr>
        <w:t>_fs</w:t>
      </w:r>
      <w:r w:rsidR="00253D5C">
        <w:t xml:space="preserve"> shader </w:t>
      </w:r>
      <w:r w:rsidR="00FB3D5B">
        <w:t>defined;</w:t>
      </w:r>
      <w:r w:rsidR="00253D5C">
        <w:t xml:space="preserve"> you can now </w:t>
      </w:r>
      <w:r w:rsidR="00B5076B">
        <w:t xml:space="preserve">define a class </w:t>
      </w:r>
      <w:r w:rsidR="00253D5C">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r w:rsidRPr="00FB3D5B">
        <w:rPr>
          <w:rStyle w:val="CodeInline"/>
        </w:rPr>
        <w:t>src/</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lastRenderedPageBreak/>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1D2457DF" w14:textId="77777777" w:rsidR="005B099F" w:rsidRDefault="005B099F" w:rsidP="00FB3D5B">
      <w:pPr>
        <w:pStyle w:val="Code"/>
        <w:rPr>
          <w:ins w:id="94" w:author="Kelvin Sung" w:date="2021-09-12T10:36:00Z"/>
          <w:rFonts w:hint="eastAsia"/>
        </w:rPr>
      </w:pPr>
      <w:ins w:id="95" w:author="Kelvin Sung" w:date="2021-09-12T10:36:00Z">
        <w:r>
          <w:rPr>
            <w:rFonts w:hint="eastAsia"/>
          </w:rPr>
          <w:t>--------------------------------------------------------------------------</w:t>
        </w:r>
      </w:ins>
    </w:p>
    <w:p w14:paraId="71EF83E4" w14:textId="77777777" w:rsidR="005B099F" w:rsidRDefault="005B099F" w:rsidP="00FB3D5B">
      <w:pPr>
        <w:pStyle w:val="Code"/>
        <w:rPr>
          <w:ins w:id="96" w:author="Kelvin Sung" w:date="2021-09-12T10:36:00Z"/>
          <w:rFonts w:hint="eastAsia"/>
        </w:rPr>
      </w:pPr>
      <w:ins w:id="97" w:author="Kelvin Sung" w:date="2021-09-12T10:36:00Z">
        <w:r>
          <w:rPr>
            <w:rFonts w:hint="eastAsia"/>
          </w:rPr>
          <w:t>19: ^HERE^[75]</w:t>
        </w:r>
      </w:ins>
    </w:p>
    <w:p w14:paraId="3CC2C361" w14:textId="164BB871"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0CA3AE8D" w:rsidR="00FB3D5B" w:rsidRDefault="005B099F" w:rsidP="00FB3D5B">
      <w:pPr>
        <w:pStyle w:val="Code"/>
        <w:rPr>
          <w:rFonts w:hint="eastAsia"/>
        </w:rPr>
      </w:pPr>
      <w:ins w:id="98" w:author="Kelvin Sung" w:date="2021-09-12T10:36:00Z">
        <w:r>
          <w:rPr>
            <w:rFonts w:hint="eastAsia"/>
          </w:rPr>
          <w:t>0:HERE</w:t>
        </w:r>
      </w:ins>
      <w:r w:rsidR="00FB3D5B">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51F2175" w14:textId="77777777" w:rsidR="005B099F" w:rsidRDefault="005B099F" w:rsidP="00FB3D5B">
      <w:pPr>
        <w:pStyle w:val="Code"/>
        <w:rPr>
          <w:ins w:id="99" w:author="Kelvin Sung" w:date="2021-09-12T10:36:00Z"/>
          <w:rFonts w:hint="eastAsia"/>
        </w:rPr>
      </w:pPr>
      <w:ins w:id="100" w:author="Kelvin Sung" w:date="2021-09-12T10:36:00Z">
        <w:r>
          <w:rPr>
            <w:rFonts w:hint="eastAsia"/>
          </w:rPr>
          <w:t>--------------------------------------------------------------------------</w:t>
        </w:r>
      </w:ins>
    </w:p>
    <w:p w14:paraId="220E433D" w14:textId="77777777" w:rsidR="005B099F" w:rsidRDefault="005B099F" w:rsidP="00FB3D5B">
      <w:pPr>
        <w:pStyle w:val="Code"/>
        <w:rPr>
          <w:ins w:id="101" w:author="Kelvin Sung" w:date="2021-09-12T10:36:00Z"/>
          <w:rFonts w:hint="eastAsia"/>
        </w:rPr>
      </w:pPr>
      <w:ins w:id="102" w:author="Kelvin Sung" w:date="2021-09-12T10:36:00Z">
        <w:r>
          <w:rPr>
            <w:rFonts w:hint="eastAsia"/>
          </w:rPr>
          <w:t>20: ^HERE^[90]</w:t>
        </w:r>
      </w:ins>
    </w:p>
    <w:p w14:paraId="185D47E1" w14:textId="66533B13"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5B099F">
      <w:pPr>
        <w:pStyle w:val="Code"/>
        <w:rPr>
          <w:rFonts w:hint="eastAsia"/>
        </w:rPr>
        <w:pPrChange w:id="103" w:author="Kelvin Sung" w:date="2021-09-12T10:36:00Z">
          <w:pPr>
            <w:pStyle w:val="Code"/>
            <w:ind w:firstLine="435"/>
          </w:pPr>
        </w:pPrChange>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18362DE4" w:rsidR="00FB3D5B" w:rsidRDefault="005B099F" w:rsidP="00FB3D5B">
      <w:pPr>
        <w:pStyle w:val="BodyTextFirst"/>
        <w:rPr>
          <w:rFonts w:hint="eastAsia"/>
          <w:noProof/>
        </w:rPr>
      </w:pPr>
      <w:ins w:id="104" w:author="Kelvin Sung" w:date="2021-09-12T10:36:00Z">
        <w:r>
          <w:rPr>
            <w:rFonts w:hint="eastAsia"/>
            <w:noProof/>
          </w:rPr>
          <w:t>&gt;&gt;HERE</w:t>
        </w:r>
      </w:ins>
      <w:r w:rsidR="00FB3D5B">
        <w:rPr>
          <w:noProof/>
        </w:rPr>
        <w:t xml:space="preserve">The </w:t>
      </w:r>
      <w:r w:rsidR="00FB3D5B" w:rsidRPr="00FB3D5B">
        <w:rPr>
          <w:rStyle w:val="CodeInline"/>
        </w:rPr>
        <w:t>LightShader</w:t>
      </w:r>
      <w:r w:rsidR="00FB3D5B">
        <w:rPr>
          <w:noProof/>
        </w:rPr>
        <w:t xml:space="preserve"> </w:t>
      </w:r>
      <w:r w:rsidR="00FC1EB2">
        <w:rPr>
          <w:noProof/>
        </w:rPr>
        <w:t xml:space="preserve">class </w:t>
      </w:r>
      <w:r w:rsidR="00FB3D5B">
        <w:rPr>
          <w:noProof/>
        </w:rPr>
        <w:t xml:space="preserve">subclasses from the </w:t>
      </w:r>
      <w:r w:rsidR="00FB3D5B" w:rsidRPr="00FB3D5B">
        <w:rPr>
          <w:rStyle w:val="CodeInline"/>
        </w:rPr>
        <w:t>SpriteShader</w:t>
      </w:r>
      <w:r w:rsidR="00FB3D5B">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r w:rsidR="00BF42F8" w:rsidRPr="00AB51B9">
        <w:rPr>
          <w:rStyle w:val="CodeInline"/>
        </w:rPr>
        <w:t>light_fs</w:t>
      </w:r>
      <w:r w:rsidR="00BF42F8">
        <w:rPr>
          <w:noProof/>
        </w:rPr>
        <w:t xml:space="preserve"> fragment shader. </w:t>
      </w:r>
      <w:r w:rsidR="000504F3">
        <w:rPr>
          <w:noProof/>
        </w:rPr>
        <w:t>In this way, the</w:t>
      </w:r>
      <w:r w:rsidR="00FB3D5B">
        <w:rPr>
          <w:noProof/>
        </w:rPr>
        <w:t xml:space="preserve"> </w:t>
      </w:r>
      <w:r w:rsidR="000504F3" w:rsidRPr="00AB51B9">
        <w:rPr>
          <w:rStyle w:val="CodeInline"/>
        </w:rPr>
        <w:t>LightShader</w:t>
      </w:r>
      <w:r w:rsidR="000504F3">
        <w:rPr>
          <w:noProof/>
        </w:rPr>
        <w:t xml:space="preserve"> </w:t>
      </w:r>
      <w:r w:rsidR="00382B8E">
        <w:rPr>
          <w:noProof/>
        </w:rPr>
        <w:t xml:space="preserve">class can </w:t>
      </w:r>
      <w:r w:rsidR="000504F3">
        <w:rPr>
          <w:noProof/>
        </w:rPr>
        <w:t xml:space="preserve">serve as a </w:t>
      </w:r>
      <w:r w:rsidR="00FB3D5B">
        <w:rPr>
          <w:noProof/>
        </w:rPr>
        <w:t xml:space="preserve"> convenient interface for the </w:t>
      </w:r>
      <w:r w:rsidR="00382B8E">
        <w:rPr>
          <w:noProof/>
        </w:rPr>
        <w:t xml:space="preserve">GLSL fragment </w:t>
      </w:r>
      <w:r w:rsidR="00FB3D5B">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r w:rsidR="00FB3D5B" w:rsidRPr="00FB3D5B">
        <w:rPr>
          <w:rStyle w:val="CodeInline"/>
        </w:rPr>
        <w:t>src/engine/shaders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r w:rsidR="00FB3D5B" w:rsidRPr="00FB3D5B">
        <w:rPr>
          <w:rStyle w:val="CodeInline"/>
        </w:rPr>
        <w:t>LightShader</w:t>
      </w:r>
      <w:r w:rsidR="00FB3D5B">
        <w:rPr>
          <w:noProof/>
        </w:rPr>
        <w:t xml:space="preserve"> </w:t>
      </w:r>
      <w:r>
        <w:rPr>
          <w:noProof/>
        </w:rPr>
        <w:t xml:space="preserve">class to be a subclass of </w:t>
      </w:r>
      <w:r w:rsidRPr="00AB51B9">
        <w:rPr>
          <w:rStyle w:val="CodeInline"/>
        </w:rPr>
        <w:t>SpriteShader</w:t>
      </w:r>
      <w:r>
        <w:rPr>
          <w:noProof/>
        </w:rPr>
        <w:t xml:space="preserve">. In the constructor, define the necessary variables to support sending the informaiton associated with a point light to the </w:t>
      </w:r>
      <w:r w:rsidRPr="00AB51B9">
        <w:rPr>
          <w:rStyle w:val="CodeInline"/>
        </w:rPr>
        <w:t>light_fs</w:t>
      </w:r>
      <w:r>
        <w:rPr>
          <w:noProof/>
        </w:rPr>
        <w:t xml:space="preserve"> fragment shader. The point light information in the engine is stored in </w:t>
      </w:r>
      <w:r w:rsidRPr="00AB51B9">
        <w:rPr>
          <w:rStyle w:val="CodeInline"/>
        </w:rPr>
        <w:t>mLight</w:t>
      </w:r>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r w:rsidR="00C16D93" w:rsidRPr="00AB51B9">
        <w:rPr>
          <w:rStyle w:val="CodeInline"/>
        </w:rPr>
        <w:t>light_fs</w:t>
      </w:r>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04AA5EF4" w14:textId="77777777" w:rsidR="005B099F" w:rsidRDefault="005B099F" w:rsidP="00FB3D5B">
      <w:pPr>
        <w:pStyle w:val="Code"/>
        <w:rPr>
          <w:ins w:id="105" w:author="Kelvin Sung" w:date="2021-09-12T10:36:00Z"/>
          <w:rFonts w:hint="eastAsia"/>
        </w:rPr>
      </w:pPr>
      <w:ins w:id="106" w:author="Kelvin Sung" w:date="2021-09-12T10:36:00Z">
        <w:r>
          <w:rPr>
            <w:rFonts w:hint="eastAsia"/>
          </w:rPr>
          <w:t>--------------------------------------------------------------------------</w:t>
        </w:r>
      </w:ins>
    </w:p>
    <w:p w14:paraId="5CEE6CF4" w14:textId="77777777" w:rsidR="005B099F" w:rsidRDefault="005B099F" w:rsidP="00FB3D5B">
      <w:pPr>
        <w:pStyle w:val="Code"/>
        <w:rPr>
          <w:ins w:id="107" w:author="Kelvin Sung" w:date="2021-09-12T10:36:00Z"/>
          <w:rFonts w:hint="eastAsia"/>
        </w:rPr>
      </w:pPr>
      <w:ins w:id="108" w:author="Kelvin Sung" w:date="2021-09-12T10:36:00Z">
        <w:r>
          <w:rPr>
            <w:rFonts w:hint="eastAsia"/>
          </w:rPr>
          <w:t>21: ^HERE^[86]</w:t>
        </w:r>
      </w:ins>
    </w:p>
    <w:p w14:paraId="149B8D14" w14:textId="17095AD5"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622DD4D2" w14:textId="77777777" w:rsidR="005B099F" w:rsidRDefault="005B099F" w:rsidP="00FB3D5B">
      <w:pPr>
        <w:pStyle w:val="Code"/>
        <w:rPr>
          <w:ins w:id="109" w:author="Kelvin Sung" w:date="2021-09-12T10:36:00Z"/>
          <w:rFonts w:hint="eastAsia"/>
        </w:rPr>
      </w:pPr>
      <w:ins w:id="110" w:author="Kelvin Sung" w:date="2021-09-12T10:36:00Z">
        <w:r>
          <w:rPr>
            <w:rFonts w:hint="eastAsia"/>
          </w:rPr>
          <w:t>--------------------------------------------------------------------------</w:t>
        </w:r>
      </w:ins>
    </w:p>
    <w:p w14:paraId="27E7E9DE" w14:textId="77777777" w:rsidR="005B099F" w:rsidRDefault="005B099F" w:rsidP="00FB3D5B">
      <w:pPr>
        <w:pStyle w:val="Code"/>
        <w:rPr>
          <w:ins w:id="111" w:author="Kelvin Sung" w:date="2021-09-12T10:36:00Z"/>
          <w:rFonts w:hint="eastAsia"/>
        </w:rPr>
      </w:pPr>
      <w:ins w:id="112" w:author="Kelvin Sung" w:date="2021-09-12T10:36:00Z">
        <w:r>
          <w:rPr>
            <w:rFonts w:hint="eastAsia"/>
          </w:rPr>
          <w:t>22: ^HERE^[79]</w:t>
        </w:r>
      </w:ins>
    </w:p>
    <w:p w14:paraId="42B910A8" w14:textId="134A63EB" w:rsidR="00FB3D5B" w:rsidRDefault="00FB3D5B" w:rsidP="00FB3D5B">
      <w:pPr>
        <w:pStyle w:val="Code"/>
        <w:rPr>
          <w:rFonts w:hint="eastAsia"/>
        </w:rPr>
      </w:pPr>
      <w:r>
        <w:t xml:space="preserve">        this.mCamera = null; // the camera to draw for, required for WC to DC transform</w:t>
      </w:r>
    </w:p>
    <w:p w14:paraId="31F7578E" w14:textId="77777777" w:rsidR="005B099F" w:rsidRDefault="005B099F" w:rsidP="00FB3D5B">
      <w:pPr>
        <w:pStyle w:val="Code"/>
        <w:rPr>
          <w:ins w:id="113" w:author="Kelvin Sung" w:date="2021-09-12T10:36:00Z"/>
          <w:rFonts w:hint="eastAsia"/>
        </w:rPr>
      </w:pPr>
      <w:ins w:id="114" w:author="Kelvin Sung" w:date="2021-09-12T10:36:00Z">
        <w:r>
          <w:rPr>
            <w:rFonts w:hint="eastAsia"/>
          </w:rPr>
          <w:t>--------------------------------------------------------------------------</w:t>
        </w:r>
      </w:ins>
    </w:p>
    <w:p w14:paraId="455C0457" w14:textId="77777777" w:rsidR="005B099F" w:rsidRDefault="005B099F" w:rsidP="00FB3D5B">
      <w:pPr>
        <w:pStyle w:val="Code"/>
        <w:rPr>
          <w:ins w:id="115" w:author="Kelvin Sung" w:date="2021-09-12T10:36:00Z"/>
          <w:rFonts w:hint="eastAsia"/>
        </w:rPr>
      </w:pPr>
      <w:ins w:id="116" w:author="Kelvin Sung" w:date="2021-09-12T10:36:00Z">
        <w:r>
          <w:rPr>
            <w:rFonts w:hint="eastAsia"/>
          </w:rPr>
          <w:t>23: ^HERE^[88]</w:t>
        </w:r>
      </w:ins>
    </w:p>
    <w:p w14:paraId="50C0C962" w14:textId="78E6B288"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lastRenderedPageBreak/>
        <w:t>}</w:t>
      </w:r>
    </w:p>
    <w:p w14:paraId="049C6640" w14:textId="4D6DC69C" w:rsidR="00326F2E" w:rsidRDefault="00326F2E" w:rsidP="00326F2E">
      <w:pPr>
        <w:pStyle w:val="NumList"/>
        <w:rPr>
          <w:rFonts w:hint="eastAsia"/>
          <w:noProof/>
        </w:rPr>
      </w:pPr>
      <w:r w:rsidRPr="00326F2E">
        <w:rPr>
          <w:noProof/>
        </w:rPr>
        <w:t xml:space="preserve">Override the </w:t>
      </w:r>
      <w:r w:rsidRPr="00326F2E">
        <w:rPr>
          <w:rStyle w:val="CodeInline"/>
        </w:rPr>
        <w:t>activate()</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r w:rsidR="004D2313" w:rsidRPr="00AB51B9">
        <w:rPr>
          <w:rStyle w:val="CodeInline"/>
        </w:rPr>
        <w:t>mLight</w:t>
      </w:r>
      <w:r w:rsidR="004D2313">
        <w:rPr>
          <w:noProof/>
        </w:rPr>
        <w:t xml:space="preserve"> when the light is present. </w:t>
      </w:r>
      <w:r w:rsidRPr="00326F2E">
        <w:rPr>
          <w:noProof/>
        </w:rPr>
        <w:t xml:space="preserve">Notice that you still call the </w:t>
      </w:r>
      <w:r w:rsidRPr="00326F2E">
        <w:rPr>
          <w:rStyle w:val="CodeInline"/>
        </w:rPr>
        <w:t>activate()</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r w:rsidR="00562F29" w:rsidRPr="00AB51B9">
        <w:rPr>
          <w:rStyle w:val="CodeInline"/>
        </w:rPr>
        <w:t>light_fs</w:t>
      </w:r>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2C6776B5" w14:textId="77777777" w:rsidR="005B099F" w:rsidRDefault="005B099F" w:rsidP="00326F2E">
      <w:pPr>
        <w:pStyle w:val="Code"/>
        <w:rPr>
          <w:ins w:id="117" w:author="Kelvin Sung" w:date="2021-09-12T10:37:00Z"/>
          <w:rFonts w:hint="eastAsia"/>
        </w:rPr>
      </w:pPr>
      <w:ins w:id="118" w:author="Kelvin Sung" w:date="2021-09-12T10:37:00Z">
        <w:r>
          <w:rPr>
            <w:rFonts w:hint="eastAsia"/>
          </w:rPr>
          <w:t>--------------------------------------------------------------------------</w:t>
        </w:r>
      </w:ins>
    </w:p>
    <w:p w14:paraId="2E52526A" w14:textId="77777777" w:rsidR="005B099F" w:rsidRDefault="005B099F" w:rsidP="00326F2E">
      <w:pPr>
        <w:pStyle w:val="Code"/>
        <w:rPr>
          <w:ins w:id="119" w:author="Kelvin Sung" w:date="2021-09-12T10:37:00Z"/>
          <w:rFonts w:hint="eastAsia"/>
        </w:rPr>
      </w:pPr>
      <w:ins w:id="120" w:author="Kelvin Sung" w:date="2021-09-12T10:37:00Z">
        <w:r>
          <w:rPr>
            <w:rFonts w:hint="eastAsia"/>
          </w:rPr>
          <w:t>24: ^HERE^[82]</w:t>
        </w:r>
      </w:ins>
    </w:p>
    <w:p w14:paraId="31D3350B" w14:textId="1841C5EA"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0736CA34"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_loadToShader()</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r w:rsidRPr="00326F2E">
        <w:rPr>
          <w:rStyle w:val="CodeInline"/>
        </w:rPr>
        <w:t>wcPosToPixel</w:t>
      </w:r>
      <w:r w:rsidR="0085718C">
        <w:rPr>
          <w:rStyle w:val="CodeInline"/>
        </w:rPr>
        <w:t>()</w:t>
      </w:r>
      <w:r w:rsidRPr="00326F2E">
        <w:rPr>
          <w:noProof/>
        </w:rPr>
        <w:t xml:space="preserve"> and </w:t>
      </w:r>
      <w:r w:rsidRPr="00326F2E">
        <w:rPr>
          <w:rStyle w:val="CodeInline"/>
        </w:rPr>
        <w:t>wcSizeToPixel</w:t>
      </w:r>
      <w:r w:rsidR="0085718C">
        <w:rPr>
          <w:rStyle w:val="CodeInline"/>
        </w:rPr>
        <w:t>()</w:t>
      </w:r>
      <w:r w:rsidRPr="00326F2E">
        <w:rPr>
          <w:noProof/>
        </w:rPr>
        <w:t xml:space="preserve">. </w:t>
      </w:r>
      <w:r w:rsidR="0085718C">
        <w:rPr>
          <w:noProof/>
        </w:rPr>
        <w:t xml:space="preserve">These two functions ensure corresponding values in the </w:t>
      </w:r>
      <w:r w:rsidR="0085718C" w:rsidRPr="00AB51B9">
        <w:rPr>
          <w:rStyle w:val="CodeInline"/>
        </w:rPr>
        <w:t>light_fs</w:t>
      </w:r>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5BF7DEF1"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LightRenderable </w:t>
      </w:r>
      <w:r>
        <w:rPr>
          <w:noProof/>
        </w:rPr>
        <w:t>Class</w:t>
      </w:r>
    </w:p>
    <w:p w14:paraId="5A08A9B2" w14:textId="27306D06" w:rsidR="00326F2E" w:rsidRDefault="005B099F">
      <w:pPr>
        <w:pStyle w:val="BodyTextFirst"/>
        <w:rPr>
          <w:rFonts w:hint="eastAsia"/>
          <w:noProof/>
        </w:rPr>
      </w:pPr>
      <w:ins w:id="121" w:author="Kelvin Sung" w:date="2021-09-12T10:37:00Z">
        <w:r>
          <w:rPr>
            <w:rFonts w:hint="eastAsia"/>
            <w:noProof/>
          </w:rPr>
          <w:t>&gt;&gt;HERE</w:t>
        </w:r>
      </w:ins>
      <w:r w:rsidR="00326F2E">
        <w:rPr>
          <w:noProof/>
        </w:rPr>
        <w:t xml:space="preserve">With </w:t>
      </w:r>
      <w:r w:rsidR="00326F2E" w:rsidRPr="00E83F44">
        <w:rPr>
          <w:rStyle w:val="CodeInline"/>
        </w:rPr>
        <w:t>LightShader</w:t>
      </w:r>
      <w:r w:rsidR="00326F2E">
        <w:rPr>
          <w:noProof/>
        </w:rPr>
        <w:t xml:space="preserve"> defined to interface to the GLSL </w:t>
      </w:r>
      <w:r w:rsidR="00E83F44" w:rsidRPr="00E83F44">
        <w:rPr>
          <w:rStyle w:val="CodeInline"/>
        </w:rPr>
        <w:t>l</w:t>
      </w:r>
      <w:r w:rsidR="00326F2E" w:rsidRPr="00E83F44">
        <w:rPr>
          <w:rStyle w:val="CodeInline"/>
        </w:rPr>
        <w:t>ight</w:t>
      </w:r>
      <w:r w:rsidR="00E83F44" w:rsidRPr="00E83F44">
        <w:rPr>
          <w:rStyle w:val="CodeInline"/>
        </w:rPr>
        <w:t>_fs</w:t>
      </w:r>
      <w:r w:rsidR="00326F2E">
        <w:rPr>
          <w:noProof/>
        </w:rPr>
        <w:t xml:space="preserve"> shader, you can now focus on </w:t>
      </w:r>
      <w:r w:rsidR="00CB773E">
        <w:rPr>
          <w:noProof/>
        </w:rPr>
        <w:t xml:space="preserve">defining </w:t>
      </w:r>
      <w:r w:rsidR="00326F2E">
        <w:rPr>
          <w:noProof/>
        </w:rPr>
        <w:t xml:space="preserve">a new </w:t>
      </w:r>
      <w:r w:rsidR="00326F2E" w:rsidRPr="00E83F44">
        <w:rPr>
          <w:rStyle w:val="CodeInline"/>
        </w:rPr>
        <w:t>Renderable</w:t>
      </w:r>
      <w:r w:rsidR="00326F2E">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w:t>
      </w:r>
      <w:r w:rsidR="00CB773E">
        <w:rPr>
          <w:noProof/>
        </w:rPr>
        <w:lastRenderedPageBreak/>
        <w:t>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r w:rsidR="00410076">
        <w:rPr>
          <w:noProof/>
        </w:rPr>
        <w:t xml:space="preserve"> and </w:t>
      </w:r>
      <w:r w:rsidR="00CB773E">
        <w:rPr>
          <w:noProof/>
        </w:rPr>
        <w:t xml:space="preserve">be a subclass of </w:t>
      </w:r>
      <w:r w:rsidR="00326F2E" w:rsidRPr="00E83F44">
        <w:rPr>
          <w:rStyle w:val="CodeInline"/>
        </w:rPr>
        <w:t>SpriteAnimateRenderable</w:t>
      </w:r>
      <w:r w:rsidR="00326F2E">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sidR="00326F2E">
        <w:rPr>
          <w:noProof/>
        </w:rPr>
        <w:t xml:space="preserve">as a </w:t>
      </w:r>
      <w:r w:rsidR="00326F2E" w:rsidRPr="00E83F44">
        <w:rPr>
          <w:rStyle w:val="CodeInline"/>
        </w:rPr>
        <w:t>SpriteAnimateRenderable</w:t>
      </w:r>
      <w:r w:rsidR="00326F2E">
        <w:rPr>
          <w:noProof/>
        </w:rPr>
        <w:t xml:space="preserve"> that can be illuminated by a </w:t>
      </w:r>
      <w:r w:rsidR="00326F2E" w:rsidRPr="00E83F44">
        <w:rPr>
          <w:rStyle w:val="CodeInline"/>
        </w:rPr>
        <w:t>Light</w:t>
      </w:r>
      <w:r w:rsidR="00326F2E">
        <w:rPr>
          <w:noProof/>
        </w:rPr>
        <w:t xml:space="preserve"> object.</w:t>
      </w:r>
    </w:p>
    <w:p w14:paraId="597435AB" w14:textId="0E5BA17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r w:rsidR="00326F2E" w:rsidRPr="00E83F44">
        <w:rPr>
          <w:rStyle w:val="CodeInline"/>
        </w:rPr>
        <w:t>src/</w:t>
      </w:r>
      <w:r w:rsidR="00E83F44" w:rsidRPr="00E83F44">
        <w:rPr>
          <w:rStyle w:val="CodeInline"/>
        </w:rPr>
        <w:t>e</w:t>
      </w:r>
      <w:r w:rsidR="00326F2E" w:rsidRPr="00E83F44">
        <w:rPr>
          <w:rStyle w:val="CodeInline"/>
        </w:rPr>
        <w:t>ngine/</w:t>
      </w:r>
      <w:r w:rsidR="00E83F44" w:rsidRPr="00E83F44">
        <w:rPr>
          <w:rStyle w:val="CodeInline"/>
        </w:rPr>
        <w:t>r</w:t>
      </w:r>
      <w:r w:rsidR="00326F2E" w:rsidRPr="00E83F44">
        <w:rPr>
          <w:rStyle w:val="CodeInline"/>
        </w:rPr>
        <w:t>enderables</w:t>
      </w:r>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r w:rsidR="00E83F44" w:rsidRPr="00E83F44">
        <w:rPr>
          <w:rStyle w:val="CodeInline"/>
        </w:rPr>
        <w:t>LightRenderable</w:t>
      </w:r>
      <w:r w:rsidR="00E83F44">
        <w:rPr>
          <w:rStyle w:val="CodeInline"/>
        </w:rPr>
        <w:t xml:space="preserve"> </w:t>
      </w:r>
      <w:r>
        <w:t xml:space="preserve">class to </w:t>
      </w:r>
      <w:r w:rsidR="00E83F44" w:rsidRPr="000C429E">
        <w:t>extend</w:t>
      </w:r>
      <w:r w:rsidR="000C429E">
        <w:rPr>
          <w:rStyle w:val="CodeInline"/>
        </w:rPr>
        <w:t xml:space="preserve"> </w:t>
      </w:r>
      <w:r w:rsidR="000C429E" w:rsidRPr="000C429E">
        <w:rPr>
          <w:rStyle w:val="CodeInline"/>
        </w:rPr>
        <w:t>SpriteAnimateRenderable</w:t>
      </w:r>
      <w:r>
        <w:rPr>
          <w:noProof/>
        </w:rPr>
        <w:t xml:space="preserve">, </w:t>
      </w:r>
      <w:r w:rsidR="00B77D04">
        <w:rPr>
          <w:noProof/>
        </w:rPr>
        <w:t xml:space="preserve">set the shader to reference the new </w:t>
      </w:r>
      <w:r w:rsidR="00B77D04" w:rsidRPr="00AB51B9">
        <w:rPr>
          <w:rStyle w:val="CodeInline"/>
        </w:rPr>
        <w:t>LightShader</w:t>
      </w:r>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r w:rsidRPr="00AB51B9">
        <w:rPr>
          <w:rStyle w:val="CodeInline"/>
        </w:rPr>
        <w:t>SpriteAnimateRenderable</w:t>
      </w:r>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r w:rsidR="00E83785">
        <w:rPr>
          <w:noProof/>
        </w:rPr>
        <w:t xml:space="preserve">camera and </w:t>
      </w:r>
      <w:r w:rsidR="00326F2E" w:rsidRPr="00326F2E">
        <w:rPr>
          <w:noProof/>
        </w:rPr>
        <w:t xml:space="preserve">illuminating light source to the </w:t>
      </w:r>
      <w:r w:rsidR="00326F2E" w:rsidRPr="000C429E">
        <w:rPr>
          <w:rStyle w:val="CodeInline"/>
        </w:rPr>
        <w:t>LightShader</w:t>
      </w:r>
      <w:r w:rsidR="00326F2E" w:rsidRPr="00326F2E">
        <w:rPr>
          <w:noProof/>
        </w:rPr>
        <w:t xml:space="preserve"> </w:t>
      </w:r>
      <w:r>
        <w:rPr>
          <w:noProof/>
        </w:rPr>
        <w:t xml:space="preserve">before invoking the superclass </w:t>
      </w:r>
      <w:r w:rsidRPr="00AB51B9">
        <w:rPr>
          <w:rStyle w:val="CodeInline"/>
        </w:rPr>
        <w:t>draw()</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r w:rsidR="00F8376E">
        <w:t>,</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07D341B8" w:rsidR="00C11838" w:rsidRDefault="005B099F" w:rsidP="00326F2E">
      <w:pPr>
        <w:pStyle w:val="BodyTextFirst"/>
        <w:rPr>
          <w:rFonts w:hint="eastAsia"/>
          <w:noProof/>
        </w:rPr>
      </w:pPr>
      <w:ins w:id="122" w:author="Kelvin Sung" w:date="2021-09-12T10:37:00Z">
        <w:r>
          <w:rPr>
            <w:rFonts w:hint="eastAsia"/>
            <w:noProof/>
          </w:rPr>
          <w:t>&gt;&gt;HERE</w:t>
        </w:r>
      </w:ins>
      <w:r w:rsidR="00C11838">
        <w:rPr>
          <w:noProof/>
        </w:rPr>
        <w:t xml:space="preserve">As discussed when you first defined </w:t>
      </w:r>
      <w:r w:rsidR="00C11838" w:rsidRPr="00AB51B9">
        <w:rPr>
          <w:rStyle w:val="CodeInline"/>
        </w:rPr>
        <w:t>TextureShader</w:t>
      </w:r>
      <w:r w:rsidR="00C11838">
        <w:rPr>
          <w:noProof/>
        </w:rPr>
        <w:t xml:space="preserve"> (Chapter 5), only a single instance is required for each shader type and </w:t>
      </w:r>
      <w:r w:rsidR="00277DA7">
        <w:rPr>
          <w:noProof/>
        </w:rPr>
        <w:t xml:space="preserve">all </w:t>
      </w:r>
      <w:r w:rsidR="00C11838">
        <w:rPr>
          <w:noProof/>
        </w:rPr>
        <w:t xml:space="preserve">the shaders are always hidden </w:t>
      </w:r>
      <w:r w:rsidR="00C11838">
        <w:rPr>
          <w:noProof/>
        </w:rPr>
        <w:lastRenderedPageBreak/>
        <w:t xml:space="preserve">from the </w:t>
      </w:r>
      <w:r w:rsidR="00277DA7">
        <w:rPr>
          <w:noProof/>
        </w:rPr>
        <w:t>game programmer</w:t>
      </w:r>
      <w:r w:rsidR="00C11838">
        <w:rPr>
          <w:noProof/>
        </w:rPr>
        <w:t xml:space="preserve"> by a corressponding </w:t>
      </w:r>
      <w:r w:rsidR="00C11838" w:rsidRPr="00AB51B9">
        <w:rPr>
          <w:rStyle w:val="CodeInline"/>
        </w:rPr>
        <w:t>Renderable</w:t>
      </w:r>
      <w:r w:rsidR="00C11838">
        <w:rPr>
          <w:noProof/>
        </w:rPr>
        <w:t xml:space="preserve"> type. E</w:t>
      </w:r>
      <w:r w:rsidR="00C11838">
        <w:rPr>
          <w:rFonts w:hint="eastAsia"/>
          <w:noProof/>
        </w:rPr>
        <w:t>a</w:t>
      </w:r>
      <w:r w:rsidR="00C11838">
        <w:rPr>
          <w:noProof/>
        </w:rPr>
        <w:t xml:space="preserve">ch instance of the shader type is created during engine initialization </w:t>
      </w:r>
      <w:r w:rsidR="006606E1">
        <w:rPr>
          <w:noProof/>
        </w:rPr>
        <w:t>by</w:t>
      </w:r>
      <w:r w:rsidR="00C11838">
        <w:rPr>
          <w:noProof/>
        </w:rPr>
        <w:t xml:space="preserve"> the </w:t>
      </w:r>
      <w:r w:rsidR="00C11838" w:rsidRPr="00AB51B9">
        <w:rPr>
          <w:rStyle w:val="CodeInline"/>
        </w:rPr>
        <w:t>shaderResources</w:t>
      </w:r>
      <w:r w:rsidR="00C11838">
        <w:rPr>
          <w:noProof/>
        </w:rPr>
        <w:t xml:space="preserve"> </w:t>
      </w:r>
      <w:r w:rsidR="00B75B4F">
        <w:rPr>
          <w:noProof/>
        </w:rPr>
        <w:t>module</w:t>
      </w:r>
      <w:r w:rsidR="00277DA7">
        <w:rPr>
          <w:noProof/>
        </w:rPr>
        <w:t xml:space="preserve"> </w:t>
      </w:r>
      <w:r w:rsidR="00C11838">
        <w:rPr>
          <w:noProof/>
        </w:rPr>
        <w:t xml:space="preserve">in the </w:t>
      </w:r>
      <w:r w:rsidR="00277DA7" w:rsidRPr="00AB51B9">
        <w:rPr>
          <w:rStyle w:val="CodeInline"/>
        </w:rPr>
        <w:t>src/engine/</w:t>
      </w:r>
      <w:r w:rsidR="00C11838" w:rsidRPr="00AB51B9">
        <w:rPr>
          <w:rStyle w:val="CodeInline"/>
        </w:rPr>
        <w:t>core</w:t>
      </w:r>
      <w:r w:rsidR="00C11838">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r w:rsidRPr="000C429E">
        <w:rPr>
          <w:rStyle w:val="CodeInline"/>
        </w:rPr>
        <w:t>LightShader</w:t>
      </w:r>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0B3FD4E5"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r w:rsidR="00326F2E" w:rsidRPr="000F0939">
        <w:rPr>
          <w:rStyle w:val="CodeInline"/>
        </w:rPr>
        <w:t>src/</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326F2E">
        <w:rPr>
          <w:noProof/>
        </w:rPr>
        <w:t xml:space="preserve"> folder</w:t>
      </w:r>
      <w:r>
        <w:rPr>
          <w:noProof/>
        </w:rPr>
        <w:t xml:space="preserve"> to import </w:t>
      </w:r>
      <w:r w:rsidRPr="00C8061B">
        <w:rPr>
          <w:rStyle w:val="CodeInline"/>
        </w:rPr>
        <w:t>LightShader</w:t>
      </w:r>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0FAE7ECF" w14:textId="77777777" w:rsidR="005B099F" w:rsidRDefault="005B099F" w:rsidP="000F0939">
      <w:pPr>
        <w:pStyle w:val="Code"/>
        <w:rPr>
          <w:ins w:id="123" w:author="Kelvin Sung" w:date="2021-09-12T10:37:00Z"/>
          <w:rFonts w:hint="eastAsia"/>
        </w:rPr>
      </w:pPr>
      <w:ins w:id="124" w:author="Kelvin Sung" w:date="2021-09-12T10:37:00Z">
        <w:r>
          <w:rPr>
            <w:rFonts w:hint="eastAsia"/>
          </w:rPr>
          <w:t>--------------------------------------------------------------------------</w:t>
        </w:r>
      </w:ins>
    </w:p>
    <w:p w14:paraId="1A6B5B06" w14:textId="77777777" w:rsidR="005B099F" w:rsidRDefault="005B099F" w:rsidP="000F0939">
      <w:pPr>
        <w:pStyle w:val="Code"/>
        <w:rPr>
          <w:ins w:id="125" w:author="Kelvin Sung" w:date="2021-09-12T10:37:00Z"/>
          <w:rFonts w:hint="eastAsia"/>
        </w:rPr>
      </w:pPr>
      <w:ins w:id="126" w:author="Kelvin Sung" w:date="2021-09-12T10:37:00Z">
        <w:r>
          <w:rPr>
            <w:rFonts w:hint="eastAsia"/>
          </w:rPr>
          <w:t>25: ^HERE^[86]</w:t>
        </w:r>
      </w:ins>
    </w:p>
    <w:p w14:paraId="3A658F76" w14:textId="344371A3"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r w:rsidR="00326F2E" w:rsidRPr="000F0939">
        <w:rPr>
          <w:rStyle w:val="CodeInline"/>
        </w:rPr>
        <w:t>createShaders()</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r w:rsidR="00326F2E" w:rsidRPr="000F0939">
        <w:rPr>
          <w:rStyle w:val="CodeInline"/>
        </w:rPr>
        <w:t>init()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lastRenderedPageBreak/>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r>
        <w:rPr>
          <w:noProof w:val="0"/>
        </w:rPr>
        <w:t>getTextureShader</w:t>
      </w:r>
      <w:r>
        <w:t xml:space="preserve">, getSpriteShader, getLineShader, </w:t>
      </w:r>
      <w:r w:rsidRPr="000F0939">
        <w:rPr>
          <w:rStyle w:val="CodeBold"/>
        </w:rPr>
        <w:t>getLightShader</w:t>
      </w:r>
      <w:r>
        <w:t>}</w:t>
      </w:r>
    </w:p>
    <w:p w14:paraId="5D2E59B2" w14:textId="77777777" w:rsidR="005B099F" w:rsidRDefault="005B099F" w:rsidP="00E83F44">
      <w:pPr>
        <w:pStyle w:val="Heading3"/>
        <w:rPr>
          <w:ins w:id="127" w:author="Kelvin Sung" w:date="2021-09-12T10:37:00Z"/>
          <w:noProof/>
        </w:rPr>
      </w:pPr>
      <w:ins w:id="128" w:author="Kelvin Sung" w:date="2021-09-12T10:37:00Z">
        <w:r>
          <w:rPr>
            <w:noProof/>
          </w:rPr>
          <w:t>--------------------------------------------------------------------------</w:t>
        </w:r>
      </w:ins>
    </w:p>
    <w:p w14:paraId="21F3CD72" w14:textId="77777777" w:rsidR="005B099F" w:rsidRDefault="005B099F" w:rsidP="00E83F44">
      <w:pPr>
        <w:pStyle w:val="Heading3"/>
        <w:rPr>
          <w:ins w:id="129" w:author="Kelvin Sung" w:date="2021-09-12T10:37:00Z"/>
          <w:noProof/>
        </w:rPr>
      </w:pPr>
      <w:ins w:id="130" w:author="Kelvin Sung" w:date="2021-09-12T10:37:00Z">
        <w:r>
          <w:rPr>
            <w:noProof/>
          </w:rPr>
          <w:t>26: ^HERE^[93]</w:t>
        </w:r>
      </w:ins>
    </w:p>
    <w:p w14:paraId="25F1BA8E" w14:textId="5633F2BB" w:rsidR="00326F2E" w:rsidRDefault="00326F2E" w:rsidP="00E83F44">
      <w:pPr>
        <w:pStyle w:val="Heading3"/>
        <w:rPr>
          <w:noProof/>
        </w:rPr>
      </w:pPr>
      <w:r>
        <w:rPr>
          <w:noProof/>
        </w:rPr>
        <w:t>Modifying the Camera</w:t>
      </w:r>
    </w:p>
    <w:p w14:paraId="458EA50A" w14:textId="211D5C44" w:rsidR="00326F2E" w:rsidRDefault="005B099F" w:rsidP="00326F2E">
      <w:pPr>
        <w:pStyle w:val="BodyTextFirst"/>
        <w:rPr>
          <w:rFonts w:hint="eastAsia"/>
        </w:rPr>
      </w:pPr>
      <w:ins w:id="131" w:author="Kelvin Sung" w:date="2021-09-12T10:37:00Z">
        <w:r>
          <w:rPr>
            <w:rFonts w:hint="eastAsia"/>
            <w:noProof/>
          </w:rPr>
          <w:t>&gt;&gt;HERE</w:t>
        </w:r>
      </w:ins>
      <w:r w:rsidR="00326F2E">
        <w:rPr>
          <w:noProof/>
        </w:rPr>
        <w:t xml:space="preserve">The </w:t>
      </w:r>
      <w:r w:rsidR="00326F2E" w:rsidRPr="000F0939">
        <w:rPr>
          <w:rStyle w:val="CodeInline"/>
        </w:rPr>
        <w:t>Camera</w:t>
      </w:r>
      <w:r w:rsidR="00326F2E">
        <w:rPr>
          <w:noProof/>
        </w:rPr>
        <w:t xml:space="preserve"> utility functions, such as </w:t>
      </w:r>
      <w:r w:rsidR="00326F2E" w:rsidRPr="000F0939">
        <w:rPr>
          <w:rStyle w:val="CodeInline"/>
        </w:rPr>
        <w:t>wcPosToPixel()</w:t>
      </w:r>
      <w:r w:rsidR="00326F2E">
        <w:rPr>
          <w:noProof/>
        </w:rPr>
        <w:t xml:space="preserve">, are invoked multiple times while rendering the </w:t>
      </w:r>
      <w:r w:rsidR="00326F2E" w:rsidRPr="000F0939">
        <w:rPr>
          <w:rStyle w:val="CodeInline"/>
        </w:rPr>
        <w:t>LightShader</w:t>
      </w:r>
      <w:r w:rsidR="00326F2E">
        <w:rPr>
          <w:noProof/>
        </w:rPr>
        <w:t xml:space="preserve"> object. These functions compute the transformation between WC and pixel space. This transformation requires the computation of intermediate values</w:t>
      </w:r>
      <w:r w:rsidR="00047F4B">
        <w:rPr>
          <w:noProof/>
        </w:rPr>
        <w:t xml:space="preserve">, e.g. </w:t>
      </w:r>
      <w:r w:rsidR="00263F0F">
        <w:rPr>
          <w:noProof/>
        </w:rPr>
        <w:t xml:space="preserve">lower-left corner </w:t>
      </w:r>
      <w:r w:rsidR="00326F2E">
        <w:rPr>
          <w:noProof/>
        </w:rPr>
        <w:t xml:space="preserve">of </w:t>
      </w:r>
      <w:r w:rsidR="002D74EA">
        <w:rPr>
          <w:noProof/>
        </w:rPr>
        <w:t>WC window</w:t>
      </w:r>
      <w:r w:rsidR="00047F4B">
        <w:rPr>
          <w:noProof/>
        </w:rPr>
        <w:t>,</w:t>
      </w:r>
      <w:r w:rsidR="00326F2E">
        <w:rPr>
          <w:noProof/>
        </w:rPr>
        <w:t xml:space="preserve"> that do not change during each rendering invocation. To avoid repeated computation of these values, a per-render invocation cache should be defined for the </w:t>
      </w:r>
      <w:r w:rsidR="00326F2E" w:rsidRPr="000F0939">
        <w:rPr>
          <w:rStyle w:val="CodeInline"/>
        </w:rPr>
        <w:t>Camera</w:t>
      </w:r>
      <w:r w:rsidR="00326F2E">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7E696BF9" w:rsidR="00326F2E" w:rsidRDefault="005B099F" w:rsidP="00326F2E">
      <w:pPr>
        <w:pStyle w:val="BodyTextFirst"/>
        <w:rPr>
          <w:rFonts w:hint="eastAsia"/>
          <w:noProof/>
        </w:rPr>
      </w:pPr>
      <w:ins w:id="132" w:author="Kelvin Sung" w:date="2021-09-12T10:37:00Z">
        <w:r>
          <w:rPr>
            <w:rFonts w:hint="eastAsia"/>
            <w:noProof/>
          </w:rPr>
          <w:t>&gt;&gt;HERE</w:t>
        </w:r>
      </w:ins>
      <w:r w:rsidR="00326F2E">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r w:rsidRPr="000F0939">
        <w:rPr>
          <w:rStyle w:val="CodeInline"/>
        </w:rPr>
        <w:t>PerRenderCache</w:t>
      </w:r>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lastRenderedPageBreak/>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r w:rsidRPr="006C3116">
        <w:rPr>
          <w:rStyle w:val="CodeInline"/>
        </w:rPr>
        <w:t>PerRenderCache</w:t>
      </w:r>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1473563" w:rsidR="001D7721" w:rsidRDefault="00542DE7" w:rsidP="00E83F44">
      <w:pPr>
        <w:pStyle w:val="NumList"/>
        <w:rPr>
          <w:rFonts w:hint="eastAsia"/>
        </w:rPr>
      </w:pPr>
      <w:r>
        <w:t>Initialize</w:t>
      </w:r>
      <w:r w:rsidR="00D90DBA" w:rsidRPr="00E83F44">
        <w:t xml:space="preserve"> </w:t>
      </w:r>
      <w:r w:rsidR="00E83F44" w:rsidRPr="00E83F44">
        <w:t xml:space="preserve">the per-render cache in the </w:t>
      </w:r>
      <w:r w:rsidR="00E83F44" w:rsidRPr="006C3116">
        <w:rPr>
          <w:rStyle w:val="CodeInline"/>
        </w:rPr>
        <w:t>setView</w:t>
      </w:r>
      <w:r w:rsidR="003B6C14">
        <w:rPr>
          <w:rStyle w:val="CodeInline"/>
        </w:rPr>
        <w:t>AndCameraMatrix</w:t>
      </w:r>
      <w:r w:rsidR="00E83F44" w:rsidRPr="006C3116">
        <w:rPr>
          <w:rStyle w:val="CodeInline"/>
        </w:rPr>
        <w:t>()</w:t>
      </w:r>
      <w:r w:rsidR="00E83F44" w:rsidRPr="00E83F44">
        <w:t xml:space="preserve"> function by adding </w:t>
      </w:r>
      <w:r w:rsidR="003B6C14">
        <w:t xml:space="preserve">a </w:t>
      </w:r>
      <w:r w:rsidR="00E83F44" w:rsidRPr="00E83F44">
        <w:t>step B</w:t>
      </w:r>
      <w:r w:rsidR="00702B28">
        <w:t>3</w:t>
      </w:r>
      <w:r w:rsidR="00E83F44" w:rsidRPr="00E83F44">
        <w:t xml:space="preserve"> to calculate and set the cache </w:t>
      </w:r>
      <w:r w:rsidR="003B6C14">
        <w:t>based on</w:t>
      </w:r>
      <w:r w:rsidR="00E83F44" w:rsidRPr="00E83F44">
        <w:t xml:space="preserve"> the </w:t>
      </w:r>
      <w:r w:rsidR="00E83F44" w:rsidRPr="006C3116">
        <w:rPr>
          <w:rStyle w:val="CodeInline"/>
        </w:rPr>
        <w:t>Camera</w:t>
      </w:r>
      <w:r w:rsidR="00E83F44"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33D801F7" w:rsidR="001D7721" w:rsidRDefault="006C3116" w:rsidP="006C3116">
      <w:pPr>
        <w:pStyle w:val="Code"/>
        <w:rPr>
          <w:rFonts w:hint="eastAsia"/>
        </w:rPr>
      </w:pPr>
      <w:r>
        <w:t xml:space="preserve">    // Step B</w:t>
      </w:r>
      <w:r w:rsidR="00533E25">
        <w:t>2</w:t>
      </w:r>
      <w:r>
        <w:t>: first operation to perform is to translate camera center to the origin</w:t>
      </w:r>
    </w:p>
    <w:p w14:paraId="5F13EC80" w14:textId="77777777" w:rsidR="005B099F" w:rsidRDefault="005B099F" w:rsidP="006C3116">
      <w:pPr>
        <w:pStyle w:val="Code"/>
        <w:rPr>
          <w:ins w:id="133" w:author="Kelvin Sung" w:date="2021-09-12T10:37:00Z"/>
          <w:rFonts w:hint="eastAsia"/>
        </w:rPr>
      </w:pPr>
      <w:ins w:id="134" w:author="Kelvin Sung" w:date="2021-09-12T10:37:00Z">
        <w:r>
          <w:rPr>
            <w:rFonts w:hint="eastAsia"/>
          </w:rPr>
          <w:t>--------------------------------------------------------------------------</w:t>
        </w:r>
      </w:ins>
    </w:p>
    <w:p w14:paraId="29AFCE0B" w14:textId="77777777" w:rsidR="005B099F" w:rsidRDefault="005B099F" w:rsidP="006C3116">
      <w:pPr>
        <w:pStyle w:val="Code"/>
        <w:rPr>
          <w:ins w:id="135" w:author="Kelvin Sung" w:date="2021-09-12T10:37:00Z"/>
          <w:rFonts w:hint="eastAsia"/>
        </w:rPr>
      </w:pPr>
      <w:ins w:id="136" w:author="Kelvin Sung" w:date="2021-09-12T10:37:00Z">
        <w:r>
          <w:rPr>
            <w:rFonts w:hint="eastAsia"/>
          </w:rPr>
          <w:t>27: ^HERE^[87]</w:t>
        </w:r>
      </w:ins>
    </w:p>
    <w:p w14:paraId="5828FC60" w14:textId="1A64D799" w:rsidR="001D7721" w:rsidRDefault="006C3116" w:rsidP="006C3116">
      <w:pPr>
        <w:pStyle w:val="Code"/>
        <w:rPr>
          <w:rFonts w:hint="eastAsia"/>
        </w:rPr>
      </w:pPr>
      <w:r>
        <w:t xml:space="preserve">    mat4.translate(this.mCameraMatrix, this.mCameraMatrix, vec3.fromValues(-center[0], -center[1], 0));</w:t>
      </w:r>
    </w:p>
    <w:p w14:paraId="4ADA8D69" w14:textId="77777777" w:rsidR="005B099F" w:rsidRDefault="005B099F" w:rsidP="006C3116">
      <w:pPr>
        <w:pStyle w:val="Code"/>
        <w:rPr>
          <w:ins w:id="137" w:author="Kelvin Sung" w:date="2021-09-12T10:37:00Z"/>
          <w:rFonts w:hint="eastAsia"/>
        </w:rPr>
      </w:pPr>
      <w:ins w:id="138" w:author="Kelvin Sung" w:date="2021-09-12T10:37:00Z">
        <w:r>
          <w:rPr>
            <w:rFonts w:hint="eastAsia"/>
          </w:rPr>
          <w:t>--------------------------------------------------------------------------</w:t>
        </w:r>
      </w:ins>
    </w:p>
    <w:p w14:paraId="05A0C882" w14:textId="77777777" w:rsidR="005B099F" w:rsidRDefault="005B099F" w:rsidP="006C3116">
      <w:pPr>
        <w:pStyle w:val="Code"/>
        <w:rPr>
          <w:ins w:id="139" w:author="Kelvin Sung" w:date="2021-09-12T10:37:00Z"/>
          <w:rFonts w:hint="eastAsia"/>
        </w:rPr>
      </w:pPr>
      <w:ins w:id="140" w:author="Kelvin Sung" w:date="2021-09-12T10:37:00Z">
        <w:r>
          <w:rPr>
            <w:rFonts w:hint="eastAsia"/>
          </w:rPr>
          <w:t>28: ^HERE^[104]</w:t>
        </w:r>
      </w:ins>
    </w:p>
    <w:p w14:paraId="41B8546A" w14:textId="3D6FD08F" w:rsidR="001D7721" w:rsidRDefault="006C3116" w:rsidP="006C3116">
      <w:pPr>
        <w:pStyle w:val="Code"/>
        <w:rPr>
          <w:rFonts w:hint="eastAsia"/>
        </w:rPr>
      </w:pPr>
      <w:r>
        <w:t xml:space="preserve">    </w:t>
      </w:r>
    </w:p>
    <w:p w14:paraId="47058724" w14:textId="00D022E5" w:rsidR="001D7721" w:rsidRPr="003B6C14" w:rsidRDefault="006C3116" w:rsidP="006C3116">
      <w:pPr>
        <w:pStyle w:val="Code"/>
        <w:rPr>
          <w:rStyle w:val="CodeBold"/>
        </w:rPr>
      </w:pPr>
      <w:r>
        <w:t xml:space="preserve">    </w:t>
      </w:r>
      <w:r w:rsidRPr="003B6C14">
        <w:rPr>
          <w:rStyle w:val="CodeBold"/>
        </w:rPr>
        <w:t>// Step B</w:t>
      </w:r>
      <w:r w:rsidR="00533E25">
        <w:rPr>
          <w:rStyle w:val="CodeBold"/>
        </w:rPr>
        <w:t>3</w:t>
      </w:r>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1207BAC9" w14:textId="77777777" w:rsidR="005B099F" w:rsidRDefault="005B099F" w:rsidP="006C3116">
      <w:pPr>
        <w:pStyle w:val="Code"/>
        <w:rPr>
          <w:ins w:id="141" w:author="Kelvin Sung" w:date="2021-09-12T10:37:00Z"/>
          <w:rFonts w:hint="eastAsia"/>
        </w:rPr>
      </w:pPr>
      <w:ins w:id="142" w:author="Kelvin Sung" w:date="2021-09-12T10:37:00Z">
        <w:r>
          <w:rPr>
            <w:rFonts w:hint="eastAsia"/>
          </w:rPr>
          <w:t>--------------------------------------------------------------------------</w:t>
        </w:r>
      </w:ins>
    </w:p>
    <w:p w14:paraId="758B2155" w14:textId="77777777" w:rsidR="005B099F" w:rsidRDefault="005B099F" w:rsidP="006C3116">
      <w:pPr>
        <w:pStyle w:val="Code"/>
        <w:rPr>
          <w:ins w:id="143" w:author="Kelvin Sung" w:date="2021-09-12T10:37:00Z"/>
          <w:rFonts w:hint="eastAsia"/>
        </w:rPr>
      </w:pPr>
      <w:ins w:id="144" w:author="Kelvin Sung" w:date="2021-09-12T10:37:00Z">
        <w:r>
          <w:rPr>
            <w:rFonts w:hint="eastAsia"/>
          </w:rPr>
          <w:t>29: ^HERE^[94]</w:t>
        </w:r>
      </w:ins>
    </w:p>
    <w:p w14:paraId="69286B7C" w14:textId="4D9559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r w:rsidRPr="00047F4B">
        <w:rPr>
          <w:rStyle w:val="CodeInline"/>
        </w:rPr>
        <w:t>PerRenderCache</w:t>
      </w:r>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lastRenderedPageBreak/>
        <w:t>Adding Camera Transform Functions</w:t>
      </w:r>
    </w:p>
    <w:p w14:paraId="7863FF94" w14:textId="758AC218" w:rsidR="00E83F44" w:rsidRDefault="005B099F" w:rsidP="00E83F44">
      <w:pPr>
        <w:pStyle w:val="BodyTextFirst"/>
        <w:rPr>
          <w:rFonts w:hint="eastAsia"/>
        </w:rPr>
      </w:pPr>
      <w:ins w:id="145" w:author="Kelvin Sung" w:date="2021-09-12T10:37:00Z">
        <w:r>
          <w:rPr>
            <w:rFonts w:hint="eastAsia"/>
          </w:rPr>
          <w:t>&gt;&gt;HERE</w:t>
        </w:r>
      </w:ins>
      <w:r w:rsidR="00E83F44">
        <w:t xml:space="preserve">Now that the per-render cache is defined and properly initialized, you can extend the functionality of the camera </w:t>
      </w:r>
      <w:r w:rsidR="007F1750">
        <w:t xml:space="preserve">to </w:t>
      </w:r>
      <w:r w:rsidR="004E2A70">
        <w:t xml:space="preserve">support transformations </w:t>
      </w:r>
      <w:r w:rsidR="00E83F44">
        <w:t xml:space="preserve">from WC </w:t>
      </w:r>
      <w:r w:rsidR="007F1750">
        <w:t xml:space="preserve">to </w:t>
      </w:r>
      <w:r w:rsidR="00E83F44">
        <w:t xml:space="preserve">pixel space. For code readability and maintainability, this functionality </w:t>
      </w:r>
      <w:r w:rsidR="004E2A70">
        <w:t>will be implemented in a separate file</w:t>
      </w:r>
      <w:r w:rsidR="00E83F44">
        <w:t xml:space="preserve">. Another important note is that since you are converting from WC to pixel space and pixel space has no z-axis, you need to calculate a </w:t>
      </w:r>
      <w:r w:rsidR="00E83F44" w:rsidRPr="003F1BA8">
        <w:rPr>
          <w:rStyle w:val="Emphasis"/>
        </w:rPr>
        <w:t>fake</w:t>
      </w:r>
      <w:r w:rsidR="00E83F44">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r w:rsidR="00E83F44" w:rsidRPr="006C3116">
        <w:rPr>
          <w:rStyle w:val="CodeInline"/>
        </w:rPr>
        <w:t>src/</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r w:rsidR="00E83F44" w:rsidRPr="001C7191">
        <w:rPr>
          <w:rStyle w:val="CodeInline"/>
        </w:rPr>
        <w:t>mWCToPixelRatio</w:t>
      </w:r>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r w:rsidR="00E83F44" w:rsidRPr="006C3116">
        <w:rPr>
          <w:rStyle w:val="CodeInline"/>
        </w:rPr>
        <w:t>mWCToPixelRatio</w:t>
      </w:r>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5B099F">
      <w:pPr>
        <w:pStyle w:val="Code"/>
        <w:rPr>
          <w:rFonts w:hint="eastAsia"/>
        </w:rPr>
        <w:pPrChange w:id="146" w:author="Kelvin Sung" w:date="2021-09-12T10:37:00Z">
          <w:pPr>
            <w:pStyle w:val="Code"/>
            <w:ind w:firstLine="435"/>
          </w:pPr>
        </w:pPrChange>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61412A7A" w14:textId="77777777" w:rsidR="005B099F" w:rsidRDefault="005B099F" w:rsidP="00AB51B9">
      <w:pPr>
        <w:pStyle w:val="Code"/>
        <w:ind w:firstLine="435"/>
        <w:rPr>
          <w:ins w:id="147" w:author="Kelvin Sung" w:date="2021-09-12T10:37:00Z"/>
          <w:rFonts w:hint="eastAsia"/>
        </w:rPr>
      </w:pPr>
      <w:ins w:id="148" w:author="Kelvin Sung" w:date="2021-09-12T10:37:00Z">
        <w:r>
          <w:rPr>
            <w:rFonts w:hint="eastAsia"/>
          </w:rPr>
          <w:t>--------------------------------------------------------------------------</w:t>
        </w:r>
      </w:ins>
    </w:p>
    <w:p w14:paraId="66ADBB9E" w14:textId="77777777" w:rsidR="005B099F" w:rsidRDefault="005B099F" w:rsidP="00AB51B9">
      <w:pPr>
        <w:pStyle w:val="Code"/>
        <w:ind w:firstLine="435"/>
        <w:rPr>
          <w:ins w:id="149" w:author="Kelvin Sung" w:date="2021-09-12T10:37:00Z"/>
          <w:rFonts w:hint="eastAsia"/>
        </w:rPr>
      </w:pPr>
      <w:ins w:id="150" w:author="Kelvin Sung" w:date="2021-09-12T10:37:00Z">
        <w:r>
          <w:rPr>
            <w:rFonts w:hint="eastAsia"/>
          </w:rPr>
          <w:t>30: ^HERE^[94]</w:t>
        </w:r>
      </w:ins>
    </w:p>
    <w:p w14:paraId="33020F00" w14:textId="1C077F5C" w:rsidR="00732CD3" w:rsidRDefault="006C3116" w:rsidP="005B099F">
      <w:pPr>
        <w:pStyle w:val="Code"/>
        <w:rPr>
          <w:rFonts w:hint="eastAsia"/>
        </w:rPr>
        <w:pPrChange w:id="151" w:author="Kelvin Sung" w:date="2021-09-12T10:37:00Z">
          <w:pPr>
            <w:pStyle w:val="Code"/>
            <w:ind w:firstLine="435"/>
          </w:pPr>
        </w:pPrChange>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4F92F201" w14:textId="77777777" w:rsidR="005B099F" w:rsidRDefault="005B099F" w:rsidP="006C3116">
      <w:pPr>
        <w:pStyle w:val="Code"/>
        <w:rPr>
          <w:ins w:id="152" w:author="Kelvin Sung" w:date="2021-09-12T10:37:00Z"/>
          <w:rFonts w:hint="eastAsia"/>
        </w:rPr>
      </w:pPr>
      <w:ins w:id="153" w:author="Kelvin Sung" w:date="2021-09-12T10:37:00Z">
        <w:r>
          <w:rPr>
            <w:rFonts w:hint="eastAsia"/>
          </w:rPr>
          <w:t>--------------------------------------------------------------------------</w:t>
        </w:r>
      </w:ins>
    </w:p>
    <w:p w14:paraId="63A0A9FF" w14:textId="77777777" w:rsidR="005B099F" w:rsidRDefault="005B099F" w:rsidP="006C3116">
      <w:pPr>
        <w:pStyle w:val="Code"/>
        <w:rPr>
          <w:ins w:id="154" w:author="Kelvin Sung" w:date="2021-09-12T10:37:00Z"/>
          <w:rFonts w:hint="eastAsia"/>
        </w:rPr>
      </w:pPr>
      <w:ins w:id="155" w:author="Kelvin Sung" w:date="2021-09-12T10:37:00Z">
        <w:r>
          <w:rPr>
            <w:rFonts w:hint="eastAsia"/>
          </w:rPr>
          <w:lastRenderedPageBreak/>
          <w:t>31: ^HERE^[94]</w:t>
        </w:r>
      </w:ins>
    </w:p>
    <w:p w14:paraId="3143FFE3" w14:textId="535AF61D"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r w:rsidR="00E83F44" w:rsidRPr="006C3116">
        <w:rPr>
          <w:rStyle w:val="CodeInline"/>
        </w:rPr>
        <w:t>mWCToPixelRatio</w:t>
      </w:r>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25A69852" w:rsidR="00E83F44" w:rsidRDefault="005B099F" w:rsidP="00E83F44">
      <w:pPr>
        <w:pStyle w:val="BodyTextFirst"/>
        <w:rPr>
          <w:rFonts w:hint="eastAsia"/>
        </w:rPr>
      </w:pPr>
      <w:ins w:id="156" w:author="Kelvin Sung" w:date="2021-09-12T10:37:00Z">
        <w:r>
          <w:rPr>
            <w:rFonts w:hint="eastAsia"/>
          </w:rPr>
          <w:t>&gt;&gt;HERE</w:t>
        </w:r>
      </w:ins>
      <w:r w:rsidR="00E83F44">
        <w:t xml:space="preserve">The </w:t>
      </w:r>
      <w:r w:rsidR="00E83F44" w:rsidRPr="001C7191">
        <w:rPr>
          <w:rStyle w:val="CodeInline"/>
        </w:rPr>
        <w:t>MyGame</w:t>
      </w:r>
      <w:r w:rsidR="00E83F44">
        <w:t xml:space="preserve"> level must be modified to utilize and test the new</w:t>
      </w:r>
      <w:r w:rsidR="003F1BA8">
        <w:t>ly defined</w:t>
      </w:r>
      <w:r w:rsidR="00E83F44">
        <w:t xml:space="preserve"> light functionality.</w:t>
      </w:r>
    </w:p>
    <w:p w14:paraId="08B642A4" w14:textId="77777777" w:rsidR="00E83F44" w:rsidRDefault="00E83F44" w:rsidP="00E83F44">
      <w:pPr>
        <w:pStyle w:val="Heading4"/>
      </w:pPr>
      <w:r>
        <w:t>Modifying the Hero and Minion</w:t>
      </w:r>
    </w:p>
    <w:p w14:paraId="53275535" w14:textId="032E3EDC" w:rsidR="00E83F44" w:rsidRDefault="005B099F" w:rsidP="00E83F44">
      <w:pPr>
        <w:pStyle w:val="BodyTextFirst"/>
        <w:rPr>
          <w:rFonts w:hint="eastAsia"/>
        </w:rPr>
      </w:pPr>
      <w:ins w:id="157" w:author="Kelvin Sung" w:date="2021-09-12T10:37:00Z">
        <w:r>
          <w:rPr>
            <w:rFonts w:hint="eastAsia"/>
          </w:rPr>
          <w:t>&gt;&gt;HERE</w:t>
        </w:r>
      </w:ins>
      <w:r w:rsidR="002C6DC9">
        <w:t>M</w:t>
      </w:r>
      <w:r w:rsidR="00E83F44">
        <w:t>odif</w:t>
      </w:r>
      <w:r w:rsidR="002C6DC9">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rsidR="002C6DC9">
        <w:t xml:space="preserve">classes </w:t>
      </w:r>
      <w:r w:rsidR="00E83F44">
        <w:t xml:space="preserve">to accommodate the new </w:t>
      </w:r>
      <w:r w:rsidR="00E83F44" w:rsidRPr="001C7191">
        <w:rPr>
          <w:rStyle w:val="CodeInline"/>
        </w:rPr>
        <w:t>LightRenderable</w:t>
      </w:r>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r w:rsidR="00E83F44" w:rsidRPr="001C7191">
        <w:rPr>
          <w:rStyle w:val="CodeInline"/>
        </w:rPr>
        <w:t>src/</w:t>
      </w:r>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r w:rsidR="00E83F44" w:rsidRPr="001C7191">
        <w:rPr>
          <w:rStyle w:val="CodeInline"/>
        </w:rPr>
        <w:t>SpriteRenderable</w:t>
      </w:r>
      <w:r w:rsidR="00E83F44">
        <w:t xml:space="preserve"> with a </w:t>
      </w:r>
      <w:r w:rsidR="00E83F44" w:rsidRPr="001C7191">
        <w:rPr>
          <w:rStyle w:val="CodeInline"/>
        </w:rPr>
        <w:t>LightRenderable</w:t>
      </w:r>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r w:rsidR="00E83F44" w:rsidRPr="001C7191">
        <w:rPr>
          <w:rStyle w:val="CodeInline"/>
        </w:rPr>
        <w:t>src/</w:t>
      </w:r>
      <w:r w:rsidR="001C7191" w:rsidRPr="001C7191">
        <w:rPr>
          <w:rStyle w:val="CodeInline"/>
        </w:rPr>
        <w:t>my_g</w:t>
      </w:r>
      <w:r w:rsidR="00E83F44" w:rsidRPr="001C7191">
        <w:rPr>
          <w:rStyle w:val="CodeInline"/>
        </w:rPr>
        <w:t>ame/</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r w:rsidR="00E83F44" w:rsidRPr="001C7191">
        <w:rPr>
          <w:rStyle w:val="CodeInline"/>
        </w:rPr>
        <w:t>SpriteRenderable</w:t>
      </w:r>
      <w:r w:rsidR="00E83F44" w:rsidRPr="00E83F44">
        <w:t xml:space="preserve"> with a </w:t>
      </w:r>
      <w:r w:rsidR="00E83F44" w:rsidRPr="001C7191">
        <w:rPr>
          <w:rStyle w:val="CodeInline"/>
        </w:rPr>
        <w:t>LightRenderable</w:t>
      </w:r>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202E32D3" w:rsidR="00E83F44" w:rsidRDefault="005B099F" w:rsidP="00E83F44">
      <w:pPr>
        <w:pStyle w:val="BodyTextFirst"/>
        <w:rPr>
          <w:rFonts w:hint="eastAsia"/>
        </w:rPr>
      </w:pPr>
      <w:ins w:id="158" w:author="Kelvin Sung" w:date="2021-09-12T10:37:00Z">
        <w:r>
          <w:rPr>
            <w:rFonts w:hint="eastAsia"/>
          </w:rPr>
          <w:t>&gt;&gt;HERE</w:t>
        </w:r>
      </w:ins>
    </w:p>
    <w:p w14:paraId="7B57DFC5" w14:textId="04F9D566" w:rsidR="00E83F44" w:rsidRPr="00E83F44" w:rsidRDefault="00E83F44" w:rsidP="00E83F44">
      <w:pPr>
        <w:pStyle w:val="Heading4"/>
      </w:pPr>
      <w:r w:rsidRPr="00E83F44">
        <w:t>Modifying the MyGame Object</w:t>
      </w:r>
    </w:p>
    <w:p w14:paraId="4DE7227D" w14:textId="27608546" w:rsidR="00E83F44" w:rsidRDefault="005B099F" w:rsidP="00E83F44">
      <w:pPr>
        <w:pStyle w:val="BodyTextFirst"/>
        <w:rPr>
          <w:rFonts w:hint="eastAsia"/>
          <w:noProof/>
        </w:rPr>
      </w:pPr>
      <w:ins w:id="159" w:author="Kelvin Sung" w:date="2021-09-12T10:37:00Z">
        <w:r>
          <w:rPr>
            <w:rFonts w:hint="eastAsia"/>
            <w:noProof/>
          </w:rPr>
          <w:t>&gt;&gt;HERE</w:t>
        </w:r>
      </w:ins>
      <w:r w:rsidR="00E83F44">
        <w:rPr>
          <w:noProof/>
        </w:rPr>
        <w:t xml:space="preserve">With the implementation of the light completed and the game objects properly updated, you can now modify the </w:t>
      </w:r>
      <w:r w:rsidR="00E83F44" w:rsidRPr="001C7191">
        <w:rPr>
          <w:rStyle w:val="CodeInline"/>
        </w:rPr>
        <w:t>MyGame</w:t>
      </w:r>
      <w:r w:rsidR="00E83F44">
        <w:rPr>
          <w:noProof/>
        </w:rPr>
        <w:t xml:space="preserve"> level to display and test the light source. Because of the simplistic and repetitive nature of the code</w:t>
      </w:r>
      <w:r w:rsidR="007F1750">
        <w:rPr>
          <w:noProof/>
        </w:rPr>
        <w:t xml:space="preserve"> change</w:t>
      </w:r>
      <w:r w:rsidR="00021FE4">
        <w:rPr>
          <w:noProof/>
        </w:rPr>
        <w:t>s</w:t>
      </w:r>
      <w:r w:rsidR="00E83F44">
        <w:rPr>
          <w:noProof/>
        </w:rPr>
        <w:t xml:space="preserve"> in the </w:t>
      </w:r>
      <w:bookmarkStart w:id="160" w:name="_Hlk71523278"/>
      <w:r w:rsidR="001C7191" w:rsidRPr="001C7191">
        <w:rPr>
          <w:rStyle w:val="CodeInline"/>
        </w:rPr>
        <w:t>my_game_main</w:t>
      </w:r>
      <w:r w:rsidR="00E83F44" w:rsidRPr="001C7191">
        <w:rPr>
          <w:rStyle w:val="CodeInline"/>
        </w:rPr>
        <w:t>.js</w:t>
      </w:r>
      <w:r w:rsidR="00E83F44">
        <w:rPr>
          <w:noProof/>
        </w:rPr>
        <w:t xml:space="preserve"> </w:t>
      </w:r>
      <w:bookmarkEnd w:id="160"/>
      <w:r w:rsidR="00E83F44">
        <w:rPr>
          <w:noProof/>
        </w:rPr>
        <w:t xml:space="preserve">file of adding variables for the new objects, initializing the objects, drawing the objects, and updating the objects, </w:t>
      </w:r>
      <w:r w:rsidR="009A7D86">
        <w:rPr>
          <w:noProof/>
        </w:rPr>
        <w:t>the details will not be shown here</w:t>
      </w:r>
      <w:r w:rsidR="00E83F44">
        <w:rPr>
          <w:noProof/>
        </w:rPr>
        <w:t xml:space="preserve">. </w:t>
      </w:r>
    </w:p>
    <w:p w14:paraId="3722F099" w14:textId="77777777" w:rsidR="00E83F44" w:rsidRDefault="00E83F44" w:rsidP="00E83F44">
      <w:pPr>
        <w:pStyle w:val="Heading3"/>
        <w:rPr>
          <w:noProof/>
        </w:rPr>
      </w:pPr>
      <w:r>
        <w:rPr>
          <w:noProof/>
        </w:rPr>
        <w:lastRenderedPageBreak/>
        <w:t>Observations</w:t>
      </w:r>
    </w:p>
    <w:p w14:paraId="6903025D" w14:textId="3CE596E3" w:rsidR="00CC5382" w:rsidRDefault="005B099F" w:rsidP="00E83F44">
      <w:pPr>
        <w:pStyle w:val="BodyTextFirst"/>
        <w:rPr>
          <w:rFonts w:hint="eastAsia"/>
          <w:noProof/>
        </w:rPr>
      </w:pPr>
      <w:ins w:id="161" w:author="Kelvin Sung" w:date="2021-09-12T10:37:00Z">
        <w:r>
          <w:rPr>
            <w:rFonts w:hint="eastAsia"/>
            <w:noProof/>
          </w:rPr>
          <w:t>&gt;&gt;HERE</w:t>
        </w:r>
      </w:ins>
      <w:r w:rsidR="00E83F44">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w:t>
      </w:r>
      <w:r w:rsidR="00021FE4">
        <w:rPr>
          <w:noProof/>
        </w:rPr>
        <w:t>’s</w:t>
      </w:r>
      <w:r w:rsidR="00E83F44">
        <w:rPr>
          <w:noProof/>
        </w:rPr>
        <w:t xml:space="preserve"> z</w:t>
      </w:r>
      <w:r w:rsidR="00F14E27">
        <w:rPr>
          <w:noProof/>
        </w:rPr>
        <w:t>-</w:t>
      </w:r>
      <w:r w:rsidR="00E83F44">
        <w:rPr>
          <w:noProof/>
        </w:rPr>
        <w:t>position to observe th</w:t>
      </w:r>
      <w:r w:rsidR="00271317">
        <w:rPr>
          <w:noProof/>
        </w:rPr>
        <w:t>at the</w:t>
      </w:r>
      <w:r w:rsidR="00E83F44">
        <w:rPr>
          <w:noProof/>
        </w:rPr>
        <w:t xml:space="preserve"> illuminated circle decreases and increases in size</w:t>
      </w:r>
      <w:r w:rsidR="00F14E27">
        <w:rPr>
          <w:noProof/>
        </w:rPr>
        <w:t xml:space="preserve"> </w:t>
      </w:r>
      <w:r w:rsidR="00214335">
        <w:rPr>
          <w:noProof/>
        </w:rPr>
        <w:t xml:space="preserve">as a result of </w:t>
      </w:r>
      <w:r w:rsidR="00F14E27">
        <w:rPr>
          <w:noProof/>
        </w:rPr>
        <w:t xml:space="preserve">intersection </w:t>
      </w:r>
      <w:r w:rsidR="00214335">
        <w:rPr>
          <w:noProof/>
        </w:rPr>
        <w:t xml:space="preserve">area </w:t>
      </w:r>
      <w:r w:rsidR="00F14E27">
        <w:rPr>
          <w:noProof/>
        </w:rPr>
        <w:t>chang</w:t>
      </w:r>
      <w:r w:rsidR="00214335">
        <w:rPr>
          <w:noProof/>
        </w:rPr>
        <w:t>es</w:t>
      </w:r>
      <w:r w:rsidR="00E83F44">
        <w:rPr>
          <w:noProof/>
        </w:rPr>
        <w:t xml:space="preserve">. </w:t>
      </w:r>
      <w:r w:rsidR="00CC5382">
        <w:rPr>
          <w:noProof/>
        </w:rPr>
        <w:t xml:space="preserve">The sphere/plane intersection result can be verified when you continue to increase/decrease the </w:t>
      </w:r>
      <w:r w:rsidR="00F14E27">
        <w:rPr>
          <w:noProof/>
        </w:rPr>
        <w:t>z-</w:t>
      </w:r>
      <w:r w:rsidR="00CC5382">
        <w:rPr>
          <w:noProof/>
        </w:rPr>
        <w:t>position</w:t>
      </w:r>
      <w:r w:rsidR="00271317">
        <w:rPr>
          <w:noProof/>
        </w:rPr>
        <w:t>.</w:t>
      </w:r>
      <w:r w:rsidR="00CC5382">
        <w:rPr>
          <w:noProof/>
        </w:rPr>
        <w:t xml:space="preserve"> </w:t>
      </w:r>
      <w:r w:rsidR="00271317">
        <w:rPr>
          <w:noProof/>
        </w:rPr>
        <w:t>T</w:t>
      </w:r>
      <w:r w:rsidR="00CC5382">
        <w:rPr>
          <w:noProof/>
        </w:rPr>
        <w:t xml:space="preserve">he illuminated circle will eventually begin to decrease in size and ultimately disappear completely when the sphere is moved more than its radius away from the </w:t>
      </w:r>
      <w:r w:rsidR="00F14E27">
        <w:rPr>
          <w:noProof/>
        </w:rPr>
        <w:t>z</w:t>
      </w:r>
      <w:r w:rsidR="00CC5382">
        <w:rPr>
          <w:noProof/>
        </w:rPr>
        <w:t>=0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r w:rsidR="00E83F44" w:rsidRPr="00E83F44">
        <w:rPr>
          <w:rStyle w:val="CodeInline"/>
        </w:rPr>
        <w:t>LightRenderable</w:t>
      </w:r>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4EDA4EBE" w:rsidR="001C7191" w:rsidRDefault="005B099F" w:rsidP="001C7191">
      <w:pPr>
        <w:pStyle w:val="BodyTextFirst"/>
        <w:rPr>
          <w:rFonts w:hint="eastAsia"/>
          <w:noProof/>
        </w:rPr>
      </w:pPr>
      <w:ins w:id="162" w:author="Kelvin Sung" w:date="2021-09-12T10:37:00Z">
        <w:r>
          <w:rPr>
            <w:rFonts w:hint="eastAsia"/>
            <w:noProof/>
          </w:rPr>
          <w:t>&gt;&gt;HERE</w:t>
        </w:r>
      </w:ins>
      <w:r w:rsidR="001C7191">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sidR="001C7191">
        <w:rPr>
          <w:noProof/>
        </w:rPr>
        <w:t>limit</w:t>
      </w:r>
      <w:r w:rsidR="00526283">
        <w:rPr>
          <w:noProof/>
        </w:rPr>
        <w:t>ed</w:t>
      </w:r>
      <w:r w:rsidR="001C7191">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001C7191" w:rsidRPr="009F697C">
        <w:rPr>
          <w:rStyle w:val="CodeInline"/>
        </w:rPr>
        <w:t>Light</w:t>
      </w:r>
      <w:r w:rsidR="001C7191">
        <w:rPr>
          <w:noProof/>
        </w:rPr>
        <w:t xml:space="preserve"> object will be defined, while the </w:t>
      </w:r>
      <w:r w:rsidR="001C7191" w:rsidRPr="001C7191">
        <w:rPr>
          <w:rStyle w:val="CodeInline"/>
        </w:rPr>
        <w:t>LightRenderable</w:t>
      </w:r>
      <w:r w:rsidR="001C7191">
        <w:rPr>
          <w:noProof/>
        </w:rPr>
        <w:t xml:space="preserve"> object will be modified to support an array of the </w:t>
      </w:r>
      <w:r w:rsidR="001C7191" w:rsidRPr="001C7191">
        <w:rPr>
          <w:rStyle w:val="CodeInline"/>
        </w:rPr>
        <w:t>Light</w:t>
      </w:r>
      <w:r w:rsidR="001C7191">
        <w:rPr>
          <w:noProof/>
        </w:rPr>
        <w:t xml:space="preserve"> objects. The </w:t>
      </w:r>
      <w:r w:rsidR="001C7191" w:rsidRPr="001C7191">
        <w:rPr>
          <w:rStyle w:val="CodeInline"/>
        </w:rPr>
        <w:t>LightShader</w:t>
      </w:r>
      <w:r w:rsidR="001C7191">
        <w:rPr>
          <w:noProof/>
        </w:rPr>
        <w:t xml:space="preserve"> object will define an array of </w:t>
      </w:r>
      <w:r w:rsidR="001C7191" w:rsidRPr="009F697C">
        <w:rPr>
          <w:rStyle w:val="CodeInline"/>
        </w:rPr>
        <w:t>ShaderLightAt</w:t>
      </w:r>
      <w:r w:rsidR="003F1BA8">
        <w:rPr>
          <w:rStyle w:val="CodeInline"/>
        </w:rPr>
        <w:t>I</w:t>
      </w:r>
      <w:r w:rsidR="001C7191" w:rsidRPr="009F697C">
        <w:rPr>
          <w:rStyle w:val="CodeInline"/>
        </w:rPr>
        <w:t>ndex</w:t>
      </w:r>
      <w:r w:rsidR="001C7191">
        <w:rPr>
          <w:noProof/>
        </w:rPr>
        <w:t xml:space="preserve"> objects that are capable of communicating light source information to the </w:t>
      </w:r>
      <w:r w:rsidR="001C7191" w:rsidRPr="009F697C">
        <w:rPr>
          <w:rStyle w:val="CodeInline"/>
        </w:rPr>
        <w:t>uLights</w:t>
      </w:r>
      <w:r w:rsidR="001C7191">
        <w:rPr>
          <w:noProof/>
        </w:rPr>
        <w:t xml:space="preserve"> array in the GLSL </w:t>
      </w:r>
      <w:r w:rsidR="009F697C" w:rsidRPr="009F697C">
        <w:rPr>
          <w:rStyle w:val="CodeInline"/>
        </w:rPr>
        <w:t>l</w:t>
      </w:r>
      <w:r w:rsidR="001C7191" w:rsidRPr="009F697C">
        <w:rPr>
          <w:rStyle w:val="CodeInline"/>
        </w:rPr>
        <w:t>ight</w:t>
      </w:r>
      <w:r w:rsidR="009F697C" w:rsidRPr="009F697C">
        <w:rPr>
          <w:rStyle w:val="CodeInline"/>
        </w:rPr>
        <w:t>_fs</w:t>
      </w:r>
      <w:r w:rsidR="009F697C">
        <w:rPr>
          <w:noProof/>
        </w:rPr>
        <w:t xml:space="preserve"> </w:t>
      </w:r>
      <w:r w:rsidR="001C7191">
        <w:rPr>
          <w:noProof/>
        </w:rPr>
        <w:t>fragment shader for illumination computations.</w:t>
      </w:r>
    </w:p>
    <w:p w14:paraId="05C4BC32" w14:textId="30FDE7DF" w:rsidR="002E1C26" w:rsidRPr="002E1C26" w:rsidRDefault="002E1C26" w:rsidP="002E1C26">
      <w:pPr>
        <w:pStyle w:val="Figure"/>
      </w:pPr>
      <w:r>
        <w:rPr>
          <w:noProof/>
        </w:rPr>
        <w:lastRenderedPageBreak/>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280BA56B" w:rsidR="009F697C" w:rsidRDefault="005B099F" w:rsidP="009F697C">
      <w:pPr>
        <w:pStyle w:val="BodyTextFirst"/>
        <w:rPr>
          <w:rFonts w:hint="eastAsia"/>
        </w:rPr>
      </w:pPr>
      <w:ins w:id="163" w:author="Kelvin Sung" w:date="2021-09-12T10:37:00Z">
        <w:r>
          <w:rPr>
            <w:rFonts w:hint="eastAsia"/>
          </w:rPr>
          <w:t>&gt;&gt;HERE</w:t>
        </w:r>
      </w:ins>
      <w:r w:rsidR="009F697C">
        <w:t xml:space="preserve">This project demonstrates how to implement multiple point lights within a single scene. It also demonstrates how to increase the </w:t>
      </w:r>
      <w:r w:rsidR="00F91280">
        <w:t xml:space="preserve">sophistication </w:t>
      </w:r>
      <w:r w:rsidR="009F697C">
        <w:t>of your point light</w:t>
      </w:r>
      <w:r w:rsidR="00F91280">
        <w:t xml:space="preserve"> model</w:t>
      </w:r>
      <w:r w:rsidR="009F697C">
        <w:t xml:space="preserve"> so that they are more flexible to serve a wider variety of purposes. You can see an example of this project running in Figure 8-6. The source code of this project is located in the </w:t>
      </w:r>
      <w:r w:rsidR="009F697C" w:rsidRPr="009F697C">
        <w:rPr>
          <w:rStyle w:val="CodeInline"/>
        </w:rPr>
        <w:t>chapter8/8.3.multiple_lights</w:t>
      </w:r>
      <w:r w:rsidR="009F697C">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61D5BDE7" w:rsidR="009F697C" w:rsidRDefault="005B099F" w:rsidP="009F697C">
      <w:pPr>
        <w:pStyle w:val="BodyTextFirst"/>
        <w:rPr>
          <w:rFonts w:hint="eastAsia"/>
        </w:rPr>
      </w:pPr>
      <w:ins w:id="164" w:author="Kelvin Sung" w:date="2021-09-12T10:37:00Z">
        <w:r>
          <w:rPr>
            <w:rFonts w:hint="eastAsia"/>
          </w:rPr>
          <w:t>&gt;&gt;HERE</w:t>
        </w:r>
      </w:ins>
      <w:r w:rsidR="009F697C">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5FE3446C" w:rsidR="009F697C" w:rsidRDefault="005B099F" w:rsidP="009F697C">
      <w:pPr>
        <w:pStyle w:val="BodyTextFirst"/>
        <w:rPr>
          <w:rFonts w:hint="eastAsia"/>
        </w:rPr>
      </w:pPr>
      <w:ins w:id="165" w:author="Kelvin Sung" w:date="2021-09-12T10:37:00Z">
        <w:r>
          <w:rPr>
            <w:rFonts w:hint="eastAsia"/>
          </w:rPr>
          <w:t>&gt;&gt;HERE</w:t>
        </w:r>
      </w:ins>
      <w:r w:rsidR="009F697C">
        <w:t>The goals of the project are as follows:</w:t>
      </w:r>
    </w:p>
    <w:p w14:paraId="0EA83502" w14:textId="1296ADE9" w:rsidR="009F697C" w:rsidRDefault="009F697C" w:rsidP="009F697C">
      <w:pPr>
        <w:pStyle w:val="Bullet"/>
        <w:rPr>
          <w:rFonts w:hint="eastAsia"/>
        </w:rPr>
      </w:pPr>
      <w:r>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6F2629DA" w:rsidR="009F697C" w:rsidRDefault="009F697C" w:rsidP="009F697C">
      <w:pPr>
        <w:pStyle w:val="Heading3"/>
      </w:pPr>
      <w:r>
        <w:t>Modifying the GLSL Light Fragment Shader</w:t>
      </w:r>
    </w:p>
    <w:p w14:paraId="57757E9F" w14:textId="2CC4C697" w:rsidR="009F697C" w:rsidRDefault="005B099F" w:rsidP="009F697C">
      <w:pPr>
        <w:pStyle w:val="BodyTextFirst"/>
        <w:rPr>
          <w:rFonts w:hint="eastAsia"/>
        </w:rPr>
      </w:pPr>
      <w:ins w:id="166" w:author="Kelvin Sung" w:date="2021-09-12T10:37:00Z">
        <w:r>
          <w:rPr>
            <w:rFonts w:hint="eastAsia"/>
          </w:rPr>
          <w:t>&gt;&gt;HERE</w:t>
        </w:r>
      </w:ins>
      <w:r w:rsidR="009F697C">
        <w:t xml:space="preserve">The </w:t>
      </w:r>
      <w:r w:rsidR="00F87CA5" w:rsidRPr="00F87CA5">
        <w:rPr>
          <w:rStyle w:val="CodeInline"/>
        </w:rPr>
        <w:t>l</w:t>
      </w:r>
      <w:r w:rsidR="009F697C" w:rsidRPr="00F87CA5">
        <w:rPr>
          <w:rStyle w:val="CodeInline"/>
        </w:rPr>
        <w:t>ight</w:t>
      </w:r>
      <w:r w:rsidR="00F87CA5" w:rsidRPr="00F87CA5">
        <w:rPr>
          <w:rStyle w:val="CodeInline"/>
        </w:rPr>
        <w:t>_fs</w:t>
      </w:r>
      <w:r w:rsidR="009F697C">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598006A4" w:rsidR="009F697C" w:rsidRDefault="009F697C" w:rsidP="009F697C">
      <w:pPr>
        <w:pStyle w:val="NoteTipCaution"/>
      </w:pPr>
      <w:r w:rsidRPr="009F697C">
        <w:rPr>
          <w:rStyle w:val="Strong"/>
        </w:rPr>
        <w:t>Note</w:t>
      </w:r>
      <w:r w:rsidRPr="009F697C">
        <w:tab/>
      </w:r>
      <w:r w:rsidR="00B65EE1">
        <w:t xml:space="preserve">GLSL requires array sizes and </w:t>
      </w:r>
      <w:r w:rsidR="00214335">
        <w:t xml:space="preserve">the number of </w:t>
      </w:r>
      <w:r w:rsidR="00B65EE1">
        <w:t xml:space="preserve">loop-iterations to be constants. The </w:t>
      </w:r>
      <w:r w:rsidR="00B65EE1" w:rsidRPr="00BD5D9F">
        <w:rPr>
          <w:rStyle w:val="CodeInline"/>
        </w:rPr>
        <w:t>kGLSLuLightArraySize</w:t>
      </w:r>
      <w:r w:rsidR="00B65EE1">
        <w:t xml:space="preserve"> is the constant for light array size and </w:t>
      </w:r>
      <w:r w:rsidR="00B64A51">
        <w:t xml:space="preserve">the corresponding </w:t>
      </w:r>
      <w:r w:rsidR="00B65EE1">
        <w:t xml:space="preserve">loop iteration control. </w:t>
      </w:r>
      <w:r w:rsidR="00457FA1">
        <w:t xml:space="preserve">Feel free to change this value to </w:t>
      </w:r>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1F8BAA08"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60FF8FE8" w14:textId="77777777" w:rsidR="005B099F" w:rsidRDefault="005B099F" w:rsidP="000D057D">
      <w:pPr>
        <w:pStyle w:val="NumList"/>
        <w:numPr>
          <w:ilvl w:val="0"/>
          <w:numId w:val="20"/>
        </w:numPr>
        <w:rPr>
          <w:ins w:id="167" w:author="Kelvin Sung" w:date="2021-09-12T10:37:00Z"/>
          <w:rFonts w:hint="eastAsia"/>
        </w:rPr>
      </w:pPr>
      <w:ins w:id="168" w:author="Kelvin Sung" w:date="2021-09-12T10:37:00Z">
        <w:r>
          <w:rPr>
            <w:rFonts w:hint="eastAsia"/>
          </w:rPr>
          <w:t>--------------------------------------------------------------------------</w:t>
        </w:r>
      </w:ins>
    </w:p>
    <w:p w14:paraId="12B02813" w14:textId="77777777" w:rsidR="005B099F" w:rsidRDefault="005B099F" w:rsidP="000D057D">
      <w:pPr>
        <w:pStyle w:val="NumList"/>
        <w:numPr>
          <w:ilvl w:val="0"/>
          <w:numId w:val="20"/>
        </w:numPr>
        <w:rPr>
          <w:ins w:id="169" w:author="Kelvin Sung" w:date="2021-09-12T10:37:00Z"/>
          <w:rFonts w:hint="eastAsia"/>
        </w:rPr>
      </w:pPr>
      <w:ins w:id="170" w:author="Kelvin Sung" w:date="2021-09-12T10:37:00Z">
        <w:r>
          <w:rPr>
            <w:rFonts w:hint="eastAsia"/>
          </w:rPr>
          <w:t>32: ^HERE^[94]</w:t>
        </w:r>
      </w:ins>
    </w:p>
    <w:p w14:paraId="3C1336C5" w14:textId="47408EB9" w:rsidR="009F697C" w:rsidRDefault="002D3734" w:rsidP="000D057D">
      <w:pPr>
        <w:pStyle w:val="NumList"/>
        <w:numPr>
          <w:ilvl w:val="0"/>
          <w:numId w:val="20"/>
        </w:numPr>
        <w:rPr>
          <w:rFonts w:hint="eastAsia"/>
        </w:rPr>
      </w:pPr>
      <w:r>
        <w:t xml:space="preserve">Define </w:t>
      </w:r>
      <w:r w:rsidR="009F697C" w:rsidRPr="00F87CA5">
        <w:rPr>
          <w:rStyle w:val="CodeInline"/>
        </w:rPr>
        <w:t>LightEffect()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52D342B7" w14:textId="77777777" w:rsidR="005B099F" w:rsidRDefault="005B099F" w:rsidP="00F87CA5">
      <w:pPr>
        <w:pStyle w:val="Code"/>
        <w:rPr>
          <w:ins w:id="171" w:author="Kelvin Sung" w:date="2021-09-12T10:37:00Z"/>
          <w:rFonts w:hint="eastAsia"/>
        </w:rPr>
      </w:pPr>
      <w:ins w:id="172" w:author="Kelvin Sung" w:date="2021-09-12T10:37:00Z">
        <w:r>
          <w:rPr>
            <w:rFonts w:hint="eastAsia"/>
          </w:rPr>
          <w:t>--------------------------------------------------------------------------</w:t>
        </w:r>
      </w:ins>
    </w:p>
    <w:p w14:paraId="33FEB5B3" w14:textId="77777777" w:rsidR="005B099F" w:rsidRDefault="005B099F" w:rsidP="00F87CA5">
      <w:pPr>
        <w:pStyle w:val="Code"/>
        <w:rPr>
          <w:ins w:id="173" w:author="Kelvin Sung" w:date="2021-09-12T10:37:00Z"/>
          <w:rFonts w:hint="eastAsia"/>
        </w:rPr>
      </w:pPr>
      <w:ins w:id="174" w:author="Kelvin Sung" w:date="2021-09-12T10:37:00Z">
        <w:r>
          <w:rPr>
            <w:rFonts w:hint="eastAsia"/>
          </w:rPr>
          <w:t>33: ^HERE^[85]</w:t>
        </w:r>
      </w:ins>
    </w:p>
    <w:p w14:paraId="704FF9F1" w14:textId="0DB35634"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lastRenderedPageBreak/>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r w:rsidR="009F697C" w:rsidRPr="00F87CA5">
        <w:rPr>
          <w:rStyle w:val="CodeInline"/>
        </w:rPr>
        <w:t>LightEffect()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438F0869" w14:textId="77777777" w:rsidR="005B099F" w:rsidRDefault="005B099F" w:rsidP="00F87CA5">
      <w:pPr>
        <w:pStyle w:val="Code"/>
        <w:rPr>
          <w:ins w:id="175" w:author="Kelvin Sung" w:date="2021-09-12T10:37:00Z"/>
          <w:rFonts w:hint="eastAsia"/>
        </w:rPr>
      </w:pPr>
      <w:ins w:id="176" w:author="Kelvin Sung" w:date="2021-09-12T10:37:00Z">
        <w:r>
          <w:rPr>
            <w:rFonts w:hint="eastAsia"/>
          </w:rPr>
          <w:t>--------------------------------------------------------------------------</w:t>
        </w:r>
      </w:ins>
    </w:p>
    <w:p w14:paraId="4DEB0999" w14:textId="77777777" w:rsidR="005B099F" w:rsidRDefault="005B099F" w:rsidP="00F87CA5">
      <w:pPr>
        <w:pStyle w:val="Code"/>
        <w:rPr>
          <w:ins w:id="177" w:author="Kelvin Sung" w:date="2021-09-12T10:37:00Z"/>
          <w:rFonts w:hint="eastAsia"/>
        </w:rPr>
      </w:pPr>
      <w:ins w:id="178" w:author="Kelvin Sung" w:date="2021-09-12T10:37:00Z">
        <w:r>
          <w:rPr>
            <w:rFonts w:hint="eastAsia"/>
          </w:rPr>
          <w:t>34: ^HERE^[80]</w:t>
        </w:r>
      </w:ins>
    </w:p>
    <w:p w14:paraId="38FF1141" w14:textId="61427763"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4CDC1D5B" w:rsidR="009F697C" w:rsidRDefault="005B099F" w:rsidP="009F697C">
      <w:pPr>
        <w:pStyle w:val="BodyTextFirst"/>
        <w:rPr>
          <w:rFonts w:hint="eastAsia"/>
        </w:rPr>
      </w:pPr>
      <w:ins w:id="179" w:author="Kelvin Sung" w:date="2021-09-12T10:37:00Z">
        <w:r>
          <w:rPr>
            <w:rFonts w:hint="eastAsia"/>
          </w:rPr>
          <w:t>&gt;&gt;HERE</w:t>
        </w:r>
      </w:ins>
      <w:r w:rsidR="009F697C">
        <w:t xml:space="preserve">The game engine </w:t>
      </w:r>
      <w:r w:rsidR="009F697C" w:rsidRPr="00F87CA5">
        <w:rPr>
          <w:rStyle w:val="CodeInline"/>
        </w:rPr>
        <w:t>Light</w:t>
      </w:r>
      <w:r w:rsidR="009F697C">
        <w:t xml:space="preserve"> object must be modified to reflect the newly added properties</w:t>
      </w:r>
      <w:r w:rsidR="00233581">
        <w:t xml:space="preserve"> in the </w:t>
      </w:r>
      <w:r w:rsidR="00233581" w:rsidRPr="00AB51B9">
        <w:rPr>
          <w:rStyle w:val="CodeInline"/>
        </w:rPr>
        <w:t>light_fs</w:t>
      </w:r>
      <w:r w:rsidR="00233581">
        <w:t xml:space="preserve"> fragment shader</w:t>
      </w:r>
      <w:r w:rsidR="009F697C">
        <w:t>: near</w:t>
      </w:r>
      <w:r w:rsidR="007663D5">
        <w:t xml:space="preserve"> and</w:t>
      </w:r>
      <w:r w:rsidR="009F697C">
        <w:t xml:space="preserve"> far attenuation</w:t>
      </w:r>
      <w:r w:rsidR="007663D5">
        <w:t>s</w:t>
      </w:r>
      <w:r w:rsidR="009F697C">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lastRenderedPageBreak/>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LightSet </w:t>
      </w:r>
      <w:r>
        <w:t>Class</w:t>
      </w:r>
    </w:p>
    <w:p w14:paraId="55A95968" w14:textId="335EFFAE" w:rsidR="009F697C" w:rsidRDefault="005B099F" w:rsidP="009F697C">
      <w:pPr>
        <w:pStyle w:val="BodyTextFirst"/>
        <w:rPr>
          <w:rFonts w:hint="eastAsia"/>
        </w:rPr>
      </w:pPr>
      <w:ins w:id="180" w:author="Kelvin Sung" w:date="2021-09-12T10:37:00Z">
        <w:r>
          <w:rPr>
            <w:rFonts w:hint="eastAsia"/>
          </w:rPr>
          <w:t>&gt;&gt;HERE</w:t>
        </w:r>
      </w:ins>
      <w:r w:rsidR="00B8741F">
        <w:t xml:space="preserve">You will define a </w:t>
      </w:r>
      <w:r w:rsidR="00B8741F" w:rsidRPr="00AB51B9">
        <w:rPr>
          <w:rStyle w:val="CodeInline"/>
        </w:rPr>
        <w:t>LightSet</w:t>
      </w:r>
      <w:r w:rsidR="00B8741F">
        <w:t xml:space="preserve"> class to facilitate the working with a collection of </w:t>
      </w:r>
      <w:r w:rsidR="00B8741F" w:rsidRPr="00AB51B9">
        <w:rPr>
          <w:rStyle w:val="CodeInline"/>
        </w:rPr>
        <w:t>Light</w:t>
      </w:r>
      <w:r w:rsidR="00B8741F">
        <w:t xml:space="preserve"> objects. 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rsidR="00B8741F">
        <w:t>Define the</w:t>
      </w:r>
      <w:r w:rsidR="009F697C">
        <w:t xml:space="preserve"> basic interface for </w:t>
      </w:r>
      <w:r w:rsidR="00B8741F">
        <w:t xml:space="preserve">working with </w:t>
      </w:r>
      <w:r w:rsidR="009F697C">
        <w:t>a</w:t>
      </w:r>
      <w:r w:rsidR="00B8741F">
        <w:t xml:space="preserve"> set of </w:t>
      </w:r>
      <w:r w:rsidR="00B8741F" w:rsidRPr="00AB51B9">
        <w:rPr>
          <w:rStyle w:val="CodeInline"/>
        </w:rPr>
        <w:t>Light</w:t>
      </w:r>
      <w:r w:rsidR="009F697C">
        <w:t xml:space="preserve"> </w:t>
      </w:r>
      <w:r w:rsidR="00B8741F">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ShaderLightAt </w:t>
      </w:r>
      <w:r>
        <w:t>Class</w:t>
      </w:r>
    </w:p>
    <w:p w14:paraId="7862D62D" w14:textId="5E8384F6" w:rsidR="009F697C" w:rsidRDefault="005B099F" w:rsidP="009F697C">
      <w:pPr>
        <w:pStyle w:val="BodyTextFirst"/>
        <w:rPr>
          <w:rFonts w:hint="eastAsia"/>
        </w:rPr>
      </w:pPr>
      <w:ins w:id="181" w:author="Kelvin Sung" w:date="2021-09-12T10:37:00Z">
        <w:r>
          <w:rPr>
            <w:rFonts w:hint="eastAsia"/>
          </w:rPr>
          <w:t>&gt;&gt;HERE</w:t>
        </w:r>
      </w:ins>
      <w:r w:rsidR="009F697C">
        <w:t xml:space="preserve">Define the </w:t>
      </w:r>
      <w:r w:rsidR="009F697C" w:rsidRPr="00B24A37">
        <w:rPr>
          <w:rStyle w:val="CodeInline"/>
        </w:rPr>
        <w:t>ShaderLightAt</w:t>
      </w:r>
      <w:r w:rsidR="009F697C">
        <w:t xml:space="preserve"> </w:t>
      </w:r>
      <w:r w:rsidR="00442764">
        <w:t xml:space="preserve">class </w:t>
      </w:r>
      <w:r w:rsidR="009F697C">
        <w:t xml:space="preserve">to send information from a </w:t>
      </w:r>
      <w:r w:rsidR="009F697C" w:rsidRPr="00B24A37">
        <w:rPr>
          <w:rStyle w:val="CodeInline"/>
        </w:rPr>
        <w:t>Light</w:t>
      </w:r>
      <w:r w:rsidR="009F697C">
        <w:t xml:space="preserve"> object to an element in the </w:t>
      </w:r>
      <w:r w:rsidR="009F697C" w:rsidRPr="00B24A37">
        <w:rPr>
          <w:rStyle w:val="CodeInline"/>
        </w:rPr>
        <w:t>uLights</w:t>
      </w:r>
      <w:r w:rsidR="009F697C">
        <w:t xml:space="preserve"> array in the </w:t>
      </w:r>
      <w:r w:rsidR="00B24A37" w:rsidRPr="00B24A37">
        <w:rPr>
          <w:rStyle w:val="CodeInline"/>
        </w:rPr>
        <w:t>l</w:t>
      </w:r>
      <w:r w:rsidR="009F697C" w:rsidRPr="00B24A37">
        <w:rPr>
          <w:rStyle w:val="CodeInline"/>
        </w:rPr>
        <w:t>ight</w:t>
      </w:r>
      <w:r w:rsidR="00B24A37" w:rsidRPr="00B24A37">
        <w:rPr>
          <w:rStyle w:val="CodeInline"/>
        </w:rPr>
        <w:t>_fs</w:t>
      </w:r>
      <w:r w:rsidR="009F697C">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r w:rsidR="009F697C" w:rsidRPr="00B24A37">
        <w:rPr>
          <w:rStyle w:val="CodeInline"/>
        </w:rPr>
        <w:t>src/</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82" w:name="_Hlk72034618"/>
      <w:r>
        <w:t xml:space="preserve"> d</w:t>
      </w:r>
      <w:r w:rsidR="009F697C">
        <w:t xml:space="preserve">efine </w:t>
      </w:r>
      <w:r>
        <w:t>the</w:t>
      </w:r>
      <w:r w:rsidR="00B24A37">
        <w:t xml:space="preserve"> </w:t>
      </w:r>
      <w:r w:rsidR="00B24A37" w:rsidRPr="00B24A37">
        <w:rPr>
          <w:rStyle w:val="CodeInline"/>
        </w:rPr>
        <w:t>ShaderLightAt</w:t>
      </w:r>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r w:rsidR="008C1580" w:rsidRPr="008C1580">
        <w:rPr>
          <w:rStyle w:val="CodeInline"/>
        </w:rPr>
        <w:t>uLight</w:t>
      </w:r>
      <w:r w:rsidR="008C1580">
        <w:t xml:space="preserve"> array.</w:t>
      </w:r>
      <w:r w:rsidR="009F697C">
        <w:t xml:space="preserve"> </w:t>
      </w:r>
      <w:bookmarkEnd w:id="182"/>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4C06B053" w:rsidR="001D7721" w:rsidRDefault="008C1580" w:rsidP="008C1580">
      <w:pPr>
        <w:pStyle w:val="NumList"/>
        <w:numPr>
          <w:ilvl w:val="0"/>
          <w:numId w:val="22"/>
        </w:numPr>
        <w:rPr>
          <w:rFonts w:hint="eastAsia"/>
        </w:rPr>
      </w:pPr>
      <w:r>
        <w:t xml:space="preserve">Implement the </w:t>
      </w:r>
      <w:r w:rsidRPr="002D2368">
        <w:rPr>
          <w:rStyle w:val="CodeInline"/>
        </w:rPr>
        <w:t>_setShaderReference</w:t>
      </w:r>
      <w:r w:rsidR="00D57B30">
        <w:rPr>
          <w:rStyle w:val="CodeInline"/>
        </w:rPr>
        <w:t>s()</w:t>
      </w:r>
      <w:r>
        <w:rPr>
          <w:rStyle w:val="CodeInline"/>
        </w:rPr>
        <w:t xml:space="preserve"> </w:t>
      </w:r>
      <w:r w:rsidRPr="008C1580">
        <w:t>function</w:t>
      </w:r>
      <w:r>
        <w:t xml:space="preserve"> </w:t>
      </w:r>
      <w:r w:rsidRPr="008C1580">
        <w:t xml:space="preserve">to set the light property references </w:t>
      </w:r>
      <w:r w:rsidR="00D57B30">
        <w:t xml:space="preserve">to </w:t>
      </w:r>
      <w:r w:rsidRPr="008C1580">
        <w:t xml:space="preserve">a specific index in the </w:t>
      </w:r>
      <w:r w:rsidRPr="008C1580">
        <w:rPr>
          <w:rStyle w:val="CodeInline"/>
        </w:rPr>
        <w:t>uLights</w:t>
      </w:r>
      <w:r w:rsidRPr="008C1580">
        <w:t xml:space="preserve"> array in the </w:t>
      </w:r>
      <w:r w:rsidR="0072664E" w:rsidRPr="00AB51B9">
        <w:rPr>
          <w:rStyle w:val="CodeInline"/>
        </w:rPr>
        <w:t>light_fs</w:t>
      </w:r>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26780844" w14:textId="77777777" w:rsidR="005B099F" w:rsidRDefault="005B099F" w:rsidP="008C1580">
      <w:pPr>
        <w:pStyle w:val="Code"/>
        <w:rPr>
          <w:ins w:id="183" w:author="Kelvin Sung" w:date="2021-09-12T10:37:00Z"/>
          <w:rFonts w:hint="eastAsia"/>
        </w:rPr>
      </w:pPr>
      <w:ins w:id="184" w:author="Kelvin Sung" w:date="2021-09-12T10:37:00Z">
        <w:r>
          <w:rPr>
            <w:rFonts w:hint="eastAsia"/>
          </w:rPr>
          <w:t>--------------------------------------------------------------------------</w:t>
        </w:r>
      </w:ins>
    </w:p>
    <w:p w14:paraId="23D88193" w14:textId="77777777" w:rsidR="005B099F" w:rsidRDefault="005B099F" w:rsidP="008C1580">
      <w:pPr>
        <w:pStyle w:val="Code"/>
        <w:rPr>
          <w:ins w:id="185" w:author="Kelvin Sung" w:date="2021-09-12T10:37:00Z"/>
          <w:rFonts w:hint="eastAsia"/>
        </w:rPr>
      </w:pPr>
      <w:ins w:id="186" w:author="Kelvin Sung" w:date="2021-09-12T10:37:00Z">
        <w:r>
          <w:rPr>
            <w:rFonts w:hint="eastAsia"/>
          </w:rPr>
          <w:t>35: ^HERE^[90]</w:t>
        </w:r>
      </w:ins>
    </w:p>
    <w:p w14:paraId="7B6FE0B4" w14:textId="65E1D5EB" w:rsidR="001D7721" w:rsidRDefault="008C1580" w:rsidP="008C1580">
      <w:pPr>
        <w:pStyle w:val="Code"/>
        <w:rPr>
          <w:rFonts w:hint="eastAsia"/>
        </w:rPr>
      </w:pPr>
      <w:r>
        <w:lastRenderedPageBreak/>
        <w:t xml:space="preserve">    this.mPosRef = gl.getUniformLocation(aLightShader, "uLights[" + index + "].Position");</w:t>
      </w:r>
    </w:p>
    <w:p w14:paraId="59C4E2DB" w14:textId="77777777" w:rsidR="005B099F" w:rsidRDefault="005B099F" w:rsidP="008C1580">
      <w:pPr>
        <w:pStyle w:val="Code"/>
        <w:rPr>
          <w:ins w:id="187" w:author="Kelvin Sung" w:date="2021-09-12T10:37:00Z"/>
          <w:rFonts w:hint="eastAsia"/>
        </w:rPr>
      </w:pPr>
      <w:ins w:id="188" w:author="Kelvin Sung" w:date="2021-09-12T10:37:00Z">
        <w:r>
          <w:rPr>
            <w:rFonts w:hint="eastAsia"/>
          </w:rPr>
          <w:t>--------------------------------------------------------------------------</w:t>
        </w:r>
      </w:ins>
    </w:p>
    <w:p w14:paraId="3A89BD6E" w14:textId="77777777" w:rsidR="005B099F" w:rsidRDefault="005B099F" w:rsidP="008C1580">
      <w:pPr>
        <w:pStyle w:val="Code"/>
        <w:rPr>
          <w:ins w:id="189" w:author="Kelvin Sung" w:date="2021-09-12T10:37:00Z"/>
          <w:rFonts w:hint="eastAsia"/>
        </w:rPr>
      </w:pPr>
      <w:ins w:id="190" w:author="Kelvin Sung" w:date="2021-09-12T10:37:00Z">
        <w:r>
          <w:rPr>
            <w:rFonts w:hint="eastAsia"/>
          </w:rPr>
          <w:t>36: ^HERE^[91]</w:t>
        </w:r>
      </w:ins>
    </w:p>
    <w:p w14:paraId="7FD66FE8" w14:textId="713FE038" w:rsidR="001D7721" w:rsidRDefault="008C1580" w:rsidP="008C1580">
      <w:pPr>
        <w:pStyle w:val="Code"/>
        <w:rPr>
          <w:rFonts w:hint="eastAsia"/>
        </w:rPr>
      </w:pPr>
      <w:r>
        <w:t xml:space="preserve">    this.mNearRef = gl.getUniformLocation(aLightShader, "uLights[" + index + "].Near");</w:t>
      </w:r>
    </w:p>
    <w:p w14:paraId="766DEF2E" w14:textId="77777777" w:rsidR="005B099F" w:rsidRDefault="005B099F" w:rsidP="008C1580">
      <w:pPr>
        <w:pStyle w:val="Code"/>
        <w:rPr>
          <w:ins w:id="191" w:author="Kelvin Sung" w:date="2021-09-12T10:37:00Z"/>
          <w:rFonts w:hint="eastAsia"/>
        </w:rPr>
      </w:pPr>
      <w:ins w:id="192" w:author="Kelvin Sung" w:date="2021-09-12T10:37:00Z">
        <w:r>
          <w:rPr>
            <w:rFonts w:hint="eastAsia"/>
          </w:rPr>
          <w:t>--------------------------------------------------------------------------</w:t>
        </w:r>
      </w:ins>
    </w:p>
    <w:p w14:paraId="5AB22D04" w14:textId="77777777" w:rsidR="005B099F" w:rsidRDefault="005B099F" w:rsidP="008C1580">
      <w:pPr>
        <w:pStyle w:val="Code"/>
        <w:rPr>
          <w:ins w:id="193" w:author="Kelvin Sung" w:date="2021-09-12T10:37:00Z"/>
          <w:rFonts w:hint="eastAsia"/>
        </w:rPr>
      </w:pPr>
      <w:ins w:id="194" w:author="Kelvin Sung" w:date="2021-09-12T10:37:00Z">
        <w:r>
          <w:rPr>
            <w:rFonts w:hint="eastAsia"/>
          </w:rPr>
          <w:t>37: ^HERE^[88]</w:t>
        </w:r>
      </w:ins>
    </w:p>
    <w:p w14:paraId="5E794191" w14:textId="727DAF12" w:rsidR="001D7721" w:rsidRDefault="008C1580" w:rsidP="008C1580">
      <w:pPr>
        <w:pStyle w:val="Code"/>
        <w:rPr>
          <w:rFonts w:hint="eastAsia"/>
        </w:rPr>
      </w:pPr>
      <w:r>
        <w:t xml:space="preserve">    this.mFarRef = gl.getUniformLocation(aLightShader, "uLights[" + index + "].Far");</w:t>
      </w:r>
    </w:p>
    <w:p w14:paraId="414AF501" w14:textId="77777777" w:rsidR="005B099F" w:rsidRDefault="005B099F" w:rsidP="008C1580">
      <w:pPr>
        <w:pStyle w:val="Code"/>
        <w:rPr>
          <w:ins w:id="195" w:author="Kelvin Sung" w:date="2021-09-12T10:37:00Z"/>
          <w:rFonts w:hint="eastAsia"/>
        </w:rPr>
      </w:pPr>
      <w:ins w:id="196" w:author="Kelvin Sung" w:date="2021-09-12T10:37:00Z">
        <w:r>
          <w:rPr>
            <w:rFonts w:hint="eastAsia"/>
          </w:rPr>
          <w:t>--------------------------------------------------------------------------</w:t>
        </w:r>
      </w:ins>
    </w:p>
    <w:p w14:paraId="44A56CB7" w14:textId="77777777" w:rsidR="005B099F" w:rsidRDefault="005B099F" w:rsidP="008C1580">
      <w:pPr>
        <w:pStyle w:val="Code"/>
        <w:rPr>
          <w:ins w:id="197" w:author="Kelvin Sung" w:date="2021-09-12T10:37:00Z"/>
          <w:rFonts w:hint="eastAsia"/>
        </w:rPr>
      </w:pPr>
      <w:ins w:id="198" w:author="Kelvin Sung" w:date="2021-09-12T10:37:00Z">
        <w:r>
          <w:rPr>
            <w:rFonts w:hint="eastAsia"/>
          </w:rPr>
          <w:t>38: ^HERE^[86]</w:t>
        </w:r>
      </w:ins>
    </w:p>
    <w:p w14:paraId="4F5FCEFC" w14:textId="73A60F4A" w:rsidR="001D7721" w:rsidRDefault="008C1580" w:rsidP="008C1580">
      <w:pPr>
        <w:pStyle w:val="Code"/>
        <w:rPr>
          <w:rFonts w:hint="eastAsia"/>
        </w:rPr>
      </w:pPr>
      <w:r>
        <w:t xml:space="preserve">    this.mIntensityRef = gl.getUniformLocation(aLightShader, "uLights[" + index + "].Intensity");</w:t>
      </w:r>
    </w:p>
    <w:p w14:paraId="0B5AF0E2" w14:textId="77777777" w:rsidR="005B099F" w:rsidRDefault="005B099F" w:rsidP="008C1580">
      <w:pPr>
        <w:pStyle w:val="Code"/>
        <w:rPr>
          <w:ins w:id="199" w:author="Kelvin Sung" w:date="2021-09-12T10:37:00Z"/>
          <w:rFonts w:hint="eastAsia"/>
        </w:rPr>
      </w:pPr>
      <w:ins w:id="200" w:author="Kelvin Sung" w:date="2021-09-12T10:37:00Z">
        <w:r>
          <w:rPr>
            <w:rFonts w:hint="eastAsia"/>
          </w:rPr>
          <w:t>--------------------------------------------------------------------------</w:t>
        </w:r>
      </w:ins>
    </w:p>
    <w:p w14:paraId="00CB6C38" w14:textId="77777777" w:rsidR="005B099F" w:rsidRDefault="005B099F" w:rsidP="008C1580">
      <w:pPr>
        <w:pStyle w:val="Code"/>
        <w:rPr>
          <w:ins w:id="201" w:author="Kelvin Sung" w:date="2021-09-12T10:37:00Z"/>
          <w:rFonts w:hint="eastAsia"/>
        </w:rPr>
      </w:pPr>
      <w:ins w:id="202" w:author="Kelvin Sung" w:date="2021-09-12T10:37:00Z">
        <w:r>
          <w:rPr>
            <w:rFonts w:hint="eastAsia"/>
          </w:rPr>
          <w:t>39: ^HERE^[98]</w:t>
        </w:r>
      </w:ins>
    </w:p>
    <w:p w14:paraId="62E021C8" w14:textId="3AD7B870" w:rsidR="001D7721" w:rsidRDefault="008C1580" w:rsidP="008C1580">
      <w:pPr>
        <w:pStyle w:val="Code"/>
        <w:rPr>
          <w:rFonts w:hint="eastAsia"/>
        </w:rPr>
      </w:pPr>
      <w:r>
        <w:t xml:space="preserve">    this.mIsOnRef = gl.getUniformLocation(aLightShader, "uLights[" + index + "].IsOn");</w:t>
      </w:r>
    </w:p>
    <w:p w14:paraId="763D6AC0" w14:textId="77777777" w:rsidR="005B099F" w:rsidRDefault="005B099F" w:rsidP="008C1580">
      <w:pPr>
        <w:pStyle w:val="Code"/>
        <w:rPr>
          <w:ins w:id="203" w:author="Kelvin Sung" w:date="2021-09-12T10:37:00Z"/>
          <w:rFonts w:hint="eastAsia"/>
        </w:rPr>
      </w:pPr>
      <w:ins w:id="204" w:author="Kelvin Sung" w:date="2021-09-12T10:37:00Z">
        <w:r>
          <w:rPr>
            <w:rFonts w:hint="eastAsia"/>
          </w:rPr>
          <w:t>--------------------------------------------------------------------------</w:t>
        </w:r>
      </w:ins>
    </w:p>
    <w:p w14:paraId="70D834B1" w14:textId="77777777" w:rsidR="005B099F" w:rsidRDefault="005B099F" w:rsidP="008C1580">
      <w:pPr>
        <w:pStyle w:val="Code"/>
        <w:rPr>
          <w:ins w:id="205" w:author="Kelvin Sung" w:date="2021-09-12T10:37:00Z"/>
          <w:rFonts w:hint="eastAsia"/>
        </w:rPr>
      </w:pPr>
      <w:ins w:id="206" w:author="Kelvin Sung" w:date="2021-09-12T10:37:00Z">
        <w:r>
          <w:rPr>
            <w:rFonts w:hint="eastAsia"/>
          </w:rPr>
          <w:t>40: ^HERE^[88]</w:t>
        </w:r>
      </w:ins>
    </w:p>
    <w:p w14:paraId="536D3C3C" w14:textId="2D354D03"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r w:rsidRPr="008C1580">
        <w:rPr>
          <w:rStyle w:val="CodeInline"/>
        </w:rPr>
        <w:t>loadToShader()</w:t>
      </w:r>
      <w:r w:rsidRPr="009F697C">
        <w:t xml:space="preserve"> function to push the </w:t>
      </w:r>
      <w:r w:rsidR="00EA3C66" w:rsidRPr="009F697C">
        <w:t xml:space="preserve">properties </w:t>
      </w:r>
      <w:r w:rsidR="00EA3C66">
        <w:t xml:space="preserve">of a </w:t>
      </w:r>
      <w:r w:rsidRPr="009F697C">
        <w:t xml:space="preserve">light to the </w:t>
      </w:r>
      <w:r w:rsidR="00EA3C66" w:rsidRPr="00AB51B9">
        <w:rPr>
          <w:rStyle w:val="CodeInline"/>
        </w:rPr>
        <w:t>light_fs</w:t>
      </w:r>
      <w:r w:rsidR="00EA3C66">
        <w:t xml:space="preserve"> fragment </w:t>
      </w:r>
      <w:r w:rsidRPr="009F697C">
        <w:t xml:space="preserve">shader. Notice that this function is similar to the </w:t>
      </w:r>
      <w:r w:rsidR="00824945">
        <w:rPr>
          <w:rStyle w:val="CodeInline"/>
        </w:rPr>
        <w:t>_l</w:t>
      </w:r>
      <w:r w:rsidRPr="008C1580">
        <w:rPr>
          <w:rStyle w:val="CodeInline"/>
        </w:rPr>
        <w:t>oadToShader()</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r w:rsidR="00DA4E9F" w:rsidRPr="00AB51B9">
        <w:rPr>
          <w:rStyle w:val="CodeInline"/>
        </w:rPr>
        <w:t>light_fs</w:t>
      </w:r>
      <w:r w:rsidR="00DA4E9F">
        <w:t xml:space="preserve"> fragment </w:t>
      </w:r>
      <w:r w:rsidR="004D6400" w:rsidRPr="004D6400">
        <w:t>shader.</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722183D0" w:rsidR="00D23460" w:rsidRDefault="00D23460" w:rsidP="00D23460">
      <w:pPr>
        <w:pStyle w:val="BodyTextCont"/>
        <w:rPr>
          <w:rFonts w:hint="eastAsia"/>
        </w:rPr>
      </w:pPr>
      <w:r>
        <w:t>Note that the</w:t>
      </w:r>
      <w:r w:rsidRPr="007E63D6">
        <w:rPr>
          <w:rStyle w:val="CodeInline"/>
        </w:rPr>
        <w:t xml:space="preserve"> </w:t>
      </w:r>
      <w:r w:rsidR="00C56DB6" w:rsidRPr="0007431B">
        <w:rPr>
          <w:rStyle w:val="CodeInline"/>
        </w:rPr>
        <w:t>Shader</w:t>
      </w:r>
      <w:r w:rsidR="00C56DB6">
        <w:rPr>
          <w:rStyle w:val="CodeInline"/>
        </w:rPr>
        <w:t>Light</w:t>
      </w:r>
      <w:r w:rsidR="00C56DB6" w:rsidRPr="0007431B">
        <w:rPr>
          <w:rStyle w:val="CodeInline"/>
        </w:rPr>
        <w:t>At</w:t>
      </w:r>
      <w:r w:rsidR="00C56DB6">
        <w:t xml:space="preserve"> </w:t>
      </w:r>
      <w:r>
        <w:t xml:space="preserve">class is defined for loading a light to </w:t>
      </w:r>
      <w:r w:rsidR="00D57B30">
        <w:t xml:space="preserve">a specific array element in </w:t>
      </w:r>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w:t>
      </w:r>
      <w:r w:rsidR="00BE318D" w:rsidRPr="00EF3BFB">
        <w:lastRenderedPageBreak/>
        <w:t xml:space="preserve">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LightShader </w:t>
      </w:r>
      <w:r w:rsidR="00E15C4E">
        <w:t>Class</w:t>
      </w:r>
    </w:p>
    <w:p w14:paraId="4B15D76B" w14:textId="316A6AE1" w:rsidR="004D6400" w:rsidRDefault="005B099F" w:rsidP="004D6400">
      <w:pPr>
        <w:pStyle w:val="BodyTextFirst"/>
        <w:rPr>
          <w:rFonts w:hint="eastAsia"/>
        </w:rPr>
      </w:pPr>
      <w:ins w:id="207" w:author="Kelvin Sung" w:date="2021-09-12T10:37:00Z">
        <w:r>
          <w:rPr>
            <w:rFonts w:hint="eastAsia"/>
          </w:rPr>
          <w:t>&gt;&gt;HERE</w:t>
        </w:r>
      </w:ins>
      <w:r w:rsidR="004D6400">
        <w:t xml:space="preserve">You must </w:t>
      </w:r>
      <w:r w:rsidR="00976B80">
        <w:t xml:space="preserve">now </w:t>
      </w:r>
      <w:r w:rsidR="004D6400">
        <w:t xml:space="preserve">modify the </w:t>
      </w:r>
      <w:r w:rsidR="004D6400" w:rsidRPr="00976B80">
        <w:rPr>
          <w:rStyle w:val="CodeInline"/>
        </w:rPr>
        <w:t>LightShader</w:t>
      </w:r>
      <w:r w:rsidR="004D6400">
        <w:t xml:space="preserve"> object to properly handle the communication between the </w:t>
      </w:r>
      <w:r w:rsidR="004D6400" w:rsidRPr="00976B80">
        <w:rPr>
          <w:rStyle w:val="CodeInline"/>
        </w:rPr>
        <w:t>Light</w:t>
      </w:r>
      <w:r w:rsidR="004D6400">
        <w:t xml:space="preserve"> object and the array of lights in the </w:t>
      </w:r>
      <w:r w:rsidR="00976B80" w:rsidRPr="00976B80">
        <w:rPr>
          <w:rStyle w:val="CodeInline"/>
        </w:rPr>
        <w:t>light_fs</w:t>
      </w:r>
      <w:r w:rsidR="004D6400">
        <w:t xml:space="preserve"> fragment shader.</w:t>
      </w:r>
    </w:p>
    <w:p w14:paraId="1D31C07F" w14:textId="0ACAAA31"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r w:rsidR="0076792D">
        <w:rPr>
          <w:rStyle w:val="CodeInline"/>
        </w:rPr>
        <w:t>ShaderLightAt</w:t>
      </w:r>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r w:rsidR="00150352">
        <w:t xml:space="preserve"> the</w:t>
      </w:r>
      <w:r>
        <w:t xml:space="preserve"> </w:t>
      </w:r>
      <w:r w:rsidR="0076792D" w:rsidRPr="00AB51B9">
        <w:rPr>
          <w:rStyle w:val="CodeInline"/>
        </w:rPr>
        <w:t>light_fs</w:t>
      </w:r>
      <w:r w:rsidR="0076792D">
        <w:t xml:space="preserve"> fragment </w:t>
      </w:r>
      <w:r>
        <w:t xml:space="preserve">shader </w:t>
      </w:r>
      <w:r w:rsidR="00976B80">
        <w:t>is now</w:t>
      </w:r>
      <w:r>
        <w:t xml:space="preserve"> handled by the newly defined </w:t>
      </w:r>
      <w:r w:rsidRPr="00976B80">
        <w:rPr>
          <w:rStyle w:val="CodeInline"/>
        </w:rPr>
        <w:t>ShaderLightAt</w:t>
      </w:r>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r w:rsidRPr="00976B80">
        <w:rPr>
          <w:rStyle w:val="CodeInline"/>
        </w:rPr>
        <w:t>mLights</w:t>
      </w:r>
      <w:r>
        <w:t xml:space="preserve">, which is an array of </w:t>
      </w:r>
      <w:r w:rsidRPr="00976B80">
        <w:rPr>
          <w:rStyle w:val="CodeInline"/>
        </w:rPr>
        <w:t>ShaderLightAt</w:t>
      </w:r>
      <w:r>
        <w:t xml:space="preserve"> objects to correspond to the </w:t>
      </w:r>
      <w:r w:rsidRPr="00976B80">
        <w:rPr>
          <w:rStyle w:val="CodeInline"/>
        </w:rPr>
        <w:t>uLights</w:t>
      </w:r>
      <w:r>
        <w:t xml:space="preserve"> array defined in the </w:t>
      </w:r>
      <w:r w:rsidR="00976B80" w:rsidRPr="00976B80">
        <w:rPr>
          <w:rStyle w:val="CodeInline"/>
        </w:rPr>
        <w:t>light_fs</w:t>
      </w:r>
      <w:r>
        <w:t xml:space="preserve"> fragment shader. It is important to note that the </w:t>
      </w:r>
      <w:r w:rsidRPr="00976B80">
        <w:rPr>
          <w:rStyle w:val="CodeInline"/>
        </w:rPr>
        <w:t>mLights</w:t>
      </w:r>
      <w:r>
        <w:t xml:space="preserve"> and </w:t>
      </w:r>
      <w:r w:rsidRPr="00976B80">
        <w:rPr>
          <w:rStyle w:val="CodeInline"/>
        </w:rPr>
        <w:t>uLights</w:t>
      </w:r>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55A27A9C" w14:textId="77777777" w:rsidR="005B099F" w:rsidRDefault="005B099F" w:rsidP="00976B80">
      <w:pPr>
        <w:pStyle w:val="Code"/>
        <w:rPr>
          <w:ins w:id="208" w:author="Kelvin Sung" w:date="2021-09-12T10:37:00Z"/>
          <w:rFonts w:hint="eastAsia"/>
        </w:rPr>
      </w:pPr>
      <w:ins w:id="209" w:author="Kelvin Sung" w:date="2021-09-12T10:37:00Z">
        <w:r>
          <w:rPr>
            <w:rFonts w:hint="eastAsia"/>
          </w:rPr>
          <w:t>--------------------------------------------------------------------------</w:t>
        </w:r>
      </w:ins>
    </w:p>
    <w:p w14:paraId="12D35DDD" w14:textId="77777777" w:rsidR="005B099F" w:rsidRDefault="005B099F" w:rsidP="00976B80">
      <w:pPr>
        <w:pStyle w:val="Code"/>
        <w:rPr>
          <w:ins w:id="210" w:author="Kelvin Sung" w:date="2021-09-12T10:37:00Z"/>
          <w:rFonts w:hint="eastAsia"/>
        </w:rPr>
      </w:pPr>
      <w:ins w:id="211" w:author="Kelvin Sung" w:date="2021-09-12T10:37:00Z">
        <w:r>
          <w:rPr>
            <w:rFonts w:hint="eastAsia"/>
          </w:rPr>
          <w:t>41: ^HERE^[82]</w:t>
        </w:r>
      </w:ins>
    </w:p>
    <w:p w14:paraId="1D9A3F5F" w14:textId="5546A922"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7E2CFF9D" w14:textId="77777777" w:rsidR="005B099F" w:rsidRDefault="005B099F" w:rsidP="00976B80">
      <w:pPr>
        <w:pStyle w:val="Code"/>
        <w:rPr>
          <w:ins w:id="212" w:author="Kelvin Sung" w:date="2021-09-12T10:37:00Z"/>
          <w:rFonts w:hint="eastAsia"/>
        </w:rPr>
      </w:pPr>
      <w:ins w:id="213" w:author="Kelvin Sung" w:date="2021-09-12T10:37:00Z">
        <w:r>
          <w:rPr>
            <w:rFonts w:hint="eastAsia"/>
          </w:rPr>
          <w:t>--------------------------------------------------------------------------</w:t>
        </w:r>
      </w:ins>
    </w:p>
    <w:p w14:paraId="6B7E149D" w14:textId="77777777" w:rsidR="005B099F" w:rsidRDefault="005B099F" w:rsidP="00976B80">
      <w:pPr>
        <w:pStyle w:val="Code"/>
        <w:rPr>
          <w:ins w:id="214" w:author="Kelvin Sung" w:date="2021-09-12T10:37:00Z"/>
          <w:rFonts w:hint="eastAsia"/>
        </w:rPr>
      </w:pPr>
      <w:ins w:id="215" w:author="Kelvin Sung" w:date="2021-09-12T10:37:00Z">
        <w:r>
          <w:rPr>
            <w:rFonts w:hint="eastAsia"/>
          </w:rPr>
          <w:t>42: ^HERE^[85]</w:t>
        </w:r>
      </w:ins>
    </w:p>
    <w:p w14:paraId="0BF0183B" w14:textId="1F57199B"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4A4093AB" w14:textId="77777777" w:rsidR="005B099F" w:rsidRDefault="005B099F" w:rsidP="00976B80">
      <w:pPr>
        <w:pStyle w:val="Code"/>
        <w:rPr>
          <w:ins w:id="216" w:author="Kelvin Sung" w:date="2021-09-12T10:37:00Z"/>
          <w:rFonts w:hint="eastAsia"/>
        </w:rPr>
      </w:pPr>
      <w:ins w:id="217" w:author="Kelvin Sung" w:date="2021-09-12T10:37:00Z">
        <w:r>
          <w:rPr>
            <w:rFonts w:hint="eastAsia"/>
          </w:rPr>
          <w:t>--------------------------------------------------------------------------</w:t>
        </w:r>
      </w:ins>
    </w:p>
    <w:p w14:paraId="547BAD9E" w14:textId="77777777" w:rsidR="005B099F" w:rsidRDefault="005B099F" w:rsidP="00976B80">
      <w:pPr>
        <w:pStyle w:val="Code"/>
        <w:rPr>
          <w:ins w:id="218" w:author="Kelvin Sung" w:date="2021-09-12T10:37:00Z"/>
          <w:rFonts w:hint="eastAsia"/>
        </w:rPr>
      </w:pPr>
      <w:ins w:id="219" w:author="Kelvin Sung" w:date="2021-09-12T10:37:00Z">
        <w:r>
          <w:rPr>
            <w:rFonts w:hint="eastAsia"/>
          </w:rPr>
          <w:t>43: ^HERE^[86]</w:t>
        </w:r>
      </w:ins>
    </w:p>
    <w:p w14:paraId="01959480" w14:textId="2A6DE1C9"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191C42A3" w14:textId="77777777" w:rsidR="005B099F" w:rsidRDefault="005B099F" w:rsidP="00976B80">
      <w:pPr>
        <w:pStyle w:val="Code"/>
        <w:rPr>
          <w:ins w:id="220" w:author="Kelvin Sung" w:date="2021-09-12T10:37:00Z"/>
          <w:rFonts w:hint="eastAsia"/>
        </w:rPr>
      </w:pPr>
      <w:ins w:id="221" w:author="Kelvin Sung" w:date="2021-09-12T10:37:00Z">
        <w:r>
          <w:rPr>
            <w:rFonts w:hint="eastAsia"/>
          </w:rPr>
          <w:t>--------------------------------------------------------------------------</w:t>
        </w:r>
      </w:ins>
    </w:p>
    <w:p w14:paraId="4FE2C0B8" w14:textId="77777777" w:rsidR="005B099F" w:rsidRDefault="005B099F" w:rsidP="00976B80">
      <w:pPr>
        <w:pStyle w:val="Code"/>
        <w:rPr>
          <w:ins w:id="222" w:author="Kelvin Sung" w:date="2021-09-12T10:37:00Z"/>
          <w:rFonts w:hint="eastAsia"/>
        </w:rPr>
      </w:pPr>
      <w:ins w:id="223" w:author="Kelvin Sung" w:date="2021-09-12T10:37:00Z">
        <w:r>
          <w:rPr>
            <w:rFonts w:hint="eastAsia"/>
          </w:rPr>
          <w:t>44: ^HERE^[86]</w:t>
        </w:r>
      </w:ins>
    </w:p>
    <w:p w14:paraId="3510D62D" w14:textId="6C353297"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BEFD55F" w:rsidR="001B23DC" w:rsidRDefault="004D6400" w:rsidP="000D057D">
      <w:pPr>
        <w:pStyle w:val="NumList"/>
        <w:numPr>
          <w:ilvl w:val="0"/>
          <w:numId w:val="23"/>
        </w:numPr>
        <w:rPr>
          <w:rFonts w:hint="eastAsia"/>
        </w:rPr>
      </w:pPr>
      <w:r w:rsidRPr="004D6400">
        <w:lastRenderedPageBreak/>
        <w:t xml:space="preserve">Modify the </w:t>
      </w:r>
      <w:r w:rsidRPr="00976B80">
        <w:rPr>
          <w:rStyle w:val="CodeInline"/>
        </w:rPr>
        <w:t>activate()</w:t>
      </w:r>
      <w:r w:rsidRPr="004D6400">
        <w:t xml:space="preserve"> function to iterate and load the contents of each </w:t>
      </w:r>
      <w:r w:rsidRPr="00976B80">
        <w:rPr>
          <w:rStyle w:val="CodeInline"/>
        </w:rPr>
        <w:t>ShaderLightAt</w:t>
      </w:r>
      <w:r w:rsidRPr="004D6400">
        <w:t xml:space="preserve"> object to the </w:t>
      </w:r>
      <w:r w:rsidR="00976B80" w:rsidRPr="00976B80">
        <w:rPr>
          <w:rStyle w:val="CodeInline"/>
        </w:rPr>
        <w:t>light_fs</w:t>
      </w:r>
      <w:r w:rsidRPr="004D6400">
        <w:t xml:space="preserve"> shader by calling the corresponding </w:t>
      </w:r>
      <w:r w:rsidRPr="00976B80">
        <w:rPr>
          <w:rStyle w:val="CodeInline"/>
        </w:rPr>
        <w:t>loadToShader()</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r w:rsidRPr="00976B80">
        <w:rPr>
          <w:rStyle w:val="CodeInline"/>
        </w:rPr>
        <w:t>uLights</w:t>
      </w:r>
      <w:r w:rsidRPr="004D6400">
        <w:t xml:space="preserve"> array will be processed on each </w:t>
      </w:r>
      <w:r w:rsidR="00976B80" w:rsidRPr="00976B80">
        <w:rPr>
          <w:rStyle w:val="CodeInline"/>
        </w:rPr>
        <w:t>l</w:t>
      </w:r>
      <w:r w:rsidRPr="00976B80">
        <w:rPr>
          <w:rStyle w:val="CodeInline"/>
        </w:rPr>
        <w:t>ight</w:t>
      </w:r>
      <w:r w:rsidR="00976B80" w:rsidRPr="00976B80">
        <w:rPr>
          <w:rStyle w:val="CodeInline"/>
        </w:rPr>
        <w:t>_fs</w:t>
      </w:r>
      <w:r w:rsidRPr="004D6400">
        <w:t xml:space="preserve"> invocation</w:t>
      </w:r>
      <w:r w:rsidR="000F7461">
        <w:t xml:space="preserve">. For this reason, </w:t>
      </w:r>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580ED99C" w14:textId="77777777" w:rsidR="005B099F" w:rsidRDefault="005B099F" w:rsidP="00976B80">
      <w:pPr>
        <w:pStyle w:val="Code"/>
        <w:rPr>
          <w:ins w:id="224" w:author="Kelvin Sung" w:date="2021-09-12T10:37:00Z"/>
          <w:rFonts w:hint="eastAsia"/>
        </w:rPr>
      </w:pPr>
      <w:ins w:id="225" w:author="Kelvin Sung" w:date="2021-09-12T10:37:00Z">
        <w:r>
          <w:rPr>
            <w:rFonts w:hint="eastAsia"/>
          </w:rPr>
          <w:t>--------------------------------------------------------------------------</w:t>
        </w:r>
      </w:ins>
    </w:p>
    <w:p w14:paraId="5A275639" w14:textId="77777777" w:rsidR="005B099F" w:rsidRDefault="005B099F" w:rsidP="00976B80">
      <w:pPr>
        <w:pStyle w:val="Code"/>
        <w:rPr>
          <w:ins w:id="226" w:author="Kelvin Sung" w:date="2021-09-12T10:37:00Z"/>
          <w:rFonts w:hint="eastAsia"/>
        </w:rPr>
      </w:pPr>
      <w:ins w:id="227" w:author="Kelvin Sung" w:date="2021-09-12T10:37:00Z">
        <w:r>
          <w:rPr>
            <w:rFonts w:hint="eastAsia"/>
          </w:rPr>
          <w:t>45: ^HERE^[93]</w:t>
        </w:r>
      </w:ins>
    </w:p>
    <w:p w14:paraId="14992B9D" w14:textId="4CBF18CD"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1FF6BA4E" w14:textId="77777777" w:rsidR="005B099F" w:rsidRDefault="005B099F" w:rsidP="00976B80">
      <w:pPr>
        <w:pStyle w:val="Code"/>
        <w:rPr>
          <w:ins w:id="228" w:author="Kelvin Sung" w:date="2021-09-12T10:37:00Z"/>
          <w:rFonts w:hint="eastAsia"/>
        </w:rPr>
      </w:pPr>
      <w:ins w:id="229" w:author="Kelvin Sung" w:date="2021-09-12T10:37:00Z">
        <w:r>
          <w:rPr>
            <w:rFonts w:hint="eastAsia"/>
          </w:rPr>
          <w:t>--------------------------------------------------------------------------</w:t>
        </w:r>
      </w:ins>
    </w:p>
    <w:p w14:paraId="1933EDAF" w14:textId="77777777" w:rsidR="005B099F" w:rsidRDefault="005B099F" w:rsidP="00976B80">
      <w:pPr>
        <w:pStyle w:val="Code"/>
        <w:rPr>
          <w:ins w:id="230" w:author="Kelvin Sung" w:date="2021-09-12T10:37:00Z"/>
          <w:rFonts w:hint="eastAsia"/>
        </w:rPr>
      </w:pPr>
      <w:ins w:id="231" w:author="Kelvin Sung" w:date="2021-09-12T10:37:00Z">
        <w:r>
          <w:rPr>
            <w:rFonts w:hint="eastAsia"/>
          </w:rPr>
          <w:t>46: ^HERE^[83]</w:t>
        </w:r>
      </w:ins>
    </w:p>
    <w:p w14:paraId="772B73EA" w14:textId="5755FF67"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r w:rsidR="00B71F1B" w:rsidRPr="00B71F1B">
        <w:rPr>
          <w:rStyle w:val="CodeInline"/>
        </w:rPr>
        <w:t>setCameraAndLight</w:t>
      </w:r>
      <w:r w:rsidR="004D6400" w:rsidRPr="00B71F1B">
        <w:rPr>
          <w:rStyle w:val="CodeInline"/>
        </w:rPr>
        <w:t>()</w:t>
      </w:r>
      <w:r w:rsidR="004D6400" w:rsidRPr="004D6400">
        <w:t xml:space="preserve"> function </w:t>
      </w:r>
      <w:r>
        <w:t xml:space="preserve">to </w:t>
      </w:r>
      <w:r w:rsidR="00B71F1B" w:rsidRPr="00B71F1B">
        <w:rPr>
          <w:rStyle w:val="CodeInline"/>
        </w:rPr>
        <w:t>setCameraAndLights</w:t>
      </w:r>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r w:rsidR="0055286C" w:rsidRPr="00AB51B9">
        <w:rPr>
          <w:rStyle w:val="CodeInline"/>
        </w:rPr>
        <w:t>light_fs</w:t>
      </w:r>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LightRenderable </w:t>
      </w:r>
      <w:r w:rsidR="00E15C4E">
        <w:t>Class</w:t>
      </w:r>
    </w:p>
    <w:p w14:paraId="23A9BE01" w14:textId="78320F30" w:rsidR="004D6400" w:rsidRDefault="005B099F" w:rsidP="004D6400">
      <w:pPr>
        <w:pStyle w:val="BodyTextFirst"/>
        <w:rPr>
          <w:rFonts w:hint="eastAsia"/>
        </w:rPr>
      </w:pPr>
      <w:ins w:id="232" w:author="Kelvin Sung" w:date="2021-09-12T10:37:00Z">
        <w:r>
          <w:rPr>
            <w:rFonts w:hint="eastAsia"/>
          </w:rPr>
          <w:t>&gt;&gt;HERE</w:t>
        </w:r>
      </w:ins>
      <w:r w:rsidR="004D6400">
        <w:t xml:space="preserve">You can now modify the </w:t>
      </w:r>
      <w:r w:rsidR="004D6400" w:rsidRPr="00B71F1B">
        <w:rPr>
          <w:rStyle w:val="CodeInline"/>
        </w:rPr>
        <w:t>LightRenderable</w:t>
      </w:r>
      <w:r w:rsidR="004D6400">
        <w:t xml:space="preserve"> </w:t>
      </w:r>
      <w:r w:rsidR="003F4D6D">
        <w:t xml:space="preserve">class </w:t>
      </w:r>
      <w:r w:rsidR="004D6400">
        <w:t>to support multiple light sources.</w:t>
      </w:r>
    </w:p>
    <w:p w14:paraId="5A3D4FFA" w14:textId="2200C029" w:rsidR="001B23DC" w:rsidRDefault="004D6400" w:rsidP="000D057D">
      <w:pPr>
        <w:pStyle w:val="NumList"/>
        <w:numPr>
          <w:ilvl w:val="0"/>
          <w:numId w:val="24"/>
        </w:numPr>
        <w:rPr>
          <w:rFonts w:hint="eastAsia"/>
        </w:rPr>
      </w:pPr>
      <w:r>
        <w:lastRenderedPageBreak/>
        <w:t xml:space="preserve">In the </w:t>
      </w:r>
      <w:r w:rsidRPr="00B71F1B">
        <w:rPr>
          <w:rStyle w:val="CodeInline"/>
        </w:rPr>
        <w:t>LightRenderable</w:t>
      </w:r>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Testing the Light Sources with MyGame</w:t>
      </w:r>
    </w:p>
    <w:p w14:paraId="16B8AB12" w14:textId="337DA29E" w:rsidR="004D6400" w:rsidRDefault="005B099F" w:rsidP="004D6400">
      <w:pPr>
        <w:pStyle w:val="BodyTextFirst"/>
        <w:rPr>
          <w:rFonts w:hint="eastAsia"/>
        </w:rPr>
      </w:pPr>
      <w:ins w:id="233" w:author="Kelvin Sung" w:date="2021-09-12T10:37:00Z">
        <w:r>
          <w:rPr>
            <w:rFonts w:hint="eastAsia"/>
          </w:rPr>
          <w:t>&gt;&gt;HERE</w:t>
        </w:r>
      </w:ins>
      <w:r w:rsidR="004D6400">
        <w:t xml:space="preserve">With </w:t>
      </w:r>
      <w:r w:rsidR="00B42611">
        <w:t xml:space="preserve">proper integration for </w:t>
      </w:r>
      <w:r w:rsidR="004D6400">
        <w:t xml:space="preserve">multiple lights support in the engine, you can now modify </w:t>
      </w:r>
      <w:r w:rsidR="004D6400" w:rsidRPr="00B71F1B">
        <w:rPr>
          <w:rStyle w:val="CodeInline"/>
        </w:rPr>
        <w:t>MyGame</w:t>
      </w:r>
      <w:r w:rsidR="004D6400">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rsidR="004D6400">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r w:rsidRPr="001D2742">
        <w:rPr>
          <w:rStyle w:val="CodeInline"/>
        </w:rPr>
        <w:t>src/</w:t>
      </w:r>
      <w:r w:rsidR="00B71F1B" w:rsidRPr="001D2742">
        <w:rPr>
          <w:rStyle w:val="CodeInline"/>
        </w:rPr>
        <w:t>my_g</w:t>
      </w:r>
      <w:r w:rsidRPr="001D2742">
        <w:rPr>
          <w:rStyle w:val="CodeInline"/>
        </w:rPr>
        <w:t>ame</w:t>
      </w:r>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r w:rsidRPr="001D2742">
        <w:rPr>
          <w:rStyle w:val="CodeInline"/>
        </w:rPr>
        <w:t>src/</w:t>
      </w:r>
      <w:r w:rsidR="001D2742" w:rsidRPr="001D2742">
        <w:rPr>
          <w:rStyle w:val="CodeInline"/>
        </w:rPr>
        <w:t>my_g</w:t>
      </w:r>
      <w:r w:rsidRPr="001D2742">
        <w:rPr>
          <w:rStyle w:val="CodeInline"/>
        </w:rPr>
        <w:t>ame</w:t>
      </w:r>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r w:rsidR="00E63316" w:rsidRPr="00AB51B9">
        <w:rPr>
          <w:rStyle w:val="CodeInline"/>
        </w:rPr>
        <w:t>MyGame</w:t>
      </w:r>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r w:rsidRPr="001D2742">
        <w:rPr>
          <w:rStyle w:val="CodeInline"/>
        </w:rPr>
        <w:t>src/</w:t>
      </w:r>
      <w:r w:rsidR="001D2742" w:rsidRPr="001D2742">
        <w:rPr>
          <w:rStyle w:val="CodeInline"/>
        </w:rPr>
        <w:t>my_g</w:t>
      </w:r>
      <w:r w:rsidRPr="001D2742">
        <w:rPr>
          <w:rStyle w:val="CodeInline"/>
        </w:rPr>
        <w:t>ame</w:t>
      </w:r>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r w:rsidR="00E63316" w:rsidRPr="00AB51B9">
        <w:rPr>
          <w:rStyle w:val="CodeInline"/>
        </w:rPr>
        <w:t>MyGame</w:t>
      </w:r>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lastRenderedPageBreak/>
        <w:t>Observations</w:t>
      </w:r>
    </w:p>
    <w:p w14:paraId="4DDD367A" w14:textId="75D45CBD" w:rsidR="00B334B2" w:rsidRDefault="005B099F" w:rsidP="004D6400">
      <w:pPr>
        <w:pStyle w:val="BodyTextFirst"/>
        <w:rPr>
          <w:rFonts w:hint="eastAsia"/>
        </w:rPr>
      </w:pPr>
      <w:ins w:id="234" w:author="Kelvin Sung" w:date="2021-09-12T10:37:00Z">
        <w:r>
          <w:rPr>
            <w:rFonts w:hint="eastAsia"/>
          </w:rPr>
          <w:t>&gt;&gt;HERE</w:t>
        </w:r>
      </w:ins>
      <w:r w:rsidR="004D6400">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rsidR="004D6400">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5AD9607F" w:rsidR="00FD1303" w:rsidRDefault="00FA3242">
      <w:pPr>
        <w:pStyle w:val="BodyTextCont"/>
        <w:rPr>
          <w:rFonts w:hint="eastAsia"/>
        </w:rPr>
      </w:pPr>
      <w:r>
        <w:t xml:space="preserve">You can </w:t>
      </w:r>
      <w:r w:rsidR="004D6400">
        <w:t>move the light sources with the arrow keys to observe the additive property of lights. Experiment with changing the light source’s z</w:t>
      </w:r>
      <w:r w:rsidR="00CA67B0">
        <w:t>-</w:t>
      </w:r>
      <w:r w:rsidR="004D6400">
        <w:t xml:space="preserve">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F6BA97" w:rsidR="003F312E" w:rsidRDefault="005B099F" w:rsidP="003F312E">
      <w:pPr>
        <w:pStyle w:val="BodyTextFirst"/>
        <w:rPr>
          <w:rFonts w:hint="eastAsia"/>
        </w:rPr>
      </w:pPr>
      <w:ins w:id="235" w:author="Kelvin Sung" w:date="2021-09-12T10:37:00Z">
        <w:r>
          <w:rPr>
            <w:rFonts w:hint="eastAsia"/>
          </w:rPr>
          <w:t>&gt;&gt;HERE</w:t>
        </w:r>
      </w:ins>
      <w:r w:rsidR="00DB3D54" w:rsidRPr="00FD1303">
        <w:t xml:space="preserve">You can now place or move many light sources and control the illumination or shading at </w:t>
      </w:r>
      <w:r w:rsidR="00DB3D54">
        <w:t>targeted</w:t>
      </w:r>
      <w:r w:rsidR="00DB3D54" w:rsidRPr="00FD1303">
        <w:t xml:space="preserve"> regions. However, if you run the previous project and move </w:t>
      </w:r>
      <w:r w:rsidR="00DB3D54">
        <w:t xml:space="preserve">one of </w:t>
      </w:r>
      <w:r w:rsidR="00DB3D54" w:rsidRPr="00FD1303">
        <w:t>the light</w:t>
      </w:r>
      <w:r w:rsidR="00DB3D54">
        <w:t xml:space="preserve"> source</w:t>
      </w:r>
      <w:r w:rsidR="00B953A1">
        <w:t>s</w:t>
      </w:r>
      <w:r w:rsidR="00DB3D54" w:rsidRPr="00FD1303">
        <w:t xml:space="preserve"> around you </w:t>
      </w:r>
      <w:r w:rsidR="00DB3D54">
        <w:t xml:space="preserve">may </w:t>
      </w:r>
      <w:r w:rsidR="00DB3D54" w:rsidRPr="00FD1303">
        <w:t>notice</w:t>
      </w:r>
      <w:r w:rsidR="00DB3D54">
        <w:t xml:space="preserve"> some </w:t>
      </w:r>
      <w:r w:rsidR="00DB3D54" w:rsidRPr="00FD1303">
        <w:t>peculiar effect</w:t>
      </w:r>
      <w:r w:rsidR="00DB3D54">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rsidR="00E31CD4">
        <w:t xml:space="preserve">take </w:t>
      </w:r>
      <w:r w:rsidR="00DB3D54">
        <w:t xml:space="preserve">note </w:t>
      </w:r>
      <w:r w:rsidR="00E31CD4">
        <w:t xml:space="preserve">of </w:t>
      </w:r>
      <w:r w:rsidR="00DB3D54">
        <w:t xml:space="preserve">the general </w:t>
      </w:r>
      <w:r w:rsidR="00450540">
        <w:t xml:space="preserve">uniform lighting </w:t>
      </w:r>
      <w:r w:rsidR="00657B84">
        <w:t>with</w:t>
      </w:r>
      <w:r w:rsidR="00450540">
        <w:t xml:space="preserve">in the </w:t>
      </w:r>
      <w:r w:rsidR="007D5C2A">
        <w:t xml:space="preserve">near cutoff </w:t>
      </w:r>
      <w:r w:rsidR="00DB3D54">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rsidR="00DB3D54">
        <w:t xml:space="preserve">examine the </w:t>
      </w:r>
      <w:r w:rsidR="00DB3D54" w:rsidRPr="00FD1303">
        <w:t xml:space="preserve">vertical </w:t>
      </w:r>
      <w:r w:rsidR="00DB3D54">
        <w:t>faces</w:t>
      </w:r>
      <w:r w:rsidR="00DB3D54" w:rsidRPr="00FD1303">
        <w:t xml:space="preserve"> of the geometric block </w:t>
      </w:r>
      <w:r w:rsidR="00DB3D54">
        <w:t xml:space="preserve">and take note of the bright illumination on the bottom face that is clearly behind, or </w:t>
      </w:r>
      <w:r w:rsidR="00DB3D54" w:rsidRPr="00AB51B9">
        <w:rPr>
          <w:rStyle w:val="Emphasis"/>
        </w:rPr>
        <w:t>pointin</w:t>
      </w:r>
      <w:r w:rsidR="00DB3D54">
        <w:rPr>
          <w:rStyle w:val="Emphasis"/>
        </w:rPr>
        <w:t>g away from</w:t>
      </w:r>
      <w:r w:rsidR="00DB3D54">
        <w:t xml:space="preserve">, the light source. </w:t>
      </w:r>
      <w:r w:rsidR="003F312E">
        <w:t xml:space="preserve">Both of </w:t>
      </w:r>
      <w:r w:rsidR="00DB3D54">
        <w:t>these peculiar</w:t>
      </w:r>
      <w:r w:rsidR="003F312E">
        <w:t>ities</w:t>
      </w:r>
      <w:r w:rsidR="00DB3D54">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A611D7B" w:rsidR="003F312E" w:rsidRDefault="005B099F" w:rsidP="003F312E">
      <w:pPr>
        <w:pStyle w:val="BodyTextFirst"/>
        <w:rPr>
          <w:rFonts w:hint="eastAsia"/>
        </w:rPr>
      </w:pPr>
      <w:ins w:id="236" w:author="Kelvin Sung" w:date="2021-09-12T10:37:00Z">
        <w:r>
          <w:rPr>
            <w:rFonts w:hint="eastAsia"/>
          </w:rPr>
          <w:lastRenderedPageBreak/>
          <w:t>&gt;&gt;HERE</w:t>
        </w:r>
      </w:ins>
      <w:r w:rsidR="003F312E">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r w:rsidR="007C3F02">
        <w:t xml:space="preserve"> matte,</w:t>
      </w:r>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w:t>
      </w:r>
      <w:r w:rsidRPr="00FD1303">
        <w:lastRenderedPageBreak/>
        <w:t xml:space="preserve">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30B8B6D" w:rsidR="00FD1303" w:rsidRDefault="00FD1303" w:rsidP="00AB51B9">
      <w:pPr>
        <w:pStyle w:val="BodyTextCont"/>
        <w:rPr>
          <w:rFonts w:hint="eastAsia"/>
        </w:rPr>
      </w:pPr>
      <w:r w:rsidRPr="00FD1303">
        <w:t xml:space="preserve">Figure </w:t>
      </w:r>
      <w:r w:rsidR="003401C9">
        <w:t>8-9</w:t>
      </w:r>
      <w:r w:rsidRPr="00FD1303">
        <w:t xml:space="preserve"> </w:t>
      </w:r>
      <w:r w:rsidR="00A861FE">
        <w:t xml:space="preserve">also </w:t>
      </w:r>
      <w:r w:rsidRPr="00FD1303">
        <w:t>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8D043C">
        <w:t xml:space="preserve">with </w:t>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4AB4BD71" w:rsidR="004D6400" w:rsidRPr="00FD1303" w:rsidRDefault="005B099F" w:rsidP="00FD1303">
      <w:pPr>
        <w:pStyle w:val="BodyTextFirst"/>
        <w:rPr>
          <w:rFonts w:hint="eastAsia"/>
        </w:rPr>
      </w:pPr>
      <w:ins w:id="237" w:author="Kelvin Sung" w:date="2021-09-12T10:37:00Z">
        <w:r>
          <w:rPr>
            <w:rFonts w:hint="eastAsia"/>
          </w:rPr>
          <w:t>&gt;&gt;HERE</w:t>
        </w:r>
      </w:ins>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lastRenderedPageBreak/>
        <w:t xml:space="preserve">In a 2D world, as in the case of your game engine, all objects are represented as 2D images, or textures. Since all objects are 2D textured images defined on the xy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12D47604" w:rsidR="009F697C" w:rsidRDefault="005B099F" w:rsidP="009F697C">
      <w:pPr>
        <w:pStyle w:val="BodyTextFirst"/>
        <w:rPr>
          <w:rFonts w:hint="eastAsia"/>
        </w:rPr>
      </w:pPr>
      <w:ins w:id="238" w:author="Kelvin Sung" w:date="2021-09-12T10:37:00Z">
        <w:r>
          <w:rPr>
            <w:rFonts w:hint="eastAsia"/>
          </w:rPr>
          <w:t>&gt;&gt;HERE</w:t>
        </w:r>
      </w:ins>
    </w:p>
    <w:p w14:paraId="50849F76" w14:textId="18900E20" w:rsidR="009F697C" w:rsidRDefault="00FD1303" w:rsidP="00FD1303">
      <w:pPr>
        <w:pStyle w:val="FigureCaption"/>
      </w:pPr>
      <w:r w:rsidRPr="00FD1303">
        <w:lastRenderedPageBreak/>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591E612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r w:rsidR="009B20AD">
        <w:t xml:space="preserve">can be </w:t>
      </w:r>
      <w:r w:rsidRPr="00FD1303">
        <w:t xml:space="preserve">used for computing the diffuse component. </w:t>
      </w:r>
      <w:r w:rsidR="00B94EF8">
        <w:t>For this reason</w:t>
      </w:r>
      <w:r w:rsidR="00D57837">
        <w:t>,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r w:rsidRPr="00176116">
        <w:rPr>
          <w:rStyle w:val="CodeInline"/>
        </w:rPr>
        <w:t>IllumShader</w:t>
      </w:r>
      <w:r w:rsidRPr="00FD1303">
        <w:t xml:space="preserve"> </w:t>
      </w:r>
      <w:r w:rsidR="00A403E7">
        <w:t>class</w:t>
      </w:r>
      <w:r w:rsidR="00A403E7" w:rsidRPr="00FD1303">
        <w:t xml:space="preserve"> </w:t>
      </w:r>
      <w:r w:rsidRPr="00FD1303">
        <w:t xml:space="preserve">to generalize </w:t>
      </w:r>
      <w:r w:rsidR="00A403E7">
        <w:t xml:space="preserve">a </w:t>
      </w:r>
      <w:r w:rsidRPr="00176116">
        <w:rPr>
          <w:rStyle w:val="CodeInline"/>
        </w:rPr>
        <w:t>LightShader</w:t>
      </w:r>
      <w:r w:rsidRPr="00FD1303">
        <w:t xml:space="preserve"> to support the computation of the diffuse component based on normal mapping.</w:t>
      </w:r>
    </w:p>
    <w:p w14:paraId="625D409A" w14:textId="61826EF7" w:rsidR="00253D5C" w:rsidRDefault="00176116" w:rsidP="00176116">
      <w:pPr>
        <w:pStyle w:val="Heading2"/>
      </w:pPr>
      <w:r w:rsidRPr="00176116">
        <w:lastRenderedPageBreak/>
        <w:t>The Normal Maps and Illumination Shaders Project</w:t>
      </w:r>
    </w:p>
    <w:p w14:paraId="63E7DC7C" w14:textId="7BC02262" w:rsidR="00176116" w:rsidRDefault="005B099F" w:rsidP="00176116">
      <w:pPr>
        <w:pStyle w:val="BodyTextFirst"/>
        <w:rPr>
          <w:rFonts w:hint="eastAsia"/>
        </w:rPr>
      </w:pPr>
      <w:ins w:id="239" w:author="Kelvin Sung" w:date="2021-09-12T10:37:00Z">
        <w:r>
          <w:rPr>
            <w:rFonts w:hint="eastAsia"/>
          </w:rPr>
          <w:t>&gt;&gt;HERE</w:t>
        </w:r>
      </w:ins>
      <w:r w:rsidR="00176116"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00176116" w:rsidRPr="00176116">
        <w:t xml:space="preserve">. The source code of this project is located in the </w:t>
      </w:r>
      <w:r w:rsidR="00176116" w:rsidRPr="00176116">
        <w:rPr>
          <w:rStyle w:val="CodeInline"/>
        </w:rPr>
        <w:t>chapter8/8.4.normal_maps_and_illumination_shaders</w:t>
      </w:r>
      <w:r w:rsidR="00176116" w:rsidRPr="00176116">
        <w:t xml:space="preserve"> folder.</w:t>
      </w:r>
    </w:p>
    <w:p w14:paraId="385FC32A" w14:textId="56BEC09A" w:rsidR="00176116" w:rsidRDefault="00176116" w:rsidP="00176116">
      <w:pPr>
        <w:pStyle w:val="Figure"/>
      </w:pPr>
      <w:r>
        <w:rPr>
          <w:noProof/>
        </w:rPr>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F40CE1" w:rsidR="00176116" w:rsidRDefault="005B099F" w:rsidP="00176116">
      <w:pPr>
        <w:pStyle w:val="BodyTextFirst"/>
        <w:rPr>
          <w:rFonts w:hint="eastAsia"/>
        </w:rPr>
      </w:pPr>
      <w:ins w:id="240" w:author="Kelvin Sung" w:date="2021-09-12T10:37:00Z">
        <w:r>
          <w:rPr>
            <w:rFonts w:hint="eastAsia"/>
          </w:rPr>
          <w:t>&gt;&gt;HERE</w:t>
        </w:r>
      </w:ins>
      <w:r w:rsidR="00176116">
        <w:t xml:space="preserve">The controls of the project are </w:t>
      </w:r>
      <w:r w:rsidR="00A403E7">
        <w:t>identical to the previous</w:t>
      </w:r>
      <w:r w:rsidR="00D5728A">
        <w:t xml:space="preserve"> project</w:t>
      </w:r>
      <w:r w:rsidR="00176116">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lastRenderedPageBreak/>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19ED034" w:rsidR="00176116" w:rsidRDefault="005B099F" w:rsidP="00176116">
      <w:pPr>
        <w:pStyle w:val="BodyTextFirst"/>
        <w:rPr>
          <w:rFonts w:hint="eastAsia"/>
        </w:rPr>
      </w:pPr>
      <w:ins w:id="241" w:author="Kelvin Sung" w:date="2021-09-12T10:37:00Z">
        <w:r>
          <w:rPr>
            <w:rFonts w:hint="eastAsia"/>
          </w:rPr>
          <w:t>&gt;&gt;HERE</w:t>
        </w:r>
      </w:ins>
      <w:r w:rsidR="00176116">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05B147A6" w:rsidR="00176116" w:rsidRDefault="00176116" w:rsidP="00176116">
      <w:pPr>
        <w:pStyle w:val="Bullet"/>
        <w:rPr>
          <w:rFonts w:hint="eastAsia"/>
        </w:rPr>
      </w:pPr>
      <w:r w:rsidRPr="00176116">
        <w:t>To examine the diffuse</w:t>
      </w:r>
      <w:r w:rsidR="003B29E8">
        <w:t xml:space="preserv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B29E8">
        <w:t>,</w:t>
      </w:r>
      <w:r w:rsidRPr="00176116">
        <w:t xml:space="preserve"> component </w:t>
      </w:r>
      <w:r w:rsidR="00FA08E1">
        <w:t>in an illumination model</w:t>
      </w:r>
    </w:p>
    <w:p w14:paraId="464167D9" w14:textId="74A64B21" w:rsidR="00176116" w:rsidRDefault="005B099F" w:rsidP="00176116">
      <w:pPr>
        <w:pStyle w:val="BodyTextFirst"/>
        <w:rPr>
          <w:rFonts w:hint="eastAsia"/>
        </w:rPr>
      </w:pPr>
      <w:ins w:id="242" w:author="Kelvin Sung" w:date="2021-09-12T10:37:00Z">
        <w:r>
          <w:rPr>
            <w:rFonts w:hint="eastAsia"/>
          </w:rPr>
          <w:t>&gt;&gt;HERE</w:t>
        </w:r>
      </w:ins>
      <w:r w:rsidR="00176116">
        <w:t xml:space="preserve">You can find the following external resource files in the </w:t>
      </w:r>
      <w:r w:rsidR="00176116" w:rsidRPr="007B1D0D">
        <w:rPr>
          <w:rStyle w:val="CodeInline"/>
        </w:rPr>
        <w:t>assets</w:t>
      </w:r>
      <w:r w:rsidR="00176116">
        <w:t xml:space="preserve"> folder</w:t>
      </w:r>
      <w:r w:rsidR="00B94EF8">
        <w:t>.</w:t>
      </w:r>
      <w:r w:rsidR="00176116">
        <w:t xml:space="preserve"> </w:t>
      </w:r>
      <w:r w:rsidR="00B94EF8">
        <w:t>T</w:t>
      </w:r>
      <w:r w:rsidR="00176116">
        <w:t xml:space="preserve">he </w:t>
      </w:r>
      <w:r w:rsidR="00176116" w:rsidRPr="007B1D0D">
        <w:rPr>
          <w:rStyle w:val="CodeInline"/>
        </w:rPr>
        <w:t>fonts</w:t>
      </w:r>
      <w:r w:rsidR="00176116">
        <w:t xml:space="preserve"> folder that contains the default system fonts, two texture images, and two corresponding normal maps for the texture images</w:t>
      </w:r>
      <w:r w:rsidR="0031458B">
        <w:t xml:space="preserve">: </w:t>
      </w:r>
      <w:r w:rsidR="00176116" w:rsidRPr="007B1D0D">
        <w:rPr>
          <w:rStyle w:val="CodeInline"/>
        </w:rPr>
        <w:t>minion_sprite.png</w:t>
      </w:r>
      <w:r w:rsidR="00176116">
        <w:t xml:space="preserve"> and </w:t>
      </w:r>
      <w:r w:rsidR="00176116" w:rsidRPr="007B1D0D">
        <w:rPr>
          <w:rStyle w:val="CodeInline"/>
        </w:rPr>
        <w:t>bg.png</w:t>
      </w:r>
      <w:r w:rsidR="0031458B">
        <w:t>,</w:t>
      </w:r>
      <w:r w:rsidR="00176116">
        <w:t xml:space="preserve"> and the corresponding normal maps: </w:t>
      </w:r>
      <w:r w:rsidR="00176116" w:rsidRPr="007B1D0D">
        <w:rPr>
          <w:rStyle w:val="CodeInline"/>
        </w:rPr>
        <w:t>minion_sprite_normal.png</w:t>
      </w:r>
      <w:r w:rsidR="00176116">
        <w:t xml:space="preserve"> and </w:t>
      </w:r>
      <w:r w:rsidR="00176116" w:rsidRPr="007B1D0D">
        <w:rPr>
          <w:rStyle w:val="CodeInline"/>
        </w:rPr>
        <w:t>bg_normal.png</w:t>
      </w:r>
      <w:r w:rsidR="00176116">
        <w:t xml:space="preserve">. As in previous projects, the objects are sprite elements of </w:t>
      </w:r>
      <w:r w:rsidR="00176116" w:rsidRPr="007B1D0D">
        <w:rPr>
          <w:rStyle w:val="CodeInline"/>
        </w:rPr>
        <w:t>minion_sprite.png</w:t>
      </w:r>
      <w:r w:rsidR="00176116">
        <w:t xml:space="preserve">, and the background is represented by </w:t>
      </w:r>
      <w:r w:rsidR="00176116" w:rsidRPr="007B1D0D">
        <w:rPr>
          <w:rStyle w:val="CodeInline"/>
        </w:rPr>
        <w:t>bg.png</w:t>
      </w:r>
      <w:r w:rsidR="00176116">
        <w:t>.</w:t>
      </w:r>
    </w:p>
    <w:p w14:paraId="65370647" w14:textId="45078B81"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r w:rsidR="004B79C6">
        <w:t>algorithmically</w:t>
      </w:r>
      <w:r w:rsidR="004B79C6" w:rsidRPr="007B1D0D">
        <w:t xml:space="preserve"> </w:t>
      </w:r>
      <w:r w:rsidRPr="007B1D0D">
        <w:t xml:space="preserve">from </w:t>
      </w:r>
      <w:hyperlink r:id="rId22" w:history="1">
        <w:r w:rsidR="004B79C6" w:rsidRPr="00A2748B">
          <w:rPr>
            <w:rStyle w:val="Hyperlink"/>
          </w:rPr>
          <w:t>http://cpetry.github.io/NormalMap-Online/</w:t>
        </w:r>
      </w:hyperlink>
      <w:r w:rsidR="004B79C6">
        <w:t xml:space="preserve"> </w:t>
      </w:r>
      <w:r w:rsidR="004B79C6" w:rsidRPr="007B1D0D">
        <w:t xml:space="preserve">based on the </w:t>
      </w:r>
      <w:r w:rsidR="004B79C6" w:rsidRPr="004C3324">
        <w:rPr>
          <w:rStyle w:val="CodeInline"/>
        </w:rPr>
        <w:t>minion_sprite.png</w:t>
      </w:r>
      <w:r w:rsidR="004B79C6" w:rsidRPr="007B1D0D">
        <w:t xml:space="preserve"> image</w:t>
      </w:r>
      <w:r w:rsidR="00A467A4">
        <w:t>.</w:t>
      </w:r>
    </w:p>
    <w:p w14:paraId="247853D2" w14:textId="77777777" w:rsidR="00176116" w:rsidRDefault="00176116" w:rsidP="00176116">
      <w:pPr>
        <w:pStyle w:val="Heading3"/>
      </w:pPr>
      <w:r>
        <w:t>Creating the GLSL Illumination Fragment Shader</w:t>
      </w:r>
    </w:p>
    <w:p w14:paraId="3734784E" w14:textId="2A9D3517" w:rsidR="00176116" w:rsidRDefault="005B099F" w:rsidP="00176116">
      <w:pPr>
        <w:pStyle w:val="BodyTextFirst"/>
        <w:rPr>
          <w:rFonts w:hint="eastAsia"/>
        </w:rPr>
      </w:pPr>
      <w:ins w:id="243" w:author="Kelvin Sung" w:date="2021-09-12T10:37:00Z">
        <w:r>
          <w:rPr>
            <w:rFonts w:hint="eastAsia"/>
          </w:rPr>
          <w:t>&gt;&gt;HERE</w:t>
        </w:r>
      </w:ins>
      <w:r w:rsidR="00176116">
        <w:t xml:space="preserve">As with the previous projects, your normal map integration will begin with the implementation of the GLSL shader. Note that this new shader will be remarkably similar to your </w:t>
      </w:r>
      <w:r w:rsidR="004C3324" w:rsidRPr="004C3324">
        <w:rPr>
          <w:rStyle w:val="CodeInline"/>
        </w:rPr>
        <w:t>l</w:t>
      </w:r>
      <w:r w:rsidR="00176116" w:rsidRPr="004C3324">
        <w:rPr>
          <w:rStyle w:val="CodeInline"/>
        </w:rPr>
        <w:t>ight</w:t>
      </w:r>
      <w:r w:rsidR="004C3324" w:rsidRPr="004C3324">
        <w:rPr>
          <w:rStyle w:val="CodeInline"/>
        </w:rPr>
        <w:t>_fs</w:t>
      </w:r>
      <w:r w:rsidR="00176116" w:rsidRPr="004C3324">
        <w:rPr>
          <w:rStyle w:val="CodeInline"/>
        </w:rPr>
        <w:t>.glsl</w:t>
      </w:r>
      <w:r w:rsidR="00176116">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r w:rsidR="004C3324" w:rsidRPr="004C3324">
        <w:rPr>
          <w:rStyle w:val="CodeInline"/>
        </w:rPr>
        <w:t>l</w:t>
      </w:r>
      <w:r w:rsidRPr="004C3324">
        <w:rPr>
          <w:rStyle w:val="CodeInline"/>
        </w:rPr>
        <w:t>ight</w:t>
      </w:r>
      <w:r w:rsidR="004C3324" w:rsidRPr="004C3324">
        <w:rPr>
          <w:rStyle w:val="CodeInline"/>
        </w:rPr>
        <w:t>_fs</w:t>
      </w:r>
      <w:r w:rsidRPr="004C3324">
        <w:rPr>
          <w:rStyle w:val="CodeInline"/>
        </w:rPr>
        <w:t>.glsl</w:t>
      </w:r>
      <w:r>
        <w:t xml:space="preserve"> and </w:t>
      </w:r>
      <w:r w:rsidR="00A303FF">
        <w:t xml:space="preserve">pasting to a new file,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rsidR="00A303FF">
        <w:t xml:space="preserve">, </w:t>
      </w:r>
      <w:r>
        <w:t xml:space="preserve">in the </w:t>
      </w:r>
      <w:r w:rsidRPr="004C3324">
        <w:rPr>
          <w:rStyle w:val="CodeInline"/>
        </w:rPr>
        <w:t>src/</w:t>
      </w:r>
      <w:r w:rsidR="004C3324" w:rsidRPr="004C3324">
        <w:rPr>
          <w:rStyle w:val="CodeInline"/>
        </w:rPr>
        <w:t>glsl_s</w:t>
      </w:r>
      <w:r w:rsidRPr="004C3324">
        <w:rPr>
          <w:rStyle w:val="CodeInline"/>
        </w:rPr>
        <w:t>haders</w:t>
      </w:r>
      <w:r>
        <w:t xml:space="preserve"> folder.</w:t>
      </w:r>
    </w:p>
    <w:p w14:paraId="330D77FD" w14:textId="53243050" w:rsidR="00176116" w:rsidRDefault="00176116" w:rsidP="000D057D">
      <w:pPr>
        <w:pStyle w:val="NumList"/>
        <w:numPr>
          <w:ilvl w:val="0"/>
          <w:numId w:val="26"/>
        </w:numPr>
        <w:rPr>
          <w:rFonts w:hint="eastAsia"/>
        </w:rPr>
      </w:pPr>
      <w:r>
        <w:t xml:space="preserve">Edit the </w:t>
      </w:r>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r>
        <w:t xml:space="preserve"> file and add a </w:t>
      </w:r>
      <w:r w:rsidRPr="004C3324">
        <w:rPr>
          <w:rStyle w:val="CodeInline"/>
        </w:rPr>
        <w:t>sampler2D</w:t>
      </w:r>
      <w:r>
        <w:t xml:space="preserve"> object, </w:t>
      </w:r>
      <w:r w:rsidRPr="004C3324">
        <w:rPr>
          <w:rStyle w:val="CodeInline"/>
        </w:rPr>
        <w:t>uNormalSampler</w:t>
      </w:r>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lastRenderedPageBreak/>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t xml:space="preserve">Modify the </w:t>
      </w:r>
      <w:r w:rsidRPr="004C3324">
        <w:rPr>
          <w:rStyle w:val="CodeInline"/>
        </w:rPr>
        <w:t>LightEffect()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4D7FB113" w:rsidR="00114454" w:rsidRDefault="007A6F8D" w:rsidP="005B099F">
      <w:pPr>
        <w:pStyle w:val="Code"/>
        <w:rPr>
          <w:rStyle w:val="CodeBold"/>
        </w:rPr>
        <w:pPrChange w:id="244" w:author="Kelvin Sung" w:date="2021-09-12T10:37:00Z">
          <w:pPr>
            <w:pStyle w:val="Code"/>
            <w:ind w:firstLine="435"/>
          </w:pPr>
        </w:pPrChange>
      </w:pPr>
      <w:r w:rsidRPr="00AB51B9">
        <w:rPr>
          <w:rStyle w:val="CodeBold"/>
        </w:rPr>
        <w:t>float dist = length(L);</w:t>
      </w:r>
      <w:r w:rsidR="004C3324" w:rsidRPr="00AB51B9">
        <w:rPr>
          <w:rStyle w:val="CodeBold"/>
        </w:rPr>
        <w:t xml:space="preserve">    </w:t>
      </w:r>
    </w:p>
    <w:p w14:paraId="2B7B39F4" w14:textId="145215E7" w:rsidR="004C3324" w:rsidRPr="00B94EF8" w:rsidRDefault="00114454" w:rsidP="00245418">
      <w:pPr>
        <w:pStyle w:val="Code"/>
        <w:rPr>
          <w:rStyle w:val="CodeBold"/>
          <w:rFonts w:ascii="TheSansMonoConNormal" w:hAnsi="TheSansMonoConNormal" w:hint="eastAsia"/>
        </w:rPr>
      </w:pPr>
      <w:r>
        <w:rPr>
          <w:rStyle w:val="CodeBold"/>
        </w:rPr>
        <w:t xml:space="preserve">    </w:t>
      </w:r>
      <w:r w:rsidR="004C3324" w:rsidRPr="00B94EF8">
        <w:rPr>
          <w:rStyle w:val="CodeBold"/>
          <w:rFonts w:ascii="TheSansMonoConNormal" w:hAnsi="TheSansMonoConNormal"/>
        </w:rPr>
        <w:t>if (dist &lt;= lgt.Far) {</w:t>
      </w:r>
    </w:p>
    <w:p w14:paraId="316B21F4" w14:textId="36B8FE3E" w:rsidR="004C3324" w:rsidRDefault="004C3324" w:rsidP="004C3324">
      <w:pPr>
        <w:pStyle w:val="Code"/>
        <w:rPr>
          <w:rFonts w:hint="eastAsia"/>
        </w:rPr>
      </w:pPr>
      <w:r>
        <w:t xml:space="preserve">        if (dist &lt;= lgt.Near)</w:t>
      </w:r>
      <w:r w:rsidR="007A6F8D">
        <w:t xml:space="preserve"> </w:t>
      </w:r>
      <w:r w:rsidR="00114454">
        <w:t>{</w:t>
      </w:r>
    </w:p>
    <w:p w14:paraId="47092CB4" w14:textId="4926593D"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r w:rsidR="00E576FC">
        <w:rPr>
          <w:rStyle w:val="CodeBold"/>
          <w:rFonts w:ascii="TheSansMonoConNormal" w:hAnsi="TheSansMonoConNormal"/>
        </w:rPr>
        <w:t>previous code</w:t>
      </w:r>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6770BB88" w14:textId="77777777" w:rsidR="005B099F" w:rsidRDefault="005B099F" w:rsidP="004C3324">
      <w:pPr>
        <w:pStyle w:val="Code"/>
        <w:rPr>
          <w:ins w:id="245" w:author="Kelvin Sung" w:date="2021-09-12T10:37:00Z"/>
          <w:rFonts w:hint="eastAsia"/>
        </w:rPr>
      </w:pPr>
      <w:ins w:id="246" w:author="Kelvin Sung" w:date="2021-09-12T10:37:00Z">
        <w:r>
          <w:rPr>
            <w:rFonts w:hint="eastAsia"/>
          </w:rPr>
          <w:t>--------------------------------------------------------------------------</w:t>
        </w:r>
      </w:ins>
    </w:p>
    <w:p w14:paraId="5C11FDD5" w14:textId="77777777" w:rsidR="005B099F" w:rsidRDefault="005B099F" w:rsidP="004C3324">
      <w:pPr>
        <w:pStyle w:val="Code"/>
        <w:rPr>
          <w:ins w:id="247" w:author="Kelvin Sung" w:date="2021-09-12T10:37:00Z"/>
          <w:rFonts w:hint="eastAsia"/>
        </w:rPr>
      </w:pPr>
      <w:ins w:id="248" w:author="Kelvin Sung" w:date="2021-09-12T10:37:00Z">
        <w:r>
          <w:rPr>
            <w:rFonts w:hint="eastAsia"/>
          </w:rPr>
          <w:t>47: ^HERE^[76]</w:t>
        </w:r>
      </w:ins>
    </w:p>
    <w:p w14:paraId="123AC86A" w14:textId="6AD72E24"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5F3A6654"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r w:rsidR="008F1800">
        <w:rPr>
          <w:rStyle w:val="CodeInline"/>
        </w:rPr>
        <w:t>()</w:t>
      </w:r>
      <w:r w:rsidRPr="00176116">
        <w:t xml:space="preserve"> function to sample from both the color texture with </w:t>
      </w:r>
      <w:r w:rsidRPr="00126638">
        <w:rPr>
          <w:rStyle w:val="CodeInline"/>
        </w:rPr>
        <w:t>uSampler</w:t>
      </w:r>
      <w:r w:rsidRPr="00176116">
        <w:t xml:space="preserve"> and the normal texture with </w:t>
      </w:r>
      <w:r w:rsidRPr="00126638">
        <w:rPr>
          <w:rStyle w:val="CodeInline"/>
        </w:rPr>
        <w:t>uNormalSampler</w:t>
      </w:r>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of the surface element at that given </w:t>
      </w:r>
      <w:r w:rsidR="00245418">
        <w:t>position</w:t>
      </w:r>
      <w:r w:rsidRPr="00176116">
        <w:t>. Because the xyz normal vector values are stored in the 0 to 1 RGB</w:t>
      </w:r>
      <w:r w:rsidRPr="00176116" w:rsidDel="004B78FE">
        <w:t xml:space="preserve"> </w:t>
      </w:r>
      <w:r w:rsidRPr="00176116">
        <w:t>color format, the sampled normal map results must be scaled and offset to the -1 to 1 range. In addition, recall that texture uv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r w:rsidRPr="00126638">
        <w:rPr>
          <w:rStyle w:val="CodeInline"/>
        </w:rPr>
        <w:t>LightEffect()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76D5511D" w14:textId="77777777" w:rsidR="005B099F" w:rsidRDefault="005B099F" w:rsidP="00126638">
      <w:pPr>
        <w:pStyle w:val="Code"/>
        <w:rPr>
          <w:ins w:id="249" w:author="Kelvin Sung" w:date="2021-09-12T10:37:00Z"/>
          <w:rFonts w:hint="eastAsia"/>
        </w:rPr>
      </w:pPr>
      <w:ins w:id="250" w:author="Kelvin Sung" w:date="2021-09-12T10:37:00Z">
        <w:r>
          <w:rPr>
            <w:rFonts w:hint="eastAsia"/>
          </w:rPr>
          <w:t>--------------------------------------------------------------------------</w:t>
        </w:r>
      </w:ins>
    </w:p>
    <w:p w14:paraId="3AC48CF2" w14:textId="77777777" w:rsidR="005B099F" w:rsidRDefault="005B099F" w:rsidP="00126638">
      <w:pPr>
        <w:pStyle w:val="Code"/>
        <w:rPr>
          <w:ins w:id="251" w:author="Kelvin Sung" w:date="2021-09-12T10:37:00Z"/>
          <w:rFonts w:hint="eastAsia"/>
        </w:rPr>
      </w:pPr>
      <w:ins w:id="252" w:author="Kelvin Sung" w:date="2021-09-12T10:37:00Z">
        <w:r>
          <w:rPr>
            <w:rFonts w:hint="eastAsia"/>
          </w:rPr>
          <w:lastRenderedPageBreak/>
          <w:t>48: ^HERE^[87]</w:t>
        </w:r>
      </w:ins>
    </w:p>
    <w:p w14:paraId="00D10DAF" w14:textId="7095B819" w:rsidR="00126638" w:rsidRPr="00AB51B9" w:rsidRDefault="00126638" w:rsidP="00126638">
      <w:pPr>
        <w:pStyle w:val="Code"/>
        <w:rPr>
          <w:rStyle w:val="CodeBold"/>
        </w:rPr>
      </w:pPr>
      <w:r w:rsidRPr="00126638">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78650525" w14:textId="77777777" w:rsidR="005B099F" w:rsidRDefault="005B099F" w:rsidP="00126638">
      <w:pPr>
        <w:pStyle w:val="Code"/>
        <w:rPr>
          <w:ins w:id="253" w:author="Kelvin Sung" w:date="2021-09-12T10:37:00Z"/>
          <w:rFonts w:hint="eastAsia"/>
        </w:rPr>
      </w:pPr>
      <w:ins w:id="254" w:author="Kelvin Sung" w:date="2021-09-12T10:37:00Z">
        <w:r>
          <w:rPr>
            <w:rFonts w:hint="eastAsia"/>
          </w:rPr>
          <w:t>--------------------------------------------------------------------------</w:t>
        </w:r>
      </w:ins>
    </w:p>
    <w:p w14:paraId="09EA67A8" w14:textId="77777777" w:rsidR="005B099F" w:rsidRDefault="005B099F" w:rsidP="00126638">
      <w:pPr>
        <w:pStyle w:val="Code"/>
        <w:rPr>
          <w:ins w:id="255" w:author="Kelvin Sung" w:date="2021-09-12T10:37:00Z"/>
          <w:rFonts w:hint="eastAsia"/>
        </w:rPr>
      </w:pPr>
      <w:ins w:id="256" w:author="Kelvin Sung" w:date="2021-09-12T10:37:00Z">
        <w:r>
          <w:rPr>
            <w:rFonts w:hint="eastAsia"/>
          </w:rPr>
          <w:t>49: ^HERE^[84]</w:t>
        </w:r>
      </w:ins>
    </w:p>
    <w:p w14:paraId="5ED8C53C" w14:textId="568365EF"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7F11AEE9"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r w:rsidR="005972D4">
        <w:rPr>
          <w:rStyle w:val="CodeBold"/>
          <w:rFonts w:ascii="TheSansMonoConNormal" w:hAnsi="TheSansMonoConNormal"/>
        </w:rPr>
        <w:t xml:space="preserve">to previous </w:t>
      </w:r>
      <w:r w:rsidR="00C14BCC">
        <w:rPr>
          <w:rStyle w:val="CodeBold"/>
          <w:rFonts w:ascii="TheSansMonoConNormal" w:hAnsi="TheSansMonoConNormal"/>
        </w:rPr>
        <w:t>code</w:t>
      </w:r>
      <w:r w:rsidR="00B94EF8">
        <w:rPr>
          <w:rStyle w:val="CodeBold"/>
          <w:rFonts w:ascii="TheSansMonoConNormal" w:hAnsi="TheSansMonoConNormal"/>
        </w:rPr>
        <w:t xml:space="preserve"> </w:t>
      </w:r>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IllumShader </w:t>
      </w:r>
      <w:r>
        <w:t>Class</w:t>
      </w:r>
    </w:p>
    <w:p w14:paraId="62A4EB18" w14:textId="009745BE" w:rsidR="00176116" w:rsidRDefault="005B099F" w:rsidP="00176116">
      <w:pPr>
        <w:pStyle w:val="BodyTextFirst"/>
        <w:rPr>
          <w:rFonts w:hint="eastAsia"/>
        </w:rPr>
      </w:pPr>
      <w:ins w:id="257" w:author="Kelvin Sung" w:date="2021-09-12T10:37:00Z">
        <w:r>
          <w:rPr>
            <w:rFonts w:hint="eastAsia"/>
          </w:rPr>
          <w:t>&gt;&gt;HERE</w:t>
        </w:r>
      </w:ins>
      <w:r w:rsidR="00176116">
        <w:t xml:space="preserve">With the </w:t>
      </w:r>
      <w:r w:rsidR="00B727B9" w:rsidRPr="00AB51B9">
        <w:rPr>
          <w:rStyle w:val="CodeInline"/>
        </w:rPr>
        <w:t>Illum_fs</w:t>
      </w:r>
      <w:r w:rsidR="00B727B9">
        <w:t xml:space="preserve"> fragment </w:t>
      </w:r>
      <w:r w:rsidR="00176116">
        <w:t xml:space="preserve">shader supporting normal maps, you can create the JavaScript </w:t>
      </w:r>
      <w:r w:rsidR="00176116" w:rsidRPr="00126638">
        <w:rPr>
          <w:rStyle w:val="CodeInline"/>
        </w:rPr>
        <w:t>IllumShader</w:t>
      </w:r>
      <w:r w:rsidR="00176116">
        <w:t xml:space="preserve"> </w:t>
      </w:r>
      <w:r w:rsidR="00AA4715">
        <w:t xml:space="preserve">class </w:t>
      </w:r>
      <w:r w:rsidR="00176116">
        <w:t xml:space="preserve">to interface </w:t>
      </w:r>
      <w:r w:rsidR="00126638">
        <w:t>with</w:t>
      </w:r>
      <w:r w:rsidR="00176116">
        <w:t xml:space="preserve"> it.</w:t>
      </w:r>
    </w:p>
    <w:p w14:paraId="6C8CFAE7" w14:textId="64701EE6" w:rsidR="00176116" w:rsidRDefault="00660027">
      <w:pPr>
        <w:pStyle w:val="NumList"/>
        <w:numPr>
          <w:ilvl w:val="0"/>
          <w:numId w:val="27"/>
        </w:numPr>
        <w:rPr>
          <w:rFonts w:hint="eastAsia"/>
        </w:rPr>
      </w:pPr>
      <w:r>
        <w:t xml:space="preserve">In </w:t>
      </w:r>
      <w:r w:rsidR="00176116">
        <w:t xml:space="preserve">the </w:t>
      </w:r>
      <w:r w:rsidR="00176116" w:rsidRPr="00126638">
        <w:rPr>
          <w:rStyle w:val="CodeInline"/>
        </w:rPr>
        <w:t>src/</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r w:rsidR="00126638" w:rsidRPr="00126638">
        <w:rPr>
          <w:rStyle w:val="CodeInline"/>
        </w:rPr>
        <w:t>IllumShader</w:t>
      </w:r>
      <w:r w:rsidR="00126638">
        <w:t xml:space="preserve"> </w:t>
      </w:r>
      <w:r w:rsidR="002E5D9B">
        <w:t xml:space="preserve">to be a subclass of </w:t>
      </w:r>
      <w:r w:rsidR="00126638" w:rsidRPr="00126638">
        <w:rPr>
          <w:rStyle w:val="CodeInline"/>
        </w:rPr>
        <w:t>LightShader</w:t>
      </w:r>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r w:rsidR="00176116" w:rsidRPr="00126638">
        <w:rPr>
          <w:rStyle w:val="CodeInline"/>
        </w:rPr>
        <w:t>mNormalSamplerRef</w:t>
      </w:r>
      <w:r w:rsidR="00176116">
        <w:t xml:space="preserve">, to maintain </w:t>
      </w:r>
      <w:r w:rsidR="002E5D9B">
        <w:t>the</w:t>
      </w:r>
      <w:r w:rsidR="00176116">
        <w:t xml:space="preserve"> reference to the normal sampler in the </w:t>
      </w:r>
      <w:r w:rsidR="002E5D9B" w:rsidRPr="00AB51B9">
        <w:rPr>
          <w:rStyle w:val="CodeInline"/>
        </w:rPr>
        <w:t>illum_fs</w:t>
      </w:r>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342DF65E" w14:textId="77777777" w:rsidR="005B099F" w:rsidRDefault="005B099F" w:rsidP="00126638">
      <w:pPr>
        <w:pStyle w:val="Code"/>
        <w:rPr>
          <w:ins w:id="258" w:author="Kelvin Sung" w:date="2021-09-12T10:37:00Z"/>
          <w:rFonts w:hint="eastAsia"/>
        </w:rPr>
      </w:pPr>
      <w:ins w:id="259" w:author="Kelvin Sung" w:date="2021-09-12T10:37:00Z">
        <w:r>
          <w:rPr>
            <w:rFonts w:hint="eastAsia"/>
          </w:rPr>
          <w:t>--------------------------------------------------------------------------</w:t>
        </w:r>
      </w:ins>
    </w:p>
    <w:p w14:paraId="5FD146A1" w14:textId="77777777" w:rsidR="005B099F" w:rsidRDefault="005B099F" w:rsidP="00126638">
      <w:pPr>
        <w:pStyle w:val="Code"/>
        <w:rPr>
          <w:ins w:id="260" w:author="Kelvin Sung" w:date="2021-09-12T10:37:00Z"/>
          <w:rFonts w:hint="eastAsia"/>
        </w:rPr>
      </w:pPr>
      <w:ins w:id="261" w:author="Kelvin Sung" w:date="2021-09-12T10:37:00Z">
        <w:r>
          <w:rPr>
            <w:rFonts w:hint="eastAsia"/>
          </w:rPr>
          <w:lastRenderedPageBreak/>
          <w:t>50: ^HERE^[86]</w:t>
        </w:r>
      </w:ins>
    </w:p>
    <w:p w14:paraId="07C1A52B" w14:textId="625130FD"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6DDB2B12" w14:textId="77777777" w:rsidR="005B099F" w:rsidRDefault="005B099F" w:rsidP="00126638">
      <w:pPr>
        <w:pStyle w:val="Code"/>
        <w:rPr>
          <w:ins w:id="262" w:author="Kelvin Sung" w:date="2021-09-12T10:37:00Z"/>
          <w:rFonts w:hint="eastAsia"/>
        </w:rPr>
      </w:pPr>
      <w:ins w:id="263" w:author="Kelvin Sung" w:date="2021-09-12T10:37:00Z">
        <w:r>
          <w:rPr>
            <w:rFonts w:hint="eastAsia"/>
          </w:rPr>
          <w:t>--------------------------------------------------------------------------</w:t>
        </w:r>
      </w:ins>
    </w:p>
    <w:p w14:paraId="6448AF61" w14:textId="77777777" w:rsidR="005B099F" w:rsidRDefault="005B099F" w:rsidP="00126638">
      <w:pPr>
        <w:pStyle w:val="Code"/>
        <w:rPr>
          <w:ins w:id="264" w:author="Kelvin Sung" w:date="2021-09-12T10:37:00Z"/>
          <w:rFonts w:hint="eastAsia"/>
        </w:rPr>
      </w:pPr>
      <w:ins w:id="265" w:author="Kelvin Sung" w:date="2021-09-12T10:37:00Z">
        <w:r>
          <w:rPr>
            <w:rFonts w:hint="eastAsia"/>
          </w:rPr>
          <w:t>51: ^HERE^[96]</w:t>
        </w:r>
      </w:ins>
    </w:p>
    <w:p w14:paraId="032E8EC0" w14:textId="0C103187"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r w:rsidRPr="00126638">
        <w:rPr>
          <w:rStyle w:val="CodeInline"/>
        </w:rPr>
        <w:t>activate()</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r w:rsidR="00674C36" w:rsidRPr="00AB51B9">
        <w:rPr>
          <w:rStyle w:val="CodeInline"/>
        </w:rPr>
        <w:t>TextureShader</w:t>
      </w:r>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4CEC5886" w:rsidR="00176116" w:rsidRDefault="00176116" w:rsidP="00176116">
      <w:pPr>
        <w:pStyle w:val="NoteTipCaution"/>
      </w:pPr>
      <w:r w:rsidRPr="00176116">
        <w:rPr>
          <w:rStyle w:val="Strong"/>
        </w:rPr>
        <w:t>Note</w:t>
      </w:r>
      <w:r w:rsidRPr="00176116">
        <w:tab/>
        <w:t xml:space="preserve">WebGL supports simultaneous activation of multiple texture units during rendering. Depending on the </w:t>
      </w:r>
      <w:r w:rsidR="00B94EF8">
        <w:t xml:space="preserve">GPU </w:t>
      </w:r>
      <w:r w:rsidR="00706807">
        <w:t xml:space="preserve">a minimum of 8 </w:t>
      </w:r>
      <w:r w:rsidRPr="00176116">
        <w:t>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537D03F0" w:rsidR="00176116" w:rsidRDefault="005B099F" w:rsidP="00176116">
      <w:pPr>
        <w:pStyle w:val="BodyTextFirst"/>
        <w:rPr>
          <w:rFonts w:hint="eastAsia"/>
        </w:rPr>
      </w:pPr>
      <w:ins w:id="266" w:author="Kelvin Sung" w:date="2021-09-12T10:37:00Z">
        <w:r>
          <w:rPr>
            <w:rFonts w:hint="eastAsia"/>
          </w:rPr>
          <w:t>&gt;&gt;HERE</w:t>
        </w:r>
      </w:ins>
      <w:r w:rsidR="00176116">
        <w:t xml:space="preserve">So far, you have been binding the color texture map to WebGL texture unit 0. With the addition of the normal texture, </w:t>
      </w:r>
      <w:r w:rsidR="006B1B49">
        <w:t xml:space="preserve">the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rsidR="00176116">
        <w:t>Fortunately, this is a straightforward change.</w:t>
      </w:r>
    </w:p>
    <w:p w14:paraId="1D573FF1" w14:textId="136AADF3" w:rsidR="00B9388E" w:rsidRDefault="00B9388E" w:rsidP="00B9388E">
      <w:pPr>
        <w:pStyle w:val="BodyTextCont"/>
        <w:rPr>
          <w:rFonts w:hint="eastAsia"/>
        </w:rPr>
      </w:pPr>
      <w:r>
        <w:lastRenderedPageBreak/>
        <w:t xml:space="preserve">Modify the </w:t>
      </w:r>
      <w:r w:rsidRPr="00AB51B9">
        <w:rPr>
          <w:rStyle w:val="CodeInline"/>
        </w:rPr>
        <w:t>texture</w:t>
      </w:r>
      <w:r>
        <w:t xml:space="preserve"> module by opening </w:t>
      </w:r>
      <w:r w:rsidRPr="00AB51B9">
        <w:rPr>
          <w:rStyle w:val="CodeInline"/>
        </w:rPr>
        <w:t>texture.js</w:t>
      </w:r>
      <w:r>
        <w:t xml:space="preserve"> in the </w:t>
      </w:r>
      <w:r w:rsidRPr="00AB51B9">
        <w:rPr>
          <w:rStyle w:val="CodeInline"/>
        </w:rPr>
        <w:t>src/engine/resources</w:t>
      </w:r>
      <w:r>
        <w:t xml:space="preserve"> folder. Edit the </w:t>
      </w:r>
      <w:r w:rsidRPr="00AB51B9">
        <w:rPr>
          <w:rStyle w:val="CodeInline"/>
        </w:rPr>
        <w:t>activate()</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r w:rsidR="005C5812" w:rsidRPr="00AB51B9">
        <w:rPr>
          <w:rStyle w:val="CodeInline"/>
        </w:rPr>
        <w:t>activate()</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526D0C59" w14:textId="77777777" w:rsidR="005B099F" w:rsidRDefault="005B099F" w:rsidP="00AB51B9">
      <w:pPr>
        <w:pStyle w:val="Code"/>
        <w:rPr>
          <w:ins w:id="267" w:author="Kelvin Sung" w:date="2021-09-12T10:37:00Z"/>
          <w:rFonts w:hint="eastAsia"/>
        </w:rPr>
      </w:pPr>
      <w:ins w:id="268" w:author="Kelvin Sung" w:date="2021-09-12T10:37:00Z">
        <w:r>
          <w:rPr>
            <w:rFonts w:hint="eastAsia"/>
          </w:rPr>
          <w:t>--------------------------------------------------------------------------</w:t>
        </w:r>
      </w:ins>
    </w:p>
    <w:p w14:paraId="071CA409" w14:textId="77777777" w:rsidR="005B099F" w:rsidRDefault="005B099F" w:rsidP="00AB51B9">
      <w:pPr>
        <w:pStyle w:val="Code"/>
        <w:rPr>
          <w:ins w:id="269" w:author="Kelvin Sung" w:date="2021-09-12T10:37:00Z"/>
          <w:rFonts w:hint="eastAsia"/>
        </w:rPr>
      </w:pPr>
      <w:ins w:id="270" w:author="Kelvin Sung" w:date="2021-09-12T10:37:00Z">
        <w:r>
          <w:rPr>
            <w:rFonts w:hint="eastAsia"/>
          </w:rPr>
          <w:t>52: ^HERE^[78]</w:t>
        </w:r>
      </w:ins>
    </w:p>
    <w:p w14:paraId="22BE6E63" w14:textId="3C7F9FA7"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5B099F">
      <w:pPr>
        <w:pStyle w:val="Code"/>
        <w:rPr>
          <w:rStyle w:val="CodeBold"/>
        </w:rPr>
        <w:pPrChange w:id="271" w:author="Kelvin Sung" w:date="2021-09-12T10:37:00Z">
          <w:pPr>
            <w:pStyle w:val="Code"/>
            <w:ind w:firstLine="435"/>
          </w:pPr>
        </w:pPrChange>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IllumRenderable </w:t>
      </w:r>
      <w:r w:rsidR="00E15C4E">
        <w:t>Class</w:t>
      </w:r>
    </w:p>
    <w:p w14:paraId="3051336A" w14:textId="70CDA2FE" w:rsidR="00176116" w:rsidRPr="00176116" w:rsidRDefault="005B099F" w:rsidP="00176116">
      <w:pPr>
        <w:pStyle w:val="BodyTextFirst"/>
        <w:rPr>
          <w:rFonts w:hint="eastAsia"/>
        </w:rPr>
      </w:pPr>
      <w:ins w:id="272" w:author="Kelvin Sung" w:date="2021-09-12T10:37:00Z">
        <w:r>
          <w:rPr>
            <w:rFonts w:hint="eastAsia"/>
          </w:rPr>
          <w:t>&gt;&gt;HERE</w:t>
        </w:r>
      </w:ins>
      <w:r w:rsidR="00176116" w:rsidRPr="00176116">
        <w:t xml:space="preserve">You can now </w:t>
      </w:r>
      <w:r w:rsidR="00B9388E">
        <w:t xml:space="preserve">define the </w:t>
      </w:r>
      <w:r w:rsidR="003E4989" w:rsidRPr="00176116">
        <w:t>illumination</w:t>
      </w:r>
      <w:r w:rsidR="00176116" w:rsidRPr="00176116">
        <w:t xml:space="preserve"> </w:t>
      </w:r>
      <w:r w:rsidR="00B9388E" w:rsidRPr="00AB51B9">
        <w:rPr>
          <w:rStyle w:val="CodeInline"/>
        </w:rPr>
        <w:t>R</w:t>
      </w:r>
      <w:r w:rsidR="00176116" w:rsidRPr="00AB51B9">
        <w:rPr>
          <w:rStyle w:val="CodeInline"/>
        </w:rPr>
        <w:t>enderable</w:t>
      </w:r>
      <w:r w:rsidR="00176116" w:rsidRPr="00176116">
        <w:t xml:space="preserve"> </w:t>
      </w:r>
      <w:r w:rsidR="00B9388E">
        <w:t xml:space="preserve">class </w:t>
      </w:r>
      <w:r w:rsidR="00176116" w:rsidRPr="00176116">
        <w:t xml:space="preserve">to leverage the </w:t>
      </w:r>
      <w:r w:rsidR="001126F3">
        <w:t xml:space="preserve">newly created </w:t>
      </w:r>
      <w:r w:rsidR="00176116"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r w:rsidRPr="001126F3">
        <w:rPr>
          <w:rStyle w:val="CodeInline"/>
        </w:rPr>
        <w:t>src/</w:t>
      </w:r>
      <w:r w:rsidR="001126F3" w:rsidRPr="001126F3">
        <w:rPr>
          <w:rStyle w:val="CodeInline"/>
        </w:rPr>
        <w:t>e</w:t>
      </w:r>
      <w:r w:rsidRPr="001126F3">
        <w:rPr>
          <w:rStyle w:val="CodeInline"/>
        </w:rPr>
        <w:t>ngine/</w:t>
      </w:r>
      <w:r w:rsidR="001126F3" w:rsidRPr="001126F3">
        <w:rPr>
          <w:rStyle w:val="CodeInline"/>
        </w:rPr>
        <w:t>r</w:t>
      </w:r>
      <w:r w:rsidRPr="001126F3">
        <w:rPr>
          <w:rStyle w:val="CodeInline"/>
        </w:rPr>
        <w:t>enderables</w:t>
      </w:r>
      <w:r w:rsidRPr="00176116">
        <w:t xml:space="preserve"> folder</w:t>
      </w:r>
      <w:r w:rsidR="004D06AC">
        <w:t xml:space="preserve">, defining the </w:t>
      </w:r>
      <w:r w:rsidR="001126F3" w:rsidRPr="001126F3">
        <w:rPr>
          <w:rStyle w:val="CodeInline"/>
        </w:rPr>
        <w:t>IllumRenderable</w:t>
      </w:r>
      <w:r w:rsidR="001126F3">
        <w:t xml:space="preserve"> </w:t>
      </w:r>
      <w:r w:rsidR="004D06AC">
        <w:t xml:space="preserve">class to subclass from </w:t>
      </w:r>
      <w:r w:rsidR="001126F3" w:rsidRPr="001126F3">
        <w:rPr>
          <w:rStyle w:val="CodeInline"/>
        </w:rPr>
        <w:t>LightRenderable</w:t>
      </w:r>
      <w:r w:rsidR="004D06AC">
        <w:t xml:space="preserve">, and initializing </w:t>
      </w:r>
      <w:r w:rsidRPr="00176116">
        <w:t xml:space="preserve">a </w:t>
      </w:r>
      <w:r w:rsidRPr="001126F3">
        <w:rPr>
          <w:rStyle w:val="CodeInline"/>
        </w:rPr>
        <w:t>mNormalMap</w:t>
      </w:r>
      <w:r w:rsidRPr="00176116">
        <w:t xml:space="preserve"> instance variable to record the normal map ID. The </w:t>
      </w:r>
      <w:r w:rsidRPr="001126F3">
        <w:rPr>
          <w:rStyle w:val="CodeInline"/>
        </w:rPr>
        <w:t>IllumRenderable</w:t>
      </w:r>
      <w:r w:rsidRPr="00176116">
        <w:t xml:space="preserve"> object works with two texture maps: </w:t>
      </w:r>
      <w:r w:rsidRPr="001126F3">
        <w:rPr>
          <w:rStyle w:val="CodeInline"/>
        </w:rPr>
        <w:t>myTexture</w:t>
      </w:r>
      <w:r w:rsidRPr="00176116">
        <w:t xml:space="preserve"> for color texture map and </w:t>
      </w:r>
      <w:r w:rsidRPr="001126F3">
        <w:rPr>
          <w:rStyle w:val="CodeInline"/>
        </w:rPr>
        <w:t>myNormalMap</w:t>
      </w:r>
      <w:r w:rsidRPr="00176116">
        <w:t xml:space="preserve"> for normal mapping. Note that these two texture maps share the same texture coordinates defined in </w:t>
      </w:r>
      <w:r w:rsidRPr="001126F3">
        <w:rPr>
          <w:rStyle w:val="CodeInline"/>
        </w:rPr>
        <w:t>mTexCoordBuffer</w:t>
      </w:r>
      <w:r w:rsidRPr="00176116">
        <w:t xml:space="preserve"> in the </w:t>
      </w:r>
      <w:r w:rsidRPr="001126F3">
        <w:rPr>
          <w:rStyle w:val="CodeInline"/>
        </w:rPr>
        <w:t>SpriteShader</w:t>
      </w:r>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4CB62E8F" w14:textId="77777777" w:rsidR="005B099F" w:rsidRDefault="005B099F" w:rsidP="001126F3">
      <w:pPr>
        <w:pStyle w:val="Code"/>
        <w:rPr>
          <w:ins w:id="273" w:author="Kelvin Sung" w:date="2021-09-12T10:37:00Z"/>
          <w:rFonts w:hint="eastAsia"/>
        </w:rPr>
      </w:pPr>
      <w:ins w:id="274" w:author="Kelvin Sung" w:date="2021-09-12T10:37:00Z">
        <w:r>
          <w:rPr>
            <w:rFonts w:hint="eastAsia"/>
          </w:rPr>
          <w:t>--------------------------------------------------------------------------</w:t>
        </w:r>
      </w:ins>
    </w:p>
    <w:p w14:paraId="1A1AA0B4" w14:textId="77777777" w:rsidR="005B099F" w:rsidRDefault="005B099F" w:rsidP="001126F3">
      <w:pPr>
        <w:pStyle w:val="Code"/>
        <w:rPr>
          <w:ins w:id="275" w:author="Kelvin Sung" w:date="2021-09-12T10:37:00Z"/>
          <w:rFonts w:hint="eastAsia"/>
        </w:rPr>
      </w:pPr>
      <w:ins w:id="276" w:author="Kelvin Sung" w:date="2021-09-12T10:37:00Z">
        <w:r>
          <w:rPr>
            <w:rFonts w:hint="eastAsia"/>
          </w:rPr>
          <w:t>53: ^HERE^[87]</w:t>
        </w:r>
      </w:ins>
    </w:p>
    <w:p w14:paraId="0551A76B" w14:textId="0424FD6B" w:rsidR="001126F3" w:rsidRDefault="001126F3" w:rsidP="001126F3">
      <w:pPr>
        <w:pStyle w:val="Code"/>
        <w:rPr>
          <w:rFonts w:hint="eastAsia"/>
        </w:rPr>
      </w:pPr>
      <w:r>
        <w:lastRenderedPageBreak/>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277" w:name="_Hlk72122689"/>
      <w:r>
        <w:t xml:space="preserve">    </w:t>
      </w:r>
      <w:r w:rsidRPr="001126F3">
        <w:t>... implementation to follow …</w:t>
      </w:r>
      <w:bookmarkEnd w:id="277"/>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rFonts w:hint="eastAsia"/>
        </w:rPr>
      </w:pPr>
      <w:r>
        <w:t>export default IllumRenderable;</w:t>
      </w:r>
    </w:p>
    <w:p w14:paraId="3B7316BB" w14:textId="177AA8B4" w:rsidR="000F3C25" w:rsidRPr="001126F3" w:rsidRDefault="000F3C25" w:rsidP="00B94EF8">
      <w:pPr>
        <w:pStyle w:val="NoteTipCaution"/>
      </w:pPr>
      <w:r w:rsidRPr="00FB3BA0">
        <w:rPr>
          <w:rStyle w:val="Strong"/>
        </w:rPr>
        <w:t>Note</w:t>
      </w:r>
      <w:r>
        <w:tab/>
        <w:t xml:space="preserve">Once again, it is important to </w:t>
      </w:r>
      <w:r w:rsidR="005C048A">
        <w:t>reiterate</w:t>
      </w:r>
      <w:r>
        <w:t xml:space="preserve"> that the normal texture map </w:t>
      </w:r>
      <w:r w:rsidR="005C048A">
        <w:t xml:space="preserve">is an image that </w:t>
      </w:r>
      <w:r>
        <w:t>must be created</w:t>
      </w:r>
      <w:r w:rsidR="005C048A" w:rsidRPr="005C048A">
        <w:t xml:space="preserve"> </w:t>
      </w:r>
      <w:r w:rsidR="005C048A">
        <w:t>explicitly</w:t>
      </w:r>
      <w:r w:rsidR="00B94EF8">
        <w:t xml:space="preserve"> by an artist or</w:t>
      </w:r>
      <w:r>
        <w:t xml:space="preserve"> algorithmically by an appropriate program. Using a regular color texture map image as</w:t>
      </w:r>
      <w:r w:rsidR="005C048A">
        <w:t xml:space="preserve"> a</w:t>
      </w:r>
      <w:r>
        <w:t xml:space="preserve"> normal texture map will</w:t>
      </w:r>
      <w:r w:rsidR="00B94EF8">
        <w:t xml:space="preserve"> </w:t>
      </w:r>
      <w:r>
        <w:t>not work</w:t>
      </w:r>
      <w:r w:rsidR="00B94EF8">
        <w:t xml:space="preserve"> in general</w:t>
      </w:r>
      <w:r w:rsidR="0003261B">
        <w:t>.</w:t>
      </w:r>
    </w:p>
    <w:p w14:paraId="1B7EB3B8" w14:textId="74840AC1" w:rsidR="00F43D5B" w:rsidRDefault="00EE10DF" w:rsidP="000D057D">
      <w:pPr>
        <w:pStyle w:val="NumList"/>
        <w:numPr>
          <w:ilvl w:val="0"/>
          <w:numId w:val="29"/>
        </w:numPr>
        <w:rPr>
          <w:rFonts w:hint="eastAsia"/>
        </w:rPr>
      </w:pPr>
      <w:r w:rsidRPr="00EE10DF">
        <w:t xml:space="preserve">Next override the </w:t>
      </w:r>
      <w:r w:rsidRPr="001126F3">
        <w:rPr>
          <w:rStyle w:val="CodeInline"/>
        </w:rPr>
        <w:t>draw()</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r w:rsidR="00CF5A28" w:rsidRPr="00AB51B9">
        <w:rPr>
          <w:rStyle w:val="CodeInline"/>
        </w:rPr>
        <w:t>texture.activate()</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r w:rsidR="005C5812" w:rsidRPr="00AB51B9">
        <w:rPr>
          <w:rStyle w:val="CodeInline"/>
        </w:rPr>
        <w:t>IllumShader</w:t>
      </w:r>
      <w:r w:rsidR="005C5812">
        <w:t xml:space="preserve"> linking </w:t>
      </w:r>
      <w:r w:rsidR="005C5812" w:rsidRPr="00AB51B9">
        <w:rPr>
          <w:rStyle w:val="CodeInline"/>
        </w:rPr>
        <w:t>uNormalSampler</w:t>
      </w:r>
      <w:r w:rsidR="005B55B0">
        <w:t xml:space="preserve"> to WebGL texture unit 1 and </w:t>
      </w:r>
      <w:r w:rsidR="005B55B0" w:rsidRPr="00AB51B9">
        <w:rPr>
          <w:rStyle w:val="CodeInline"/>
        </w:rPr>
        <w:t>illum_fs</w:t>
      </w:r>
      <w:r w:rsidR="005B55B0">
        <w:t xml:space="preserve"> samples the </w:t>
      </w:r>
      <w:r w:rsidR="005B55B0" w:rsidRPr="00AB51B9">
        <w:rPr>
          <w:rStyle w:val="CodeInline"/>
        </w:rPr>
        <w:t>uNmormalSamper</w:t>
      </w:r>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IllumShader </w:t>
      </w:r>
      <w:r>
        <w:t>Instance</w:t>
      </w:r>
    </w:p>
    <w:p w14:paraId="62AD3CAA" w14:textId="0A93E107" w:rsidR="00EE10DF" w:rsidRDefault="005B099F">
      <w:pPr>
        <w:pStyle w:val="BodyTextFirst"/>
        <w:rPr>
          <w:rFonts w:hint="eastAsia"/>
        </w:rPr>
      </w:pPr>
      <w:ins w:id="278" w:author="Kelvin Sung" w:date="2021-09-12T10:37:00Z">
        <w:r>
          <w:rPr>
            <w:rFonts w:hint="eastAsia"/>
          </w:rPr>
          <w:t>&gt;&gt;HERE</w:t>
        </w:r>
      </w:ins>
      <w:r w:rsidR="00B76FED">
        <w:t xml:space="preserve">Similar to all other shaders in the engine, a default instance of the </w:t>
      </w:r>
      <w:r w:rsidR="00B76FED" w:rsidRPr="00AB51B9">
        <w:rPr>
          <w:rStyle w:val="CodeInline"/>
        </w:rPr>
        <w:t>IllumShader</w:t>
      </w:r>
      <w:r w:rsidR="00B76FED">
        <w:t xml:space="preserve"> </w:t>
      </w:r>
      <w:r w:rsidR="00AB46AE">
        <w:t>must</w:t>
      </w:r>
      <w:r w:rsidR="00B76FED">
        <w:t xml:space="preserve"> be defined to be shared. </w:t>
      </w:r>
      <w:r w:rsidR="006C5525">
        <w:t xml:space="preserve">The code involved in defining the default </w:t>
      </w:r>
      <w:r w:rsidR="006C5525" w:rsidRPr="0007431B">
        <w:rPr>
          <w:rStyle w:val="CodeInline"/>
        </w:rPr>
        <w:t>IllumShader</w:t>
      </w:r>
      <w:r w:rsidR="006C5525">
        <w:t xml:space="preserve"> instance is identical to th</w:t>
      </w:r>
      <w:r w:rsidR="00BE4BE3">
        <w:t>at</w:t>
      </w:r>
      <w:r w:rsidR="006C5525">
        <w:t xml:space="preserve"> of </w:t>
      </w:r>
      <w:r w:rsidR="006C5525" w:rsidRPr="00AB51B9">
        <w:rPr>
          <w:rStyle w:val="CodeInline"/>
        </w:rPr>
        <w:t>LightShader</w:t>
      </w:r>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Defining a Default LightShader Instance</w:t>
      </w:r>
      <w:r w:rsidR="006C5525">
        <w:t xml:space="preserve"> subsection and the </w:t>
      </w:r>
      <w:r w:rsidR="006C5525" w:rsidRPr="00AB51B9">
        <w:rPr>
          <w:rStyle w:val="CodeInline"/>
        </w:rPr>
        <w:t>shader_resources.js</w:t>
      </w:r>
      <w:r w:rsidR="006C5525">
        <w:t xml:space="preserve"> source code file in the </w:t>
      </w:r>
      <w:r w:rsidR="006C5525" w:rsidRPr="00AB51B9">
        <w:rPr>
          <w:rStyle w:val="CodeInline"/>
        </w:rPr>
        <w:t>src/engine/core</w:t>
      </w:r>
      <w:r w:rsidR="006C5525">
        <w:t xml:space="preserve"> folder for details. </w:t>
      </w:r>
    </w:p>
    <w:p w14:paraId="3A970859" w14:textId="0A8DF45F" w:rsidR="00EE10DF" w:rsidRDefault="00EE10DF" w:rsidP="00EE10DF">
      <w:pPr>
        <w:pStyle w:val="Heading3"/>
      </w:pPr>
      <w:r>
        <w:t>Testing the Normal Map</w:t>
      </w:r>
    </w:p>
    <w:p w14:paraId="4F281313" w14:textId="662C6F88" w:rsidR="00EE10DF" w:rsidRDefault="005B099F" w:rsidP="00EE10DF">
      <w:pPr>
        <w:pStyle w:val="BodyTextFirst"/>
        <w:rPr>
          <w:rFonts w:hint="eastAsia"/>
        </w:rPr>
      </w:pPr>
      <w:ins w:id="279" w:author="Kelvin Sung" w:date="2021-09-12T10:37:00Z">
        <w:r>
          <w:rPr>
            <w:rFonts w:hint="eastAsia"/>
          </w:rPr>
          <w:t>&gt;&gt;HERE</w:t>
        </w:r>
      </w:ins>
      <w:r w:rsidR="00EE10DF">
        <w:t xml:space="preserve">Testing the newly integrated normal map functionality must include the verification that the non-normal mapped simple color texture is working correctly. To accomplish this, the background, hero, and left minion will be created as the newly defined </w:t>
      </w:r>
      <w:r w:rsidR="00EE10DF" w:rsidRPr="000C036B">
        <w:rPr>
          <w:rStyle w:val="CodeInline"/>
        </w:rPr>
        <w:t>IllumRenderable</w:t>
      </w:r>
      <w:r w:rsidR="00EE10DF">
        <w:t xml:space="preserve"> object, while the right minion will remain a </w:t>
      </w:r>
      <w:r w:rsidR="00EE10DF" w:rsidRPr="000C036B">
        <w:rPr>
          <w:rStyle w:val="CodeInline"/>
        </w:rPr>
        <w:t>LightRenderable</w:t>
      </w:r>
      <w:r w:rsidR="00EE10DF">
        <w:t xml:space="preserve"> object.</w:t>
      </w:r>
    </w:p>
    <w:p w14:paraId="4F70AA73" w14:textId="77777777" w:rsidR="00EE10DF" w:rsidRDefault="00EE10DF" w:rsidP="00EE10DF">
      <w:pPr>
        <w:pStyle w:val="Heading4"/>
      </w:pPr>
      <w:r>
        <w:lastRenderedPageBreak/>
        <w:t>Modifying the Hero and the Minion</w:t>
      </w:r>
    </w:p>
    <w:p w14:paraId="3047E2DB" w14:textId="51BF91C4" w:rsidR="00EE10DF" w:rsidRDefault="005B099F" w:rsidP="00EE10DF">
      <w:pPr>
        <w:pStyle w:val="BodyTextFirst"/>
        <w:rPr>
          <w:rFonts w:hint="eastAsia"/>
        </w:rPr>
      </w:pPr>
      <w:ins w:id="280" w:author="Kelvin Sung" w:date="2021-09-12T10:37:00Z">
        <w:r>
          <w:rPr>
            <w:rFonts w:hint="eastAsia"/>
          </w:rPr>
          <w:t>&gt;&gt;HERE</w:t>
        </w:r>
      </w:ins>
      <w:r w:rsidR="00EE10DF">
        <w:t xml:space="preserve">The </w:t>
      </w:r>
      <w:r w:rsidR="00EE10DF" w:rsidRPr="00AB51B9">
        <w:rPr>
          <w:rStyle w:val="CodeInline"/>
        </w:rPr>
        <w:t>Hero</w:t>
      </w:r>
      <w:r w:rsidR="00EE10DF">
        <w:t xml:space="preserve"> and </w:t>
      </w:r>
      <w:r w:rsidR="00EE10DF" w:rsidRPr="00AB51B9">
        <w:rPr>
          <w:rStyle w:val="CodeInline"/>
        </w:rPr>
        <w:t>Minion</w:t>
      </w:r>
      <w:r w:rsidR="00EE10DF">
        <w:t xml:space="preserve"> objects should be </w:t>
      </w:r>
      <w:r w:rsidR="0053724F">
        <w:t xml:space="preserve">instantiated as </w:t>
      </w:r>
      <w:r w:rsidR="00EE10DF">
        <w:t xml:space="preserve">the newly defined </w:t>
      </w:r>
      <w:r w:rsidR="00EE10DF" w:rsidRPr="000C036B">
        <w:rPr>
          <w:rStyle w:val="CodeInline"/>
        </w:rPr>
        <w:t>IllumRenderable</w:t>
      </w:r>
      <w:r w:rsidR="00EE10DF">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r w:rsidRPr="00CC1B7B">
        <w:rPr>
          <w:rStyle w:val="CodeInline"/>
        </w:rPr>
        <w:t>src/my_game/objects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r w:rsidR="00EE10DF" w:rsidRPr="000C036B">
        <w:rPr>
          <w:rStyle w:val="CodeInline"/>
        </w:rPr>
        <w:t>IllumRenderable</w:t>
      </w:r>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0C2E3034" w14:textId="77777777" w:rsidR="005B099F" w:rsidRDefault="005B099F" w:rsidP="000C036B">
      <w:pPr>
        <w:pStyle w:val="Code"/>
        <w:rPr>
          <w:ins w:id="281" w:author="Kelvin Sung" w:date="2021-09-12T10:37:00Z"/>
          <w:rFonts w:hint="eastAsia"/>
        </w:rPr>
      </w:pPr>
      <w:ins w:id="282" w:author="Kelvin Sung" w:date="2021-09-12T10:37:00Z">
        <w:r>
          <w:rPr>
            <w:rFonts w:hint="eastAsia"/>
          </w:rPr>
          <w:t>--------------------------------------------------------------------------</w:t>
        </w:r>
      </w:ins>
    </w:p>
    <w:p w14:paraId="76DA5379" w14:textId="77777777" w:rsidR="005B099F" w:rsidRDefault="005B099F" w:rsidP="000C036B">
      <w:pPr>
        <w:pStyle w:val="Code"/>
        <w:rPr>
          <w:ins w:id="283" w:author="Kelvin Sung" w:date="2021-09-12T10:37:00Z"/>
          <w:rFonts w:hint="eastAsia"/>
        </w:rPr>
      </w:pPr>
      <w:ins w:id="284" w:author="Kelvin Sung" w:date="2021-09-12T10:37:00Z">
        <w:r>
          <w:rPr>
            <w:rFonts w:hint="eastAsia"/>
          </w:rPr>
          <w:t>54: ^HERE^[82]</w:t>
        </w:r>
      </w:ins>
    </w:p>
    <w:p w14:paraId="27642D5A" w14:textId="62FBF45C"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r w:rsidRPr="00AB51B9">
        <w:rPr>
          <w:rStyle w:val="CodeInline"/>
        </w:rPr>
        <w:t>LightRenderable</w:t>
      </w:r>
      <w:r>
        <w:t xml:space="preserve"> or an </w:t>
      </w:r>
      <w:r w:rsidR="00EE10DF" w:rsidRPr="000C036B">
        <w:rPr>
          <w:rStyle w:val="CodeInline"/>
        </w:rPr>
        <w:t>IllumRenderable</w:t>
      </w:r>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7EA563BB" w14:textId="77777777" w:rsidR="005B099F" w:rsidRDefault="005B099F" w:rsidP="000C036B">
      <w:pPr>
        <w:pStyle w:val="Code"/>
        <w:rPr>
          <w:ins w:id="285" w:author="Kelvin Sung" w:date="2021-09-12T10:37:00Z"/>
          <w:rFonts w:hint="eastAsia"/>
        </w:rPr>
      </w:pPr>
      <w:ins w:id="286" w:author="Kelvin Sung" w:date="2021-09-12T10:37:00Z">
        <w:r>
          <w:rPr>
            <w:rFonts w:hint="eastAsia"/>
          </w:rPr>
          <w:t>--------------------------------------------------------------------------</w:t>
        </w:r>
      </w:ins>
    </w:p>
    <w:p w14:paraId="73C3FC6E" w14:textId="77777777" w:rsidR="005B099F" w:rsidRDefault="005B099F" w:rsidP="000C036B">
      <w:pPr>
        <w:pStyle w:val="Code"/>
        <w:rPr>
          <w:ins w:id="287" w:author="Kelvin Sung" w:date="2021-09-12T10:37:00Z"/>
          <w:rFonts w:hint="eastAsia"/>
        </w:rPr>
      </w:pPr>
      <w:ins w:id="288" w:author="Kelvin Sung" w:date="2021-09-12T10:37:00Z">
        <w:r>
          <w:rPr>
            <w:rFonts w:hint="eastAsia"/>
          </w:rPr>
          <w:t>55: ^HERE^[75]</w:t>
        </w:r>
      </w:ins>
    </w:p>
    <w:p w14:paraId="40CFEC0C" w14:textId="29EFE8D5"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FB09E7B" w14:textId="77777777" w:rsidR="005B099F" w:rsidRDefault="005B099F" w:rsidP="000C036B">
      <w:pPr>
        <w:pStyle w:val="Code"/>
        <w:rPr>
          <w:ins w:id="289" w:author="Kelvin Sung" w:date="2021-09-12T10:37:00Z"/>
          <w:rStyle w:val="CodeBold"/>
        </w:rPr>
      </w:pPr>
      <w:ins w:id="290" w:author="Kelvin Sung" w:date="2021-09-12T10:37:00Z">
        <w:r>
          <w:rPr>
            <w:rStyle w:val="CodeBold"/>
          </w:rPr>
          <w:t>--------------------------------------------------------------------------</w:t>
        </w:r>
      </w:ins>
    </w:p>
    <w:p w14:paraId="178502B2" w14:textId="77777777" w:rsidR="005B099F" w:rsidRDefault="005B099F" w:rsidP="000C036B">
      <w:pPr>
        <w:pStyle w:val="Code"/>
        <w:rPr>
          <w:ins w:id="291" w:author="Kelvin Sung" w:date="2021-09-12T10:37:00Z"/>
          <w:rStyle w:val="CodeBold"/>
        </w:rPr>
      </w:pPr>
      <w:ins w:id="292" w:author="Kelvin Sung" w:date="2021-09-12T10:37:00Z">
        <w:r>
          <w:rPr>
            <w:rStyle w:val="CodeBold"/>
          </w:rPr>
          <w:t>56: ^HERE^[86]</w:t>
        </w:r>
      </w:ins>
    </w:p>
    <w:p w14:paraId="6DD55E8B" w14:textId="65BCD003"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Modifying MyGame</w:t>
      </w:r>
    </w:p>
    <w:p w14:paraId="253D1E17" w14:textId="64C526F3" w:rsidR="00EE10DF" w:rsidRDefault="005B099F" w:rsidP="00EE10DF">
      <w:pPr>
        <w:pStyle w:val="BodyTextFirst"/>
        <w:rPr>
          <w:rFonts w:hint="eastAsia"/>
        </w:rPr>
      </w:pPr>
      <w:ins w:id="293" w:author="Kelvin Sung" w:date="2021-09-12T10:37:00Z">
        <w:r>
          <w:rPr>
            <w:rFonts w:hint="eastAsia"/>
          </w:rPr>
          <w:t>&gt;&gt;HERE</w:t>
        </w:r>
      </w:ins>
      <w:r w:rsidR="00EE10DF">
        <w:t xml:space="preserve">You can now modify </w:t>
      </w:r>
      <w:r w:rsidR="00EE10DF" w:rsidRPr="000C036B">
        <w:rPr>
          <w:rStyle w:val="CodeInline"/>
        </w:rPr>
        <w:t>MyGame</w:t>
      </w:r>
      <w:r w:rsidR="00EE10DF">
        <w:t xml:space="preserve"> to test and display your implementation of the illumination shader. Modify the </w:t>
      </w:r>
      <w:r w:rsidR="000C036B" w:rsidRPr="000C036B">
        <w:rPr>
          <w:rStyle w:val="CodeInline"/>
        </w:rPr>
        <w:t>my_g</w:t>
      </w:r>
      <w:r w:rsidR="00EE10DF" w:rsidRPr="000C036B">
        <w:rPr>
          <w:rStyle w:val="CodeInline"/>
        </w:rPr>
        <w:t>ame</w:t>
      </w:r>
      <w:r w:rsidR="000C036B" w:rsidRPr="000C036B">
        <w:rPr>
          <w:rStyle w:val="CodeInline"/>
        </w:rPr>
        <w:t>_main</w:t>
      </w:r>
      <w:r w:rsidR="00EE10DF" w:rsidRPr="000C036B">
        <w:rPr>
          <w:rStyle w:val="CodeInline"/>
        </w:rPr>
        <w:t>.js</w:t>
      </w:r>
      <w:r w:rsidR="00EE10DF">
        <w:t xml:space="preserve"> file in the </w:t>
      </w:r>
      <w:r w:rsidR="00EE10DF" w:rsidRPr="000C036B">
        <w:rPr>
          <w:rStyle w:val="CodeInline"/>
        </w:rPr>
        <w:t>src</w:t>
      </w:r>
      <w:r w:rsidR="000C036B" w:rsidRPr="000C036B">
        <w:rPr>
          <w:rStyle w:val="CodeInline"/>
        </w:rPr>
        <w:t>/my_g</w:t>
      </w:r>
      <w:r w:rsidR="00EE10DF" w:rsidRPr="000C036B">
        <w:rPr>
          <w:rStyle w:val="CodeInline"/>
        </w:rPr>
        <w:t>ame</w:t>
      </w:r>
      <w:r w:rsidR="00EE10DF">
        <w:t xml:space="preserve"> folder to load and unload the new normal maps and to create the </w:t>
      </w:r>
      <w:r w:rsidR="00EE10DF" w:rsidRPr="000C036B">
        <w:rPr>
          <w:rStyle w:val="CodeInline"/>
        </w:rPr>
        <w:t>Hero</w:t>
      </w:r>
      <w:r w:rsidR="00EE10DF">
        <w:t xml:space="preserve"> and </w:t>
      </w:r>
      <w:r w:rsidR="00EE10DF" w:rsidRPr="000C036B">
        <w:rPr>
          <w:rStyle w:val="CodeInline"/>
        </w:rPr>
        <w:t>Minion</w:t>
      </w:r>
      <w:r w:rsidR="00EE10DF">
        <w:t xml:space="preserve"> objects with the normal map files. As previously, the involved changes are straightforward and relatively </w:t>
      </w:r>
      <w:r w:rsidR="00961F67">
        <w:t>minimal</w:t>
      </w:r>
      <w:r w:rsidR="00EE10DF">
        <w:t>; as such, the details are not shown here.</w:t>
      </w:r>
    </w:p>
    <w:p w14:paraId="1D205AF1" w14:textId="707582A2" w:rsidR="00EE10DF" w:rsidRPr="00EE10DF" w:rsidRDefault="00EE10DF" w:rsidP="00EE10DF">
      <w:pPr>
        <w:pStyle w:val="Heading3"/>
      </w:pPr>
      <w:r w:rsidRPr="00EE10DF">
        <w:t>Observations</w:t>
      </w:r>
    </w:p>
    <w:p w14:paraId="6B7444A6" w14:textId="7A7432A2" w:rsidR="00B259A2" w:rsidRDefault="005B099F" w:rsidP="00EE10DF">
      <w:pPr>
        <w:pStyle w:val="BodyTextFirst"/>
        <w:rPr>
          <w:rFonts w:hint="eastAsia"/>
        </w:rPr>
      </w:pPr>
      <w:ins w:id="294" w:author="Kelvin Sung" w:date="2021-09-12T10:37:00Z">
        <w:r>
          <w:rPr>
            <w:rFonts w:hint="eastAsia"/>
          </w:rPr>
          <w:t>&gt;&gt;HERE</w:t>
        </w:r>
      </w:ins>
      <w:r w:rsidR="00EE10DF" w:rsidRPr="00EE10DF">
        <w:t>With the project now complete</w:t>
      </w:r>
      <w:r w:rsidR="00EC46FE">
        <w:t>d</w:t>
      </w:r>
      <w:r w:rsidR="00EE10DF" w:rsidRPr="00EE10DF">
        <w:t xml:space="preserve">, you can run it and check your results to observe the effects of diffuse illumination. Notice that the </w:t>
      </w:r>
      <w:r w:rsidR="00EE10DF" w:rsidRPr="000C036B">
        <w:rPr>
          <w:rStyle w:val="CodeInline"/>
        </w:rPr>
        <w:t>Hero</w:t>
      </w:r>
      <w:r w:rsidR="00EE10DF" w:rsidRPr="00EE10DF">
        <w:t xml:space="preserve">, left </w:t>
      </w:r>
      <w:r w:rsidR="00EE10DF" w:rsidRPr="000C036B">
        <w:rPr>
          <w:rStyle w:val="CodeInline"/>
        </w:rPr>
        <w:t>Minion</w:t>
      </w:r>
      <w:r w:rsidR="00EE10DF" w:rsidRPr="00EE10DF">
        <w:t xml:space="preserve">, and the background objects are illuminated with a diffuse computation and appear </w:t>
      </w:r>
      <w:r w:rsidR="00EE10DF" w:rsidRPr="00EE10DF">
        <w:lastRenderedPageBreak/>
        <w:t>to provide more depth from the lights. There is much more variation of colors and shades across these objects</w:t>
      </w:r>
      <w:r w:rsidR="00B259A2">
        <w:t xml:space="preserve">. </w:t>
      </w:r>
      <w:r w:rsidR="00EE10DF" w:rsidRPr="00EE10DF">
        <w:t xml:space="preserve">  </w:t>
      </w:r>
    </w:p>
    <w:p w14:paraId="30FA15F0" w14:textId="60F95D48"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similar </w:t>
      </w:r>
      <w:r w:rsidR="006D6CF6">
        <w:t xml:space="preserve">results </w:t>
      </w:r>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r w:rsidR="003F38B5">
        <w:t xml:space="preserve">brightest </w:t>
      </w:r>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86E53C"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r w:rsidR="003F38B5">
        <w:t xml:space="preserve">For a more dramatic result, lower the </w:t>
      </w:r>
      <w:r w:rsidR="0003261B">
        <w:t>z</w:t>
      </w:r>
      <w:r w:rsidR="003F38B5">
        <w:t xml:space="preserve"> height of the light (with the</w:t>
      </w:r>
      <w:r w:rsidR="00934012">
        <w:t xml:space="preserve"> X key) to a value lower than </w:t>
      </w:r>
      <w:r w:rsidR="007F79BA">
        <w:t>5</w:t>
      </w:r>
      <w:r w:rsidR="00934012">
        <w:t xml:space="preserve">. </w:t>
      </w:r>
      <w:r w:rsidR="0003261B">
        <w:t>W</w:t>
      </w:r>
      <w:r w:rsidR="00B259A2" w:rsidRPr="00EE10DF">
        <w:t>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56C76271" w:rsidR="00C14FDC" w:rsidRDefault="005B099F" w:rsidP="00EE10DF">
      <w:pPr>
        <w:pStyle w:val="BodyTextFirst"/>
        <w:rPr>
          <w:rFonts w:hint="eastAsia"/>
        </w:rPr>
      </w:pPr>
      <w:ins w:id="295" w:author="Kelvin Sung" w:date="2021-09-12T10:37:00Z">
        <w:r>
          <w:rPr>
            <w:rFonts w:hint="eastAsia"/>
          </w:rPr>
          <w:t>&gt;&gt;HERE</w:t>
        </w:r>
      </w:ins>
      <w:r w:rsidR="00EE10DF" w:rsidRPr="00EE10DF">
        <w:t>The diffuse lighting you have implemented is suitable for simulating the illumination of matte surfaces such as typical printer papers, many painted interior walls, or even a traditional blackboard. The Phong illumination model</w:t>
      </w:r>
      <w:r w:rsidR="00EE10DF" w:rsidRPr="00EE10DF">
        <w:fldChar w:fldCharType="begin"/>
      </w:r>
      <w:r w:rsidR="00EE10DF" w:rsidRPr="00EE10DF">
        <w:instrText xml:space="preserve"> XE "Specular reflection:Phong illumination model" </w:instrText>
      </w:r>
      <w:r w:rsidR="00EE10DF" w:rsidRPr="00EE10DF">
        <w:fldChar w:fldCharType="end"/>
      </w:r>
      <w:r w:rsidR="00EE10DF" w:rsidRPr="00EE10DF">
        <w:t xml:space="preserve"> extends this simple diffuse lighting</w:t>
      </w:r>
      <w:r w:rsidR="00EE10DF" w:rsidRPr="00EE10DF">
        <w:fldChar w:fldCharType="begin"/>
      </w:r>
      <w:r w:rsidR="00EE10DF" w:rsidRPr="00EE10DF">
        <w:instrText xml:space="preserve"> XE "Specular reflection:diffuse lighting" </w:instrText>
      </w:r>
      <w:r w:rsidR="00EE10DF" w:rsidRPr="00EE10DF">
        <w:fldChar w:fldCharType="end"/>
      </w:r>
      <w:r w:rsidR="00EE10DF" w:rsidRPr="00EE10DF">
        <w:t xml:space="preserve"> by introducing a specular term to simulate the reflection of the light source across a shiny surface. </w:t>
      </w:r>
      <w:r w:rsidR="00AF0979">
        <w:t xml:space="preserve">Figure 8-14 shows an example of three spheres, a simple matte </w:t>
      </w:r>
      <w:bookmarkStart w:id="296" w:name="_Hlk81855963"/>
      <w:r w:rsidR="00AF0979">
        <w:t>sphere</w:t>
      </w:r>
      <w:bookmarkEnd w:id="296"/>
      <w:r w:rsidR="00AF0979">
        <w:t xml:space="preserve">, a </w:t>
      </w:r>
      <w:r w:rsidR="0003261B" w:rsidRPr="0003261B">
        <w:t>sphere</w:t>
      </w:r>
      <w:r w:rsidR="0003261B">
        <w:t xml:space="preserve"> with moderate </w:t>
      </w:r>
      <w:r w:rsidR="00AF0979">
        <w:t>specular highlights and a highly polished sphere. The</w:t>
      </w:r>
      <w:r w:rsidR="00FB42B6">
        <w:t xml:space="preserve"> highlights</w:t>
      </w:r>
      <w:r w:rsidR="0003261B">
        <w:t xml:space="preserve"> on the two spheres to the right</w:t>
      </w:r>
      <w:r w:rsidR="00FB42B6">
        <w:t xml:space="preserve"> are results of the Phong specular term.</w:t>
      </w:r>
    </w:p>
    <w:p w14:paraId="0E0C8B49" w14:textId="77777777" w:rsidR="00C14FDC" w:rsidRPr="00EE10DF" w:rsidRDefault="00C14FDC" w:rsidP="00C14FDC">
      <w:pPr>
        <w:pStyle w:val="Figure"/>
      </w:pPr>
      <w:r w:rsidRPr="00EE10DF">
        <w:rPr>
          <w:noProof/>
        </w:rPr>
        <w:lastRenderedPageBreak/>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3"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2CC400FA"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lastRenderedPageBreak/>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3213E091"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K</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r w:rsidR="00773243">
        <w:rPr>
          <w:rStyle w:val="CodeInline"/>
        </w:rPr>
        <w:t>illum_fs</w:t>
      </w:r>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r w:rsidR="00773243">
        <w:rPr>
          <w:rStyle w:val="CodeInline"/>
        </w:rPr>
        <w:t>illum_fs</w:t>
      </w:r>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r w:rsidRPr="00773243">
        <w:rPr>
          <w:rStyle w:val="CodeInline"/>
        </w:rPr>
        <w:t>IllumShader</w:t>
      </w:r>
      <w:r w:rsidRPr="00EE10DF">
        <w:t>/</w:t>
      </w:r>
      <w:r w:rsidRPr="00773243">
        <w:rPr>
          <w:rStyle w:val="CodeInline"/>
        </w:rPr>
        <w:t>IllumRenderable</w:t>
      </w:r>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lastRenderedPageBreak/>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A1870FA" w:rsidR="003476F7" w:rsidRPr="003476F7" w:rsidRDefault="005B099F" w:rsidP="003476F7">
      <w:pPr>
        <w:pStyle w:val="BodyTextFirst"/>
        <w:rPr>
          <w:rFonts w:hint="eastAsia"/>
        </w:rPr>
      </w:pPr>
      <w:ins w:id="297" w:author="Kelvin Sung" w:date="2021-09-12T10:37:00Z">
        <w:r>
          <w:rPr>
            <w:rFonts w:hint="eastAsia"/>
          </w:rPr>
          <w:t>&gt;&gt;HERE</w:t>
        </w:r>
      </w:ins>
      <w:r w:rsidR="00EE10DF" w:rsidRPr="00EE10DF">
        <w:t xml:space="preserve">To implement the Phong illumination model, a </w:t>
      </w:r>
      <w:r w:rsidR="00EE10DF" w:rsidRPr="00773243">
        <w:rPr>
          <w:rStyle w:val="CodeInline"/>
        </w:rPr>
        <w:t>Material</w:t>
      </w:r>
      <w:r w:rsidR="00EE10DF" w:rsidRPr="00EE10DF">
        <w:t xml:space="preserve"> </w:t>
      </w:r>
      <w:r w:rsidR="00D14A58">
        <w:t>class</w:t>
      </w:r>
      <w:r w:rsidR="00D14A58" w:rsidRPr="00EE10DF">
        <w:t xml:space="preserve"> </w:t>
      </w:r>
      <w:r w:rsidR="00EE10DF" w:rsidRPr="00EE10DF">
        <w:t xml:space="preserve">that </w:t>
      </w:r>
      <w:r w:rsidR="00D14A58">
        <w:t xml:space="preserve">encapsulates </w:t>
      </w:r>
      <w:r w:rsidR="00EE10DF" w:rsidRPr="00EE10DF">
        <w:t xml:space="preserve">the surface material property in Figure </w:t>
      </w:r>
      <w:r w:rsidR="003401C9">
        <w:t>8-18</w:t>
      </w:r>
      <w:r w:rsidR="00EE10DF" w:rsidRPr="00EE10DF">
        <w:t xml:space="preserve"> must be defined and referenced by each </w:t>
      </w:r>
      <w:r w:rsidR="00EE10DF" w:rsidRPr="00773243">
        <w:rPr>
          <w:rStyle w:val="CodeInline"/>
        </w:rPr>
        <w:t>IllumRenderable</w:t>
      </w:r>
      <w:r w:rsidR="00EE10DF" w:rsidRPr="00EE10DF">
        <w:t xml:space="preserve"> object that is to be shaded by the corresponding </w:t>
      </w:r>
      <w:r w:rsidR="00773243">
        <w:rPr>
          <w:rStyle w:val="CodeInline"/>
        </w:rPr>
        <w:t>illum_fs</w:t>
      </w:r>
      <w:r w:rsidR="00773243" w:rsidRPr="00EE10DF">
        <w:t xml:space="preserve"> </w:t>
      </w:r>
      <w:r w:rsidR="00381A9C">
        <w:t>fragment</w:t>
      </w:r>
      <w:r w:rsidR="00381A9C" w:rsidRPr="00EE10DF">
        <w:t xml:space="preserve"> </w:t>
      </w:r>
      <w:r w:rsidR="00EE10DF" w:rsidRPr="00EE10DF">
        <w:t xml:space="preserve">shader. Figure </w:t>
      </w:r>
      <w:r w:rsidR="003401C9">
        <w:t>8-19</w:t>
      </w:r>
      <w:r w:rsidR="00EE10DF" w:rsidRPr="00EE10DF">
        <w:t xml:space="preserve"> illustrates that in your implementation a new </w:t>
      </w:r>
      <w:r w:rsidR="00EE10DF" w:rsidRPr="00773243">
        <w:rPr>
          <w:rStyle w:val="CodeInline"/>
        </w:rPr>
        <w:t>ShaderMaterial</w:t>
      </w:r>
      <w:r w:rsidR="00EE10DF" w:rsidRPr="00EE10DF">
        <w:t xml:space="preserve"> object will be defined and referenced in the </w:t>
      </w:r>
      <w:r w:rsidR="00EE10DF" w:rsidRPr="00773243">
        <w:rPr>
          <w:rStyle w:val="CodeInline"/>
        </w:rPr>
        <w:t>IllumShader</w:t>
      </w:r>
      <w:r w:rsidR="00EE10DF" w:rsidRPr="00EE10DF">
        <w:t xml:space="preserve"> to load the content of the </w:t>
      </w:r>
      <w:r w:rsidR="00EE10DF" w:rsidRPr="00752925">
        <w:rPr>
          <w:rStyle w:val="CodeInline"/>
          <w:rFonts w:hint="eastAsia"/>
        </w:rPr>
        <w:t>Material</w:t>
      </w:r>
      <w:r w:rsidR="00EE10DF" w:rsidRPr="00EE10DF">
        <w:t xml:space="preserve"> object to the </w:t>
      </w:r>
      <w:r w:rsidR="00773243">
        <w:rPr>
          <w:rStyle w:val="CodeInline"/>
        </w:rPr>
        <w:t>illum_fs</w:t>
      </w:r>
      <w:r w:rsidR="00773243" w:rsidRPr="00EE10DF">
        <w:t xml:space="preserve"> </w:t>
      </w:r>
      <w:r w:rsidR="00EE10DF"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B2FE30" w:rsidR="003476F7" w:rsidRPr="003476F7" w:rsidRDefault="005B099F" w:rsidP="003476F7">
      <w:pPr>
        <w:pStyle w:val="BodyTextFirst"/>
        <w:rPr>
          <w:rFonts w:hint="eastAsia"/>
        </w:rPr>
      </w:pPr>
      <w:ins w:id="298" w:author="Kelvin Sung" w:date="2021-09-12T10:37:00Z">
        <w:r>
          <w:rPr>
            <w:rFonts w:hint="eastAsia"/>
          </w:rPr>
          <w:t>&gt;&gt;HERE</w:t>
        </w:r>
      </w:ins>
      <w:r w:rsidR="003476F7" w:rsidRPr="003476F7">
        <w:t xml:space="preserve">This project demonstrates the implementation of </w:t>
      </w:r>
      <w:r w:rsidR="00757257">
        <w:t>a</w:t>
      </w:r>
      <w:r w:rsidR="00857927">
        <w:t xml:space="preserve"> version of</w:t>
      </w:r>
      <w:r w:rsidR="00757257" w:rsidRPr="003476F7">
        <w:t xml:space="preserve"> </w:t>
      </w:r>
      <w:r w:rsidR="003476F7"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003476F7" w:rsidRPr="003476F7">
        <w:t>camera. It also implements a system that stores and forwards per-</w:t>
      </w:r>
      <w:r w:rsidR="003476F7" w:rsidRPr="00773243">
        <w:rPr>
          <w:rStyle w:val="CodeInline"/>
        </w:rPr>
        <w:t>Renderable</w:t>
      </w:r>
      <w:r w:rsidR="003476F7" w:rsidRPr="003476F7">
        <w:t xml:space="preserve"> object material properties to the GLSL shader for the Phong lighting computation</w:t>
      </w:r>
      <w:r w:rsidR="003476F7" w:rsidRPr="003476F7">
        <w:fldChar w:fldCharType="begin"/>
      </w:r>
      <w:r w:rsidR="003476F7" w:rsidRPr="003476F7">
        <w:instrText xml:space="preserve"> XE "Specular reflection:Phong lighting computation" </w:instrText>
      </w:r>
      <w:r w:rsidR="003476F7" w:rsidRPr="003476F7">
        <w:fldChar w:fldCharType="end"/>
      </w:r>
      <w:r w:rsidR="003476F7" w:rsidRPr="003476F7">
        <w:t xml:space="preserve">. You can see an example of the project running in Figure </w:t>
      </w:r>
      <w:r w:rsidR="003401C9">
        <w:t>8-20</w:t>
      </w:r>
      <w:r w:rsidR="003476F7" w:rsidRPr="003476F7">
        <w:t xml:space="preserve">. The source code of this project is located in the </w:t>
      </w:r>
      <w:r w:rsidR="00773243" w:rsidRPr="00773243">
        <w:rPr>
          <w:rStyle w:val="CodeInline"/>
        </w:rPr>
        <w:t>c</w:t>
      </w:r>
      <w:r w:rsidR="003476F7" w:rsidRPr="00773243">
        <w:rPr>
          <w:rStyle w:val="CodeInline"/>
        </w:rPr>
        <w:t>hapter8/8.5.</w:t>
      </w:r>
      <w:r w:rsidR="00773243" w:rsidRPr="00773243">
        <w:rPr>
          <w:rStyle w:val="CodeInline"/>
        </w:rPr>
        <w:t>m</w:t>
      </w:r>
      <w:r w:rsidR="003476F7" w:rsidRPr="00773243">
        <w:rPr>
          <w:rStyle w:val="CodeInline"/>
        </w:rPr>
        <w:t>aterial</w:t>
      </w:r>
      <w:r w:rsidR="00773243" w:rsidRPr="00773243">
        <w:rPr>
          <w:rStyle w:val="CodeInline"/>
        </w:rPr>
        <w:t>_a</w:t>
      </w:r>
      <w:r w:rsidR="003476F7" w:rsidRPr="00773243">
        <w:rPr>
          <w:rStyle w:val="CodeInline"/>
        </w:rPr>
        <w:t>nd</w:t>
      </w:r>
      <w:r w:rsidR="00773243" w:rsidRPr="00773243">
        <w:rPr>
          <w:rStyle w:val="CodeInline"/>
        </w:rPr>
        <w:t>_s</w:t>
      </w:r>
      <w:r w:rsidR="003476F7" w:rsidRPr="00773243">
        <w:rPr>
          <w:rStyle w:val="CodeInline"/>
        </w:rPr>
        <w:t>pecularity</w:t>
      </w:r>
      <w:r w:rsidR="003476F7"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2BCE4956" w:rsidR="003476F7" w:rsidRPr="003476F7" w:rsidRDefault="005B099F">
      <w:pPr>
        <w:pStyle w:val="BodyTextFirst"/>
        <w:rPr>
          <w:rFonts w:hint="eastAsia"/>
        </w:rPr>
      </w:pPr>
      <w:ins w:id="299" w:author="Kelvin Sung" w:date="2021-09-12T10:37:00Z">
        <w:r>
          <w:rPr>
            <w:rFonts w:hint="eastAsia"/>
          </w:rPr>
          <w:t>&gt;&gt;HERE</w:t>
        </w:r>
      </w:ins>
      <w:r w:rsidR="003476F7" w:rsidRPr="003476F7">
        <w:t xml:space="preserve">The </w:t>
      </w:r>
      <w:r w:rsidR="00A20403">
        <w:t xml:space="preserve">main </w:t>
      </w:r>
      <w:r w:rsidR="003476F7" w:rsidRPr="003476F7">
        <w:t xml:space="preserve">controls of the project are </w:t>
      </w:r>
      <w:r w:rsidR="008C7A2C">
        <w:t>identical to the previous project</w:t>
      </w:r>
      <w:r w:rsidR="003476F7"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23E0302D" w:rsidR="003476F7" w:rsidRPr="003476F7" w:rsidRDefault="005B099F">
      <w:pPr>
        <w:pStyle w:val="BodyTextFirst"/>
        <w:rPr>
          <w:rFonts w:hint="eastAsia"/>
        </w:rPr>
      </w:pPr>
      <w:ins w:id="300" w:author="Kelvin Sung" w:date="2021-09-12T10:37:00Z">
        <w:r>
          <w:rPr>
            <w:rFonts w:hint="eastAsia"/>
          </w:rPr>
          <w:t>&gt;&gt;HERE</w:t>
        </w:r>
      </w:ins>
      <w:r w:rsidR="003476F7"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6AA4F035" w:rsidR="003476F7" w:rsidRPr="003476F7" w:rsidRDefault="005B099F" w:rsidP="003476F7">
      <w:pPr>
        <w:pStyle w:val="BodyTextFirst"/>
        <w:rPr>
          <w:rFonts w:hint="eastAsia"/>
        </w:rPr>
      </w:pPr>
      <w:ins w:id="301" w:author="Kelvin Sung" w:date="2021-09-12T10:37:00Z">
        <w:r>
          <w:rPr>
            <w:rFonts w:hint="eastAsia"/>
          </w:rPr>
          <w:t>&gt;&gt;HERE</w:t>
        </w:r>
      </w:ins>
      <w:r w:rsidR="00A20403">
        <w:t>The m</w:t>
      </w:r>
      <w:r w:rsidR="003476F7" w:rsidRPr="003476F7">
        <w:t>aterial property controls</w:t>
      </w:r>
      <w:r w:rsidR="00A20403">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54A0147E" w:rsidR="003476F7" w:rsidRPr="003476F7" w:rsidRDefault="005B099F" w:rsidP="003476F7">
      <w:pPr>
        <w:pStyle w:val="BodyTextFirst"/>
        <w:rPr>
          <w:rFonts w:hint="eastAsia"/>
        </w:rPr>
      </w:pPr>
      <w:ins w:id="302" w:author="Kelvin Sung" w:date="2021-09-12T10:37:00Z">
        <w:r>
          <w:rPr>
            <w:rFonts w:hint="eastAsia"/>
          </w:rPr>
          <w:t>&gt;&gt;HERE</w:t>
        </w:r>
      </w:ins>
      <w:r w:rsidR="003476F7"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A533A2F" w:rsidR="003476F7" w:rsidRPr="003476F7" w:rsidRDefault="003476F7" w:rsidP="003476F7">
      <w:pPr>
        <w:pStyle w:val="Bullet"/>
        <w:rPr>
          <w:rFonts w:hint="eastAsia"/>
        </w:rPr>
      </w:pPr>
      <w:r w:rsidRPr="003476F7">
        <w:t>To understand and experience control</w:t>
      </w:r>
      <w:r w:rsidR="000B4C06">
        <w:t>ling</w:t>
      </w:r>
      <w:r w:rsidRPr="003476F7">
        <w:t xml:space="preserve"> </w:t>
      </w:r>
      <w:r w:rsidR="000B4C06">
        <w:t xml:space="preserve">the </w:t>
      </w:r>
      <w:r w:rsidRPr="00773243">
        <w:rPr>
          <w:rStyle w:val="CodeInline"/>
        </w:rPr>
        <w:t>Material</w:t>
      </w:r>
      <w:r w:rsidRPr="003476F7">
        <w:t xml:space="preserve"> of </w:t>
      </w:r>
      <w:r w:rsidR="00AD4FE0">
        <w:t xml:space="preserve">an </w:t>
      </w:r>
      <w:r w:rsidRPr="003476F7">
        <w:t>illuminated object</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1C3F0D8D" w:rsidR="00773243" w:rsidRDefault="005B099F" w:rsidP="00773243">
      <w:pPr>
        <w:pStyle w:val="BodyTextFirst"/>
        <w:rPr>
          <w:rFonts w:hint="eastAsia"/>
        </w:rPr>
      </w:pPr>
      <w:ins w:id="303" w:author="Kelvin Sung" w:date="2021-09-12T10:37:00Z">
        <w:r>
          <w:rPr>
            <w:rFonts w:hint="eastAsia"/>
          </w:rPr>
          <w:t>&gt;&gt;HERE</w:t>
        </w:r>
      </w:ins>
      <w:r w:rsidR="00773243">
        <w:t xml:space="preserve">As in the previous projects, you will begin with implementing the actual illumination model in the GLSL </w:t>
      </w:r>
      <w:r w:rsidR="00706C72" w:rsidRPr="00AB51B9">
        <w:rPr>
          <w:rStyle w:val="CodeInline"/>
        </w:rPr>
        <w:t>illum_fs</w:t>
      </w:r>
      <w:r w:rsidR="00706C72">
        <w:t xml:space="preserve"> </w:t>
      </w:r>
      <w:r w:rsidR="00773243">
        <w:t xml:space="preserve">fragment shader.  </w:t>
      </w:r>
    </w:p>
    <w:p w14:paraId="65EC9380" w14:textId="7D09B1D0" w:rsidR="00E32CA3" w:rsidRDefault="00E32CA3" w:rsidP="00AB51B9">
      <w:pPr>
        <w:pStyle w:val="NumList"/>
        <w:numPr>
          <w:ilvl w:val="0"/>
          <w:numId w:val="58"/>
        </w:numPr>
        <w:rPr>
          <w:rFonts w:hint="eastAsia"/>
        </w:rPr>
      </w:pPr>
      <w:r w:rsidRPr="00E32CA3">
        <w:t xml:space="preserve">Edit the </w:t>
      </w:r>
      <w:r w:rsidRPr="00E32CA3">
        <w:rPr>
          <w:rStyle w:val="CodeInline"/>
        </w:rPr>
        <w:t>illum_fs.glsl</w:t>
      </w:r>
      <w:r w:rsidRPr="00E32CA3">
        <w:t xml:space="preserve"> file and define a variable, </w:t>
      </w:r>
      <w:r w:rsidRPr="00E32CA3">
        <w:rPr>
          <w:rStyle w:val="CodeInline"/>
        </w:rPr>
        <w:t>uCameraPosition</w:t>
      </w:r>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r w:rsidR="00AD4FE0">
        <w:t>Now</w:t>
      </w:r>
      <w:r w:rsidRPr="00E32CA3">
        <w:t xml:space="preserve">, create a material </w:t>
      </w:r>
      <w:r w:rsidRPr="00E32CA3">
        <w:rPr>
          <w:rStyle w:val="CodeInline"/>
        </w:rPr>
        <w:t>struct</w:t>
      </w:r>
      <w:r w:rsidRPr="00E32CA3">
        <w:t xml:space="preserve"> and a corresponding variable, </w:t>
      </w:r>
      <w:r w:rsidRPr="00E32CA3">
        <w:rPr>
          <w:rStyle w:val="CodeInline"/>
        </w:rPr>
        <w:t>uMaterial</w:t>
      </w:r>
      <w:r w:rsidRPr="00E32CA3">
        <w:t xml:space="preserve">, for storing the per-object material properties. Note the correspondence between the variable names </w:t>
      </w:r>
      <w:r w:rsidRPr="00E32CA3">
        <w:rPr>
          <w:rStyle w:val="CodeInline"/>
        </w:rPr>
        <w:t>Ka</w:t>
      </w:r>
      <w:r w:rsidRPr="00E32CA3">
        <w:t xml:space="preserve">, </w:t>
      </w:r>
      <w:r w:rsidRPr="00E32CA3">
        <w:rPr>
          <w:rStyle w:val="CodeInline"/>
        </w:rPr>
        <w:t>Kd</w:t>
      </w:r>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lastRenderedPageBreak/>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r w:rsidR="007A5283">
        <w:rPr>
          <w:rStyle w:val="CodeInline"/>
        </w:rPr>
        <w:t>Distance</w:t>
      </w:r>
      <w:r w:rsidR="00067672">
        <w:rPr>
          <w:rStyle w:val="CodeInline"/>
        </w:rPr>
        <w:t>DropOff</w:t>
      </w:r>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6C4E17CE" w14:textId="77777777" w:rsidR="005B099F" w:rsidRDefault="005B099F" w:rsidP="00E32CA3">
      <w:pPr>
        <w:pStyle w:val="Code"/>
        <w:rPr>
          <w:ins w:id="304" w:author="Kelvin Sung" w:date="2021-09-12T10:37:00Z"/>
          <w:rFonts w:hint="eastAsia"/>
        </w:rPr>
      </w:pPr>
      <w:ins w:id="305" w:author="Kelvin Sung" w:date="2021-09-12T10:37:00Z">
        <w:r>
          <w:rPr>
            <w:rFonts w:hint="eastAsia"/>
          </w:rPr>
          <w:t>--------------------------------------------------------------------------</w:t>
        </w:r>
      </w:ins>
    </w:p>
    <w:p w14:paraId="5397A3A8" w14:textId="77777777" w:rsidR="005B099F" w:rsidRDefault="005B099F" w:rsidP="00E32CA3">
      <w:pPr>
        <w:pStyle w:val="Code"/>
        <w:rPr>
          <w:ins w:id="306" w:author="Kelvin Sung" w:date="2021-09-12T10:37:00Z"/>
          <w:rFonts w:hint="eastAsia"/>
        </w:rPr>
      </w:pPr>
      <w:ins w:id="307" w:author="Kelvin Sung" w:date="2021-09-12T10:37:00Z">
        <w:r>
          <w:rPr>
            <w:rFonts w:hint="eastAsia"/>
          </w:rPr>
          <w:t>57: ^HERE^[85]</w:t>
        </w:r>
      </w:ins>
    </w:p>
    <w:p w14:paraId="1F49951F" w14:textId="0AF42762"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r w:rsidR="00900C96" w:rsidRPr="00773243">
        <w:rPr>
          <w:rStyle w:val="CodeInline"/>
        </w:rPr>
        <w:t>uCameraPosition</w:t>
      </w:r>
      <w:r w:rsidR="00900C96" w:rsidRPr="00773243">
        <w:t xml:space="preserve"> from the current </w:t>
      </w:r>
      <w:r w:rsidR="00900C96">
        <w:t>pixel position</w:t>
      </w:r>
      <w:r w:rsidR="00900C96" w:rsidRPr="00773243">
        <w:t xml:space="preserve">, </w:t>
      </w:r>
      <w:r w:rsidR="00900C96" w:rsidRPr="00773243">
        <w:rPr>
          <w:rStyle w:val="CodeInline"/>
        </w:rPr>
        <w:t>gl_FragCoord</w:t>
      </w:r>
      <w:r w:rsidR="00900C96" w:rsidRPr="00773243">
        <w:t xml:space="preserve">. It is important to observe that this operation is performed in the pixel space, and the </w:t>
      </w:r>
      <w:r w:rsidR="00900C96" w:rsidRPr="00773243">
        <w:rPr>
          <w:rStyle w:val="CodeInline"/>
        </w:rPr>
        <w:t>IllumShader</w:t>
      </w:r>
      <w:r w:rsidR="00900C96" w:rsidRPr="00773243">
        <w:t>/</w:t>
      </w:r>
      <w:r w:rsidR="00900C96" w:rsidRPr="00773243">
        <w:rPr>
          <w:rStyle w:val="CodeInline"/>
        </w:rPr>
        <w:t>IllumRenderable</w:t>
      </w:r>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r w:rsidR="00773243" w:rsidRPr="00773243">
        <w:rPr>
          <w:rStyle w:val="CodeInline"/>
        </w:rPr>
        <w:t>lgt.Intensity</w:t>
      </w:r>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r w:rsidR="00773243" w:rsidRPr="00773243">
        <w:rPr>
          <w:rStyle w:val="CodeInline"/>
        </w:rPr>
        <w:t>lgt.Color</w:t>
      </w:r>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4FDAFF16" w14:textId="77777777" w:rsidR="005B099F" w:rsidRDefault="005B099F" w:rsidP="007C2E02">
      <w:pPr>
        <w:pStyle w:val="Code"/>
        <w:rPr>
          <w:ins w:id="308" w:author="Kelvin Sung" w:date="2021-09-12T10:37:00Z"/>
          <w:rFonts w:hint="eastAsia"/>
        </w:rPr>
      </w:pPr>
      <w:ins w:id="309" w:author="Kelvin Sung" w:date="2021-09-12T10:37:00Z">
        <w:r>
          <w:rPr>
            <w:rFonts w:hint="eastAsia"/>
          </w:rPr>
          <w:t>--------------------------------------------------------------------------</w:t>
        </w:r>
      </w:ins>
    </w:p>
    <w:p w14:paraId="7AAE832A" w14:textId="77777777" w:rsidR="005B099F" w:rsidRDefault="005B099F" w:rsidP="007C2E02">
      <w:pPr>
        <w:pStyle w:val="Code"/>
        <w:rPr>
          <w:ins w:id="310" w:author="Kelvin Sung" w:date="2021-09-12T10:37:00Z"/>
          <w:rFonts w:hint="eastAsia"/>
        </w:rPr>
      </w:pPr>
      <w:ins w:id="311" w:author="Kelvin Sung" w:date="2021-09-12T10:37:00Z">
        <w:r>
          <w:rPr>
            <w:rFonts w:hint="eastAsia"/>
          </w:rPr>
          <w:t>58: ^HERE^[79]</w:t>
        </w:r>
      </w:ins>
    </w:p>
    <w:p w14:paraId="34269B76" w14:textId="1F78DC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r w:rsidRPr="007C2E02">
        <w:rPr>
          <w:rStyle w:val="CodeInline"/>
        </w:rPr>
        <w:t>main()</w:t>
      </w:r>
      <w:r w:rsidRPr="00773243">
        <w:t xml:space="preserve"> function by accounting for the ambient term and looping over all defined light sources to accumulate for </w:t>
      </w:r>
      <w:r w:rsidRPr="007C2E02">
        <w:rPr>
          <w:rStyle w:val="CodeInline"/>
        </w:rPr>
        <w:t>ShadedResults()</w:t>
      </w:r>
      <w:r w:rsidRPr="00773243">
        <w:t xml:space="preserve">. The bulk of the main function is similar to the one in the </w:t>
      </w:r>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4E51A3F" w:rsidR="007C2E02" w:rsidRPr="007C2E02" w:rsidRDefault="00777D98" w:rsidP="00777D98">
      <w:pPr>
        <w:pStyle w:val="Code"/>
        <w:rPr>
          <w:rStyle w:val="CodeBold"/>
        </w:rPr>
      </w:pPr>
      <w:r w:rsidRPr="00777D98">
        <w:t xml:space="preserve">    </w:t>
      </w:r>
      <w:r w:rsidR="007C2E02" w:rsidRPr="007C2E02">
        <w:rPr>
          <w:rStyle w:val="CodeBold"/>
        </w:rPr>
        <w:t>vec4 shadedResult = uGlobalAmbientIntensity</w:t>
      </w:r>
      <w:r w:rsidR="00AD4FE0">
        <w:rPr>
          <w:rStyle w:val="CodeBold"/>
        </w:rPr>
        <w:t xml:space="preserve"> </w:t>
      </w:r>
      <w:r w:rsidR="00AD4FE0" w:rsidRPr="00AF160F">
        <w:rPr>
          <w:rStyle w:val="CodeBold"/>
        </w:rPr>
        <w:t xml:space="preserve">* </w:t>
      </w:r>
      <w:r w:rsidR="00AD4FE0" w:rsidRPr="007C2E02">
        <w:rPr>
          <w:rStyle w:val="CodeBold"/>
        </w:rPr>
        <w:t>uGlobalAmbientColor *</w:t>
      </w:r>
      <w:r w:rsidR="00AD4FE0">
        <w:rPr>
          <w:rStyle w:val="CodeBold"/>
        </w:rPr>
        <w:t xml:space="preserve"> </w:t>
      </w:r>
      <w:r w:rsidR="00AD4FE0" w:rsidRPr="007C2E02">
        <w:rPr>
          <w:rStyle w:val="CodeBold"/>
        </w:rPr>
        <w:t>uMaterial.Ka</w:t>
      </w:r>
      <w:r w:rsidR="007C2E02" w:rsidRPr="007C2E02">
        <w:rPr>
          <w:rStyle w:val="CodeBold"/>
        </w:rPr>
        <w:t>;</w:t>
      </w:r>
    </w:p>
    <w:p w14:paraId="3418A4F6" w14:textId="77777777" w:rsidR="005B099F" w:rsidRDefault="005B099F" w:rsidP="007C2E02">
      <w:pPr>
        <w:pStyle w:val="Code"/>
        <w:rPr>
          <w:ins w:id="312" w:author="Kelvin Sung" w:date="2021-09-12T10:38:00Z"/>
          <w:rFonts w:hint="eastAsia"/>
        </w:rPr>
      </w:pPr>
      <w:ins w:id="313" w:author="Kelvin Sung" w:date="2021-09-12T10:38:00Z">
        <w:r>
          <w:rPr>
            <w:rFonts w:hint="eastAsia"/>
          </w:rPr>
          <w:t>--------------------------------------------------------------------------</w:t>
        </w:r>
      </w:ins>
    </w:p>
    <w:p w14:paraId="505F3193" w14:textId="77777777" w:rsidR="005B099F" w:rsidRDefault="005B099F" w:rsidP="007C2E02">
      <w:pPr>
        <w:pStyle w:val="Code"/>
        <w:rPr>
          <w:ins w:id="314" w:author="Kelvin Sung" w:date="2021-09-12T10:38:00Z"/>
          <w:rFonts w:hint="eastAsia"/>
        </w:rPr>
      </w:pPr>
      <w:ins w:id="315" w:author="Kelvin Sung" w:date="2021-09-12T10:38:00Z">
        <w:r>
          <w:rPr>
            <w:rFonts w:hint="eastAsia"/>
          </w:rPr>
          <w:t>59: ^HERE^[86]</w:t>
        </w:r>
      </w:ins>
    </w:p>
    <w:p w14:paraId="1C3514BB" w14:textId="307D4224"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14FE331B" w14:textId="77777777" w:rsidR="005B099F" w:rsidRDefault="005B099F" w:rsidP="007C2E02">
      <w:pPr>
        <w:pStyle w:val="Code"/>
        <w:rPr>
          <w:ins w:id="316" w:author="Kelvin Sung" w:date="2021-09-12T10:38:00Z"/>
          <w:rFonts w:hint="eastAsia"/>
        </w:rPr>
      </w:pPr>
      <w:ins w:id="317" w:author="Kelvin Sung" w:date="2021-09-12T10:38:00Z">
        <w:r>
          <w:rPr>
            <w:rFonts w:hint="eastAsia"/>
          </w:rPr>
          <w:t>--------------------------------------------------------------------------</w:t>
        </w:r>
      </w:ins>
    </w:p>
    <w:p w14:paraId="1F48C144" w14:textId="77777777" w:rsidR="005B099F" w:rsidRDefault="005B099F" w:rsidP="007C2E02">
      <w:pPr>
        <w:pStyle w:val="Code"/>
        <w:rPr>
          <w:ins w:id="318" w:author="Kelvin Sung" w:date="2021-09-12T10:38:00Z"/>
          <w:rFonts w:hint="eastAsia"/>
        </w:rPr>
      </w:pPr>
      <w:ins w:id="319" w:author="Kelvin Sung" w:date="2021-09-12T10:38:00Z">
        <w:r>
          <w:rPr>
            <w:rFonts w:hint="eastAsia"/>
          </w:rPr>
          <w:t>60: ^HERE^[78]</w:t>
        </w:r>
      </w:ins>
    </w:p>
    <w:p w14:paraId="69A0E550" w14:textId="76FB3C64"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lastRenderedPageBreak/>
        <w:t xml:space="preserve">Defining </w:t>
      </w:r>
      <w:r w:rsidR="00773243">
        <w:t xml:space="preserve">the Material </w:t>
      </w:r>
      <w:r>
        <w:t>Class</w:t>
      </w:r>
    </w:p>
    <w:p w14:paraId="65FAB280" w14:textId="452B07C6" w:rsidR="00773243" w:rsidRDefault="005B099F" w:rsidP="00773243">
      <w:pPr>
        <w:pStyle w:val="BodyTextFirst"/>
        <w:rPr>
          <w:rFonts w:hint="eastAsia"/>
        </w:rPr>
      </w:pPr>
      <w:ins w:id="320" w:author="Kelvin Sung" w:date="2021-09-12T10:38:00Z">
        <w:r>
          <w:rPr>
            <w:rFonts w:hint="eastAsia"/>
          </w:rPr>
          <w:t>&gt;&gt;HERE</w:t>
        </w:r>
      </w:ins>
      <w:r w:rsidR="00773243">
        <w:t xml:space="preserve">As described, a simple </w:t>
      </w:r>
      <w:r w:rsidR="00773243" w:rsidRPr="007C2E02">
        <w:rPr>
          <w:rStyle w:val="CodeInline"/>
        </w:rPr>
        <w:t>Material</w:t>
      </w:r>
      <w:r w:rsidR="00773243">
        <w:t xml:space="preserve"> </w:t>
      </w:r>
      <w:r w:rsidR="00393EEC">
        <w:t xml:space="preserve">class </w:t>
      </w:r>
      <w:r w:rsidR="00773243">
        <w:t xml:space="preserve">is required to </w:t>
      </w:r>
      <w:r w:rsidR="00393EEC">
        <w:t xml:space="preserve">encapsulate </w:t>
      </w:r>
      <w:r w:rsidR="00773243">
        <w:t>the per-</w:t>
      </w:r>
      <w:r w:rsidR="00393EEC" w:rsidRPr="00AB51B9">
        <w:rPr>
          <w:rStyle w:val="CodeInline"/>
        </w:rPr>
        <w:t>Renderable</w:t>
      </w:r>
      <w:r w:rsidR="00773243">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r w:rsidRPr="007C2E02">
        <w:rPr>
          <w:rStyle w:val="CodeInline"/>
        </w:rPr>
        <w:t>src/</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r w:rsidRPr="00421F0F">
        <w:rPr>
          <w:rStyle w:val="CodeInline"/>
        </w:rPr>
        <w:t>Kd</w:t>
      </w:r>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ShaderMaterial </w:t>
      </w:r>
      <w:r w:rsidR="00E15C4E">
        <w:t>Class</w:t>
      </w:r>
    </w:p>
    <w:p w14:paraId="24B253EB" w14:textId="1ED60801" w:rsidR="00773243" w:rsidRDefault="005B099F" w:rsidP="00773243">
      <w:pPr>
        <w:pStyle w:val="BodyTextFirst"/>
        <w:rPr>
          <w:rFonts w:hint="eastAsia"/>
        </w:rPr>
      </w:pPr>
      <w:ins w:id="321" w:author="Kelvin Sung" w:date="2021-09-12T10:38:00Z">
        <w:r>
          <w:rPr>
            <w:rFonts w:hint="eastAsia"/>
          </w:rPr>
          <w:t>&gt;&gt;HERE</w:t>
        </w:r>
      </w:ins>
      <w:r w:rsidR="00826BC4">
        <w:t xml:space="preserve">Similar to defining the </w:t>
      </w:r>
      <w:r w:rsidR="00826BC4" w:rsidRPr="0007431B">
        <w:rPr>
          <w:rStyle w:val="CodeInline"/>
        </w:rPr>
        <w:t>Shader</w:t>
      </w:r>
      <w:r w:rsidR="00C3673C">
        <w:rPr>
          <w:rStyle w:val="CodeInline"/>
        </w:rPr>
        <w:t>Light</w:t>
      </w:r>
      <w:r w:rsidR="00826BC4" w:rsidRPr="0007431B">
        <w:rPr>
          <w:rStyle w:val="CodeInline"/>
        </w:rPr>
        <w:t>At</w:t>
      </w:r>
      <w:r w:rsidR="00826BC4">
        <w:t xml:space="preserve"> class to pass light source information at an array index to GLSL fragment shader, </w:t>
      </w:r>
      <w:r w:rsidR="00773243">
        <w:t xml:space="preserve">a new </w:t>
      </w:r>
      <w:r w:rsidR="00773243" w:rsidRPr="00421F0F">
        <w:rPr>
          <w:rStyle w:val="CodeInline"/>
        </w:rPr>
        <w:t>ShaderMaterial</w:t>
      </w:r>
      <w:r w:rsidR="00773243">
        <w:t xml:space="preserve"> </w:t>
      </w:r>
      <w:r w:rsidR="00E15C4E">
        <w:t xml:space="preserve">class </w:t>
      </w:r>
      <w:r w:rsidR="00826BC4">
        <w:t xml:space="preserve">should be defined </w:t>
      </w:r>
      <w:r w:rsidR="00773243">
        <w:t xml:space="preserve">to communicate the contents of </w:t>
      </w:r>
      <w:r w:rsidR="00773243" w:rsidRPr="00421F0F">
        <w:rPr>
          <w:rStyle w:val="CodeInline"/>
        </w:rPr>
        <w:t>Material</w:t>
      </w:r>
      <w:r w:rsidR="00773243">
        <w:t xml:space="preserve"> to the GLSL </w:t>
      </w:r>
      <w:r w:rsidR="00421F0F" w:rsidRPr="00421F0F">
        <w:rPr>
          <w:rStyle w:val="CodeInline"/>
        </w:rPr>
        <w:t>illum_fs</w:t>
      </w:r>
      <w:r w:rsidR="00773243">
        <w:t xml:space="preserve"> shader.</w:t>
      </w:r>
      <w:r w:rsidR="00826BC4">
        <w:t xml:space="preserve"> Similar to the implementation of </w:t>
      </w:r>
      <w:r w:rsidR="00BD0580" w:rsidRPr="0007431B">
        <w:rPr>
          <w:rStyle w:val="CodeInline"/>
        </w:rPr>
        <w:t>Shader</w:t>
      </w:r>
      <w:r w:rsidR="00BD0580">
        <w:rPr>
          <w:rStyle w:val="CodeInline"/>
        </w:rPr>
        <w:t>Light</w:t>
      </w:r>
      <w:r w:rsidR="00BD0580" w:rsidRPr="0007431B">
        <w:rPr>
          <w:rStyle w:val="CodeInline"/>
        </w:rPr>
        <w:t>At</w:t>
      </w:r>
      <w:r w:rsidR="00826BC4">
        <w:t xml:space="preserve">, the </w:t>
      </w:r>
      <w:r w:rsidR="00826BC4" w:rsidRPr="00AB51B9">
        <w:rPr>
          <w:rStyle w:val="CodeInline"/>
        </w:rPr>
        <w:t>ShaderMaterial</w:t>
      </w:r>
      <w:r w:rsidR="00826BC4">
        <w:t xml:space="preserve"> class will also be defined in the </w:t>
      </w:r>
      <w:r w:rsidR="00826BC4" w:rsidRPr="00AB51B9">
        <w:rPr>
          <w:rStyle w:val="CodeInline"/>
        </w:rPr>
        <w:t>src/engine/shaders</w:t>
      </w:r>
      <w:r w:rsidR="00826BC4">
        <w:t xml:space="preserve"> folder. </w:t>
      </w:r>
    </w:p>
    <w:p w14:paraId="7FD75E41" w14:textId="67738C80" w:rsidR="00773243" w:rsidRDefault="00773243">
      <w:pPr>
        <w:pStyle w:val="NumList"/>
        <w:numPr>
          <w:ilvl w:val="0"/>
          <w:numId w:val="35"/>
        </w:numPr>
        <w:rPr>
          <w:rFonts w:hint="eastAsia"/>
        </w:rPr>
      </w:pPr>
      <w:r>
        <w:lastRenderedPageBreak/>
        <w:t xml:space="preserve">Create </w:t>
      </w:r>
      <w:r w:rsidR="004A1350" w:rsidRPr="00AB51B9">
        <w:rPr>
          <w:rStyle w:val="CodeInline"/>
        </w:rPr>
        <w:t>shader_material.js</w:t>
      </w:r>
      <w:r w:rsidR="004A1350">
        <w:t xml:space="preserve"> in </w:t>
      </w:r>
      <w:r>
        <w:t xml:space="preserve">the </w:t>
      </w:r>
      <w:r w:rsidRPr="00421F0F">
        <w:rPr>
          <w:rStyle w:val="CodeInline"/>
        </w:rPr>
        <w:t>src/</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r w:rsidR="00421F0F" w:rsidRPr="00421F0F">
        <w:rPr>
          <w:rStyle w:val="CodeInline"/>
        </w:rPr>
        <w:t>ShaderMaterial</w:t>
      </w:r>
      <w:r w:rsidR="00421F0F">
        <w:t xml:space="preserve"> </w:t>
      </w:r>
      <w:r w:rsidR="001339C6">
        <w:t xml:space="preserve">class and in the </w:t>
      </w:r>
      <w:r>
        <w:t xml:space="preserve">constructor initialize the variables as references to the ambient, diffuse, specular, and shininess in the </w:t>
      </w:r>
      <w:r w:rsidR="00421F0F" w:rsidRPr="00421F0F">
        <w:rPr>
          <w:rStyle w:val="CodeInline"/>
        </w:rPr>
        <w:t>i</w:t>
      </w:r>
      <w:r w:rsidRPr="00421F0F">
        <w:rPr>
          <w:rStyle w:val="CodeInline"/>
        </w:rPr>
        <w:t>llum</w:t>
      </w:r>
      <w:r w:rsidR="00421F0F" w:rsidRPr="00421F0F">
        <w:rPr>
          <w:rStyle w:val="CodeInline"/>
        </w:rPr>
        <w:t>_fs</w:t>
      </w:r>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0C15C358" w14:textId="77777777" w:rsidR="005B099F" w:rsidRDefault="005B099F" w:rsidP="00421F0F">
      <w:pPr>
        <w:pStyle w:val="Code"/>
        <w:rPr>
          <w:ins w:id="322" w:author="Kelvin Sung" w:date="2021-09-12T10:38:00Z"/>
          <w:rFonts w:hint="eastAsia"/>
        </w:rPr>
      </w:pPr>
      <w:ins w:id="323" w:author="Kelvin Sung" w:date="2021-09-12T10:38:00Z">
        <w:r>
          <w:rPr>
            <w:rFonts w:hint="eastAsia"/>
          </w:rPr>
          <w:t>--------------------------------------------------------------------------</w:t>
        </w:r>
      </w:ins>
    </w:p>
    <w:p w14:paraId="5974D45B" w14:textId="77777777" w:rsidR="005B099F" w:rsidRDefault="005B099F" w:rsidP="00421F0F">
      <w:pPr>
        <w:pStyle w:val="Code"/>
        <w:rPr>
          <w:ins w:id="324" w:author="Kelvin Sung" w:date="2021-09-12T10:38:00Z"/>
          <w:rFonts w:hint="eastAsia"/>
        </w:rPr>
      </w:pPr>
      <w:ins w:id="325" w:author="Kelvin Sung" w:date="2021-09-12T10:38:00Z">
        <w:r>
          <w:rPr>
            <w:rFonts w:hint="eastAsia"/>
          </w:rPr>
          <w:t>61: ^HERE^[75]</w:t>
        </w:r>
      </w:ins>
    </w:p>
    <w:p w14:paraId="6BAB2AA7" w14:textId="39F3CFBA" w:rsidR="00421F0F" w:rsidRDefault="00421F0F" w:rsidP="00421F0F">
      <w:pPr>
        <w:pStyle w:val="Code"/>
        <w:rPr>
          <w:rFonts w:hint="eastAsia"/>
        </w:rPr>
      </w:pPr>
      <w:r>
        <w:t xml:space="preserve">        this.mKdRef = gl.getUniformLocation(aIllumShader, "uMaterial.Kd");</w:t>
      </w:r>
    </w:p>
    <w:p w14:paraId="0E37E96A" w14:textId="77777777" w:rsidR="005B099F" w:rsidRDefault="005B099F" w:rsidP="00421F0F">
      <w:pPr>
        <w:pStyle w:val="Code"/>
        <w:rPr>
          <w:ins w:id="326" w:author="Kelvin Sung" w:date="2021-09-12T10:38:00Z"/>
          <w:rFonts w:hint="eastAsia"/>
        </w:rPr>
      </w:pPr>
      <w:ins w:id="327" w:author="Kelvin Sung" w:date="2021-09-12T10:38:00Z">
        <w:r>
          <w:rPr>
            <w:rFonts w:hint="eastAsia"/>
          </w:rPr>
          <w:t>--------------------------------------------------------------------------</w:t>
        </w:r>
      </w:ins>
    </w:p>
    <w:p w14:paraId="7DD981F8" w14:textId="77777777" w:rsidR="005B099F" w:rsidRDefault="005B099F" w:rsidP="00421F0F">
      <w:pPr>
        <w:pStyle w:val="Code"/>
        <w:rPr>
          <w:ins w:id="328" w:author="Kelvin Sung" w:date="2021-09-12T10:38:00Z"/>
          <w:rFonts w:hint="eastAsia"/>
        </w:rPr>
      </w:pPr>
      <w:ins w:id="329" w:author="Kelvin Sung" w:date="2021-09-12T10:38:00Z">
        <w:r>
          <w:rPr>
            <w:rFonts w:hint="eastAsia"/>
          </w:rPr>
          <w:t>62: ^HERE^[75]</w:t>
        </w:r>
      </w:ins>
    </w:p>
    <w:p w14:paraId="20902D26" w14:textId="12025091" w:rsidR="00421F0F" w:rsidRDefault="00421F0F" w:rsidP="00421F0F">
      <w:pPr>
        <w:pStyle w:val="Code"/>
        <w:rPr>
          <w:rFonts w:hint="eastAsia"/>
        </w:rPr>
      </w:pPr>
      <w:r>
        <w:t xml:space="preserve">        this.mKsRef = gl.getUniformLocation(aIllumShader, "uMaterial.Ks");</w:t>
      </w:r>
    </w:p>
    <w:p w14:paraId="11DB7CFF" w14:textId="77777777" w:rsidR="005B099F" w:rsidRDefault="005B099F" w:rsidP="00421F0F">
      <w:pPr>
        <w:pStyle w:val="Code"/>
        <w:rPr>
          <w:ins w:id="330" w:author="Kelvin Sung" w:date="2021-09-12T10:38:00Z"/>
          <w:rFonts w:hint="eastAsia"/>
        </w:rPr>
      </w:pPr>
      <w:ins w:id="331" w:author="Kelvin Sung" w:date="2021-09-12T10:38:00Z">
        <w:r>
          <w:rPr>
            <w:rFonts w:hint="eastAsia"/>
          </w:rPr>
          <w:t>--------------------------------------------------------------------------</w:t>
        </w:r>
      </w:ins>
    </w:p>
    <w:p w14:paraId="21574F40" w14:textId="77777777" w:rsidR="005B099F" w:rsidRDefault="005B099F" w:rsidP="00421F0F">
      <w:pPr>
        <w:pStyle w:val="Code"/>
        <w:rPr>
          <w:ins w:id="332" w:author="Kelvin Sung" w:date="2021-09-12T10:38:00Z"/>
          <w:rFonts w:hint="eastAsia"/>
        </w:rPr>
      </w:pPr>
      <w:ins w:id="333" w:author="Kelvin Sung" w:date="2021-09-12T10:38:00Z">
        <w:r>
          <w:rPr>
            <w:rFonts w:hint="eastAsia"/>
          </w:rPr>
          <w:t>63: ^HERE^[75]</w:t>
        </w:r>
      </w:ins>
    </w:p>
    <w:p w14:paraId="5620D49C" w14:textId="2C570493" w:rsidR="00421F0F" w:rsidRDefault="00421F0F" w:rsidP="00421F0F">
      <w:pPr>
        <w:pStyle w:val="Code"/>
        <w:rPr>
          <w:rFonts w:hint="eastAsia"/>
        </w:rPr>
      </w:pPr>
      <w:r>
        <w:t xml:space="preserve">        this.mShineRef = gl.getUniformLocation(aIllumShader, "uMaterial.Shininess");</w:t>
      </w:r>
    </w:p>
    <w:p w14:paraId="5696294D" w14:textId="77777777" w:rsidR="005B099F" w:rsidRDefault="005B099F" w:rsidP="00421F0F">
      <w:pPr>
        <w:pStyle w:val="Code"/>
        <w:rPr>
          <w:ins w:id="334" w:author="Kelvin Sung" w:date="2021-09-12T10:38:00Z"/>
          <w:rFonts w:hint="eastAsia"/>
        </w:rPr>
      </w:pPr>
      <w:ins w:id="335" w:author="Kelvin Sung" w:date="2021-09-12T10:38:00Z">
        <w:r>
          <w:rPr>
            <w:rFonts w:hint="eastAsia"/>
          </w:rPr>
          <w:t>--------------------------------------------------------------------------</w:t>
        </w:r>
      </w:ins>
    </w:p>
    <w:p w14:paraId="00698ACD" w14:textId="77777777" w:rsidR="005B099F" w:rsidRDefault="005B099F" w:rsidP="00421F0F">
      <w:pPr>
        <w:pStyle w:val="Code"/>
        <w:rPr>
          <w:ins w:id="336" w:author="Kelvin Sung" w:date="2021-09-12T10:38:00Z"/>
          <w:rFonts w:hint="eastAsia"/>
        </w:rPr>
      </w:pPr>
      <w:ins w:id="337" w:author="Kelvin Sung" w:date="2021-09-12T10:38:00Z">
        <w:r>
          <w:rPr>
            <w:rFonts w:hint="eastAsia"/>
          </w:rPr>
          <w:t>64: ^HERE^[85]</w:t>
        </w:r>
      </w:ins>
    </w:p>
    <w:p w14:paraId="44893B4A" w14:textId="59BB459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r w:rsidRPr="00421F0F">
        <w:rPr>
          <w:rStyle w:val="CodeInline"/>
        </w:rPr>
        <w:t>loadToShader()</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391C0F41" w:rsidR="00906AD8" w:rsidRDefault="000B7866" w:rsidP="00AB51B9">
      <w:pPr>
        <w:pStyle w:val="BodyTextCont"/>
        <w:rPr>
          <w:rFonts w:hint="eastAsia"/>
        </w:rPr>
      </w:pPr>
      <w:r>
        <w:t>Similar to the</w:t>
      </w:r>
      <w:r w:rsidR="007E63D6" w:rsidRPr="007E63D6">
        <w:rPr>
          <w:rStyle w:val="CodeInline"/>
        </w:rPr>
        <w:t xml:space="preserve"> </w:t>
      </w:r>
      <w:r w:rsidR="007E63D6" w:rsidRPr="0007431B">
        <w:rPr>
          <w:rStyle w:val="CodeInline"/>
        </w:rPr>
        <w:t>Shader</w:t>
      </w:r>
      <w:r w:rsidR="006D2EE2">
        <w:rPr>
          <w:rStyle w:val="CodeInline"/>
        </w:rPr>
        <w:t>Light</w:t>
      </w:r>
      <w:r w:rsidR="007E63D6" w:rsidRPr="0007431B">
        <w:rPr>
          <w:rStyle w:val="CodeInline"/>
        </w:rPr>
        <w:t>At</w:t>
      </w:r>
      <w:r w:rsidR="007E63D6">
        <w:t xml:space="preserve"> class, the</w:t>
      </w:r>
      <w:r>
        <w:t xml:space="preserve"> </w:t>
      </w:r>
      <w:r w:rsidR="007E63D6">
        <w:rPr>
          <w:rStyle w:val="CodeInline"/>
        </w:rPr>
        <w:t xml:space="preserve">ShaderMaterial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IllumShader </w:t>
      </w:r>
      <w:r w:rsidR="00E15C4E">
        <w:t>Class</w:t>
      </w:r>
    </w:p>
    <w:p w14:paraId="09B46902" w14:textId="6BFE7EE3" w:rsidR="00973585" w:rsidRDefault="005B099F" w:rsidP="00906AD8">
      <w:pPr>
        <w:pStyle w:val="BodyTextFirst"/>
        <w:rPr>
          <w:rFonts w:hint="eastAsia"/>
        </w:rPr>
      </w:pPr>
      <w:ins w:id="338" w:author="Kelvin Sung" w:date="2021-09-12T10:38:00Z">
        <w:r>
          <w:rPr>
            <w:rFonts w:hint="eastAsia"/>
          </w:rPr>
          <w:t>&gt;&gt;HERE</w:t>
        </w:r>
      </w:ins>
      <w:r w:rsidR="00906AD8">
        <w:t xml:space="preserve">Recall that the </w:t>
      </w:r>
      <w:r w:rsidR="00906AD8" w:rsidRPr="00421F0F">
        <w:rPr>
          <w:rStyle w:val="CodeInline"/>
        </w:rPr>
        <w:t>IllumShader</w:t>
      </w:r>
      <w:r w:rsidR="00906AD8">
        <w:t xml:space="preserve"> </w:t>
      </w:r>
      <w:r w:rsidR="001339C6">
        <w:t xml:space="preserve">class </w:t>
      </w:r>
      <w:r w:rsidR="00906AD8">
        <w:t xml:space="preserve">is the engine’s interface to the corresponding GLSL </w:t>
      </w:r>
      <w:r w:rsidR="00421F0F" w:rsidRPr="00421F0F">
        <w:rPr>
          <w:rStyle w:val="CodeInline"/>
        </w:rPr>
        <w:t>i</w:t>
      </w:r>
      <w:r w:rsidR="00906AD8" w:rsidRPr="00421F0F">
        <w:rPr>
          <w:rStyle w:val="CodeInline"/>
        </w:rPr>
        <w:t>llum</w:t>
      </w:r>
      <w:r w:rsidR="00421F0F" w:rsidRPr="00421F0F">
        <w:rPr>
          <w:rStyle w:val="CodeInline"/>
        </w:rPr>
        <w:t>_fs</w:t>
      </w:r>
      <w:r w:rsidR="00906AD8">
        <w:t xml:space="preserve"> </w:t>
      </w:r>
      <w:r w:rsidR="001339C6">
        <w:t xml:space="preserve">fragment </w:t>
      </w:r>
      <w:r w:rsidR="00906AD8">
        <w:t xml:space="preserve">shader. </w:t>
      </w:r>
      <w:r w:rsidR="00973585">
        <w:t>Now t</w:t>
      </w:r>
      <w:r w:rsidR="00906AD8">
        <w:t xml:space="preserve">he </w:t>
      </w:r>
      <w:r w:rsidR="00906AD8" w:rsidRPr="00421F0F">
        <w:rPr>
          <w:rStyle w:val="CodeInline"/>
        </w:rPr>
        <w:t>IllumShader</w:t>
      </w:r>
      <w:r w:rsidR="00906AD8">
        <w:t xml:space="preserve"> </w:t>
      </w:r>
      <w:r w:rsidR="001339C6">
        <w:t xml:space="preserve">class must </w:t>
      </w:r>
      <w:r w:rsidR="00F82DF4">
        <w:t xml:space="preserve">be modified </w:t>
      </w:r>
      <w:r w:rsidR="00906AD8">
        <w:t xml:space="preserve">to </w:t>
      </w:r>
      <w:r w:rsidR="00F82DF4">
        <w:t>support the newly defined Phong illumination functionality</w:t>
      </w:r>
      <w:r w:rsidR="00973585">
        <w:t xml:space="preserve"> in </w:t>
      </w:r>
      <w:r w:rsidR="00973585" w:rsidRPr="00AB51B9">
        <w:rPr>
          <w:rStyle w:val="CodeInline"/>
        </w:rPr>
        <w:t>illum_fs</w:t>
      </w:r>
      <w:r w:rsidR="00973585">
        <w:t xml:space="preserve">. </w:t>
      </w:r>
      <w:r w:rsidR="001C10C7">
        <w:t xml:space="preserve">This support can be accomplished by modifying the </w:t>
      </w:r>
      <w:r w:rsidR="001C10C7" w:rsidRPr="00AB51B9">
        <w:rPr>
          <w:rStyle w:val="CodeInline"/>
        </w:rPr>
        <w:t>IllumShader</w:t>
      </w:r>
      <w:r w:rsidR="001C10C7">
        <w:t xml:space="preserve"> to define a </w:t>
      </w:r>
      <w:r w:rsidR="00973585" w:rsidRPr="00421F0F">
        <w:rPr>
          <w:rStyle w:val="CodeInline"/>
        </w:rPr>
        <w:t>ShaderMaterial</w:t>
      </w:r>
      <w:r w:rsidR="00973585">
        <w:t xml:space="preserve"> object to load the contents of a </w:t>
      </w:r>
      <w:r w:rsidR="00973585" w:rsidRPr="00421F0F">
        <w:rPr>
          <w:rStyle w:val="CodeInline"/>
        </w:rPr>
        <w:t>Material</w:t>
      </w:r>
      <w:r w:rsidR="00973585">
        <w:t xml:space="preserve"> object to the </w:t>
      </w:r>
      <w:r w:rsidR="00973585" w:rsidRPr="0007431B">
        <w:rPr>
          <w:rStyle w:val="CodeInline"/>
        </w:rPr>
        <w:t>illum_fs</w:t>
      </w:r>
      <w:r w:rsidR="00973585">
        <w:t xml:space="preserve"> </w:t>
      </w:r>
      <w:r w:rsidR="001C10C7">
        <w:t>fragment shader.</w:t>
      </w:r>
    </w:p>
    <w:p w14:paraId="6522C1D3" w14:textId="04820F7A" w:rsidR="001B23DC" w:rsidRDefault="008D3870">
      <w:pPr>
        <w:pStyle w:val="NumList"/>
        <w:numPr>
          <w:ilvl w:val="0"/>
          <w:numId w:val="36"/>
        </w:numPr>
        <w:rPr>
          <w:rFonts w:hint="eastAsia"/>
        </w:rPr>
      </w:pPr>
      <w:r>
        <w:lastRenderedPageBreak/>
        <w:t xml:space="preserve">Edit </w:t>
      </w:r>
      <w:r w:rsidRPr="00AB51B9">
        <w:rPr>
          <w:rStyle w:val="CodeInline"/>
        </w:rPr>
        <w:t>illum_shader.js</w:t>
      </w:r>
      <w:r>
        <w:t xml:space="preserve"> in </w:t>
      </w:r>
      <w:r w:rsidRPr="00AB51B9">
        <w:rPr>
          <w:rStyle w:val="CodeInline"/>
        </w:rPr>
        <w:t>src/</w:t>
      </w:r>
      <w:r w:rsidR="00F943A7">
        <w:rPr>
          <w:rStyle w:val="CodeInline"/>
        </w:rPr>
        <w:t>engine/</w:t>
      </w:r>
      <w:r w:rsidR="00511956">
        <w:rPr>
          <w:rStyle w:val="CodeInline"/>
        </w:rPr>
        <w:t>shaders</w:t>
      </w:r>
      <w:r>
        <w:t xml:space="preserve"> to import </w:t>
      </w:r>
      <w:r w:rsidRPr="00AB51B9">
        <w:rPr>
          <w:rStyle w:val="CodeInline"/>
        </w:rPr>
        <w:t>ShaderMaterial</w:t>
      </w:r>
      <w:r>
        <w:t xml:space="preserve"> and modify the constructor to </w:t>
      </w:r>
      <w:r w:rsidR="00906AD8">
        <w:t xml:space="preserve">define </w:t>
      </w:r>
      <w:r w:rsidR="003232B2">
        <w:t xml:space="preserve">new </w:t>
      </w:r>
      <w:r w:rsidR="00906AD8">
        <w:t>variables</w:t>
      </w:r>
      <w:r w:rsidR="00F04620">
        <w:t>,</w:t>
      </w:r>
      <w:r w:rsidR="00906AD8">
        <w:t xml:space="preserve"> </w:t>
      </w:r>
      <w:r w:rsidR="00F04620" w:rsidRPr="0007431B">
        <w:rPr>
          <w:rStyle w:val="CodeInline"/>
        </w:rPr>
        <w:t>mMaterial</w:t>
      </w:r>
      <w:r w:rsidR="00F04620">
        <w:t xml:space="preserve"> and </w:t>
      </w:r>
      <w:r w:rsidR="00F04620" w:rsidRPr="0007431B">
        <w:rPr>
          <w:rStyle w:val="CodeInline"/>
        </w:rPr>
        <w:t>mCameraPos</w:t>
      </w:r>
      <w:r w:rsidR="00F04620">
        <w:t>, to support Phong illumination computation</w:t>
      </w:r>
      <w:r w:rsidR="00BB1B88">
        <w:t>. Then define</w:t>
      </w:r>
      <w:r w:rsidR="00F04620">
        <w:t xml:space="preserve"> </w:t>
      </w:r>
      <w:r w:rsidR="002D2368">
        <w:t>the</w:t>
      </w:r>
      <w:r w:rsidR="00F04620">
        <w:t xml:space="preserve"> variables</w:t>
      </w:r>
      <w:r w:rsidR="002D2368">
        <w:t xml:space="preserve"> </w:t>
      </w:r>
      <w:r w:rsidR="00F04620" w:rsidRPr="0007431B">
        <w:rPr>
          <w:rStyle w:val="CodeInline"/>
        </w:rPr>
        <w:t>mMaterialLoader</w:t>
      </w:r>
      <w:r w:rsidR="00F04620">
        <w:t xml:space="preserve"> and </w:t>
      </w:r>
      <w:r w:rsidR="00F04620" w:rsidRPr="0007431B">
        <w:rPr>
          <w:rStyle w:val="CodeInline"/>
        </w:rPr>
        <w:t>mCameraPosRef</w:t>
      </w:r>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2182521B" w14:textId="77777777" w:rsidR="005B099F" w:rsidRDefault="005B099F" w:rsidP="00421F0F">
      <w:pPr>
        <w:pStyle w:val="Code"/>
        <w:rPr>
          <w:ins w:id="339" w:author="Kelvin Sung" w:date="2021-09-12T10:38:00Z"/>
          <w:rFonts w:hint="eastAsia"/>
        </w:rPr>
      </w:pPr>
      <w:ins w:id="340" w:author="Kelvin Sung" w:date="2021-09-12T10:38:00Z">
        <w:r>
          <w:rPr>
            <w:rFonts w:hint="eastAsia"/>
          </w:rPr>
          <w:t>--------------------------------------------------------------------------</w:t>
        </w:r>
      </w:ins>
    </w:p>
    <w:p w14:paraId="24EFB2D1" w14:textId="77777777" w:rsidR="005B099F" w:rsidRDefault="005B099F" w:rsidP="00421F0F">
      <w:pPr>
        <w:pStyle w:val="Code"/>
        <w:rPr>
          <w:ins w:id="341" w:author="Kelvin Sung" w:date="2021-09-12T10:38:00Z"/>
          <w:rFonts w:hint="eastAsia"/>
        </w:rPr>
      </w:pPr>
      <w:ins w:id="342" w:author="Kelvin Sung" w:date="2021-09-12T10:38:00Z">
        <w:r>
          <w:rPr>
            <w:rFonts w:hint="eastAsia"/>
          </w:rPr>
          <w:t>65: ^HERE^[82]</w:t>
        </w:r>
      </w:ins>
    </w:p>
    <w:p w14:paraId="7F176EC6" w14:textId="1F94A7A2"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4A3AD425" w14:textId="77777777" w:rsidR="005B099F" w:rsidRDefault="005B099F" w:rsidP="00421F0F">
      <w:pPr>
        <w:pStyle w:val="Code"/>
        <w:rPr>
          <w:ins w:id="343" w:author="Kelvin Sung" w:date="2021-09-12T10:38:00Z"/>
          <w:rFonts w:hint="eastAsia"/>
        </w:rPr>
      </w:pPr>
      <w:ins w:id="344" w:author="Kelvin Sung" w:date="2021-09-12T10:38:00Z">
        <w:r>
          <w:rPr>
            <w:rFonts w:hint="eastAsia"/>
          </w:rPr>
          <w:t>--------------------------------------------------------------------------</w:t>
        </w:r>
      </w:ins>
    </w:p>
    <w:p w14:paraId="111682B3" w14:textId="77777777" w:rsidR="005B099F" w:rsidRDefault="005B099F" w:rsidP="00421F0F">
      <w:pPr>
        <w:pStyle w:val="Code"/>
        <w:rPr>
          <w:ins w:id="345" w:author="Kelvin Sung" w:date="2021-09-12T10:38:00Z"/>
          <w:rFonts w:hint="eastAsia"/>
        </w:rPr>
      </w:pPr>
      <w:ins w:id="346" w:author="Kelvin Sung" w:date="2021-09-12T10:38:00Z">
        <w:r>
          <w:rPr>
            <w:rFonts w:hint="eastAsia"/>
          </w:rPr>
          <w:t>66: ^HERE^[89]</w:t>
        </w:r>
      </w:ins>
    </w:p>
    <w:p w14:paraId="3E5F8F2A" w14:textId="4DE97ABD"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5CC98940" w14:textId="77777777" w:rsidR="005B099F" w:rsidRDefault="005B099F" w:rsidP="00421F0F">
      <w:pPr>
        <w:pStyle w:val="Code"/>
        <w:rPr>
          <w:ins w:id="347" w:author="Kelvin Sung" w:date="2021-09-12T10:38:00Z"/>
          <w:rFonts w:hint="eastAsia"/>
        </w:rPr>
      </w:pPr>
      <w:ins w:id="348" w:author="Kelvin Sung" w:date="2021-09-12T10:38:00Z">
        <w:r>
          <w:rPr>
            <w:rFonts w:hint="eastAsia"/>
          </w:rPr>
          <w:t>--------------------------------------------------------------------------</w:t>
        </w:r>
      </w:ins>
    </w:p>
    <w:p w14:paraId="23C631DD" w14:textId="77777777" w:rsidR="005B099F" w:rsidRDefault="005B099F" w:rsidP="00421F0F">
      <w:pPr>
        <w:pStyle w:val="Code"/>
        <w:rPr>
          <w:ins w:id="349" w:author="Kelvin Sung" w:date="2021-09-12T10:38:00Z"/>
          <w:rFonts w:hint="eastAsia"/>
        </w:rPr>
      </w:pPr>
      <w:ins w:id="350" w:author="Kelvin Sung" w:date="2021-09-12T10:38:00Z">
        <w:r>
          <w:rPr>
            <w:rFonts w:hint="eastAsia"/>
          </w:rPr>
          <w:t>67: ^HERE^[92]</w:t>
        </w:r>
      </w:ins>
    </w:p>
    <w:p w14:paraId="72AA2118" w14:textId="3AA33F7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r w:rsidRPr="00674D34">
        <w:rPr>
          <w:rStyle w:val="CodeInline"/>
        </w:rPr>
        <w:t>activate()</w:t>
      </w:r>
      <w:r w:rsidRPr="00906AD8">
        <w:t xml:space="preserve"> function to load the material and camera position to the </w:t>
      </w:r>
      <w:r w:rsidR="0008436B" w:rsidRPr="00AB51B9">
        <w:rPr>
          <w:rStyle w:val="CodeInline"/>
        </w:rPr>
        <w:t>illum_fs</w:t>
      </w:r>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r w:rsidRPr="00674D34">
        <w:rPr>
          <w:rStyle w:val="CodeInline"/>
        </w:rPr>
        <w:t>setMaterialAndCameraPos()</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lastRenderedPageBreak/>
        <w:t xml:space="preserve">Modifying the IllumRenderable </w:t>
      </w:r>
      <w:r w:rsidR="00E15C4E">
        <w:t>Class</w:t>
      </w:r>
    </w:p>
    <w:p w14:paraId="4839468D" w14:textId="0573B445" w:rsidR="00674D34" w:rsidRDefault="005B099F" w:rsidP="00906AD8">
      <w:pPr>
        <w:pStyle w:val="BodyTextFirst"/>
        <w:rPr>
          <w:rFonts w:hint="eastAsia"/>
        </w:rPr>
      </w:pPr>
      <w:ins w:id="351" w:author="Kelvin Sung" w:date="2021-09-12T10:38:00Z">
        <w:r>
          <w:rPr>
            <w:rFonts w:hint="eastAsia"/>
          </w:rPr>
          <w:t>&gt;&gt;HERE</w:t>
        </w:r>
      </w:ins>
      <w:r w:rsidR="00906AD8">
        <w:t xml:space="preserve">You </w:t>
      </w:r>
      <w:r w:rsidR="00EC23EF">
        <w:t xml:space="preserve">can now </w:t>
      </w:r>
      <w:r w:rsidR="00A16066">
        <w:t xml:space="preserve">modify </w:t>
      </w:r>
      <w:r w:rsidR="00906AD8">
        <w:t xml:space="preserve">the </w:t>
      </w:r>
      <w:r w:rsidR="00906AD8" w:rsidRPr="00674D34">
        <w:rPr>
          <w:rStyle w:val="CodeInline"/>
        </w:rPr>
        <w:t>IllumRenderable</w:t>
      </w:r>
      <w:r w:rsidR="00906AD8">
        <w:t xml:space="preserve"> </w:t>
      </w:r>
      <w:r w:rsidR="00EC23EF">
        <w:t xml:space="preserve">class </w:t>
      </w:r>
      <w:r w:rsidR="00906AD8">
        <w:t xml:space="preserve">to </w:t>
      </w:r>
      <w:r w:rsidR="00EE42C2">
        <w:t xml:space="preserve">include </w:t>
      </w:r>
      <w:r w:rsidR="00906AD8">
        <w:t>a material property</w:t>
      </w:r>
      <w:r w:rsidR="00EE42C2">
        <w:t xml:space="preserve"> and to properly support </w:t>
      </w:r>
      <w:r w:rsidR="00EE42C2" w:rsidRPr="00AB51B9">
        <w:rPr>
          <w:rStyle w:val="CodeInline"/>
        </w:rPr>
        <w:t>IllumShader</w:t>
      </w:r>
      <w:r w:rsidR="00906AD8">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r w:rsidR="00EE42C2" w:rsidRPr="00AB51B9">
        <w:rPr>
          <w:rStyle w:val="CodeInline"/>
        </w:rPr>
        <w:t>src/engine/renderables</w:t>
      </w:r>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r w:rsidR="00906AD8" w:rsidRPr="00674D34">
        <w:rPr>
          <w:rStyle w:val="CodeInline"/>
        </w:rPr>
        <w:t>draw()</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r w:rsidR="00674D34" w:rsidRPr="00674D34">
        <w:rPr>
          <w:rStyle w:val="CodeInline"/>
        </w:rPr>
        <w:t>camera.getWCCenterInPixelSpace()</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42D76B65" w:rsidR="008714D8" w:rsidRDefault="005B099F" w:rsidP="00120C85">
      <w:pPr>
        <w:pStyle w:val="BodyTextFirst"/>
        <w:rPr>
          <w:rFonts w:hint="eastAsia"/>
        </w:rPr>
      </w:pPr>
      <w:ins w:id="352" w:author="Kelvin Sung" w:date="2021-09-12T10:38:00Z">
        <w:r>
          <w:rPr>
            <w:rFonts w:hint="eastAsia"/>
          </w:rPr>
          <w:t>&gt;&gt;HERE</w:t>
        </w:r>
      </w:ins>
      <w:r w:rsidR="00120C85" w:rsidRPr="00120C85">
        <w:t xml:space="preserve">As you have seen in the </w:t>
      </w:r>
      <w:r w:rsidR="00120C85" w:rsidRPr="00120C85">
        <w:rPr>
          <w:rStyle w:val="CodeInline"/>
        </w:rPr>
        <w:t>illum_fs</w:t>
      </w:r>
      <w:r w:rsidR="00120C85" w:rsidRPr="00120C85">
        <w:t xml:space="preserve"> </w:t>
      </w:r>
      <w:r w:rsidR="004B18C4">
        <w:t xml:space="preserve">fragment </w:t>
      </w:r>
      <w:r w:rsidR="00120C85"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00120C85" w:rsidRPr="00120C85">
        <w:t xml:space="preserve"> vector must be in pixel space. The </w:t>
      </w:r>
      <w:r w:rsidR="00120C85" w:rsidRPr="00120C85">
        <w:rPr>
          <w:rStyle w:val="CodeInline"/>
        </w:rPr>
        <w:t>Camera</w:t>
      </w:r>
      <w:r w:rsidR="00120C85" w:rsidRPr="00120C85">
        <w:t xml:space="preserve"> object must be modified to provide such information. Since the </w:t>
      </w:r>
      <w:r w:rsidR="00120C85" w:rsidRPr="00120C85">
        <w:rPr>
          <w:rStyle w:val="CodeInline"/>
        </w:rPr>
        <w:t>Camera</w:t>
      </w:r>
      <w:r w:rsidR="00120C85" w:rsidRPr="00120C85">
        <w:t xml:space="preserve"> object stores its position in WC space, this position must be transformed to pixel space for each </w:t>
      </w:r>
      <w:r w:rsidR="00120C85" w:rsidRPr="00120C85">
        <w:rPr>
          <w:rStyle w:val="CodeInline"/>
        </w:rPr>
        <w:t>IllumRenderable</w:t>
      </w:r>
      <w:r w:rsidR="00120C85"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r w:rsidRPr="00120C85">
        <w:rPr>
          <w:rStyle w:val="CodeInline"/>
        </w:rPr>
        <w:t>IllumRenderable</w:t>
      </w:r>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r w:rsidR="001D1E3B" w:rsidRPr="0007431B">
        <w:rPr>
          <w:rStyle w:val="CodeInline"/>
        </w:rPr>
        <w:t>PerRenderCache</w:t>
      </w:r>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r w:rsidRPr="00120C85">
        <w:rPr>
          <w:rStyle w:val="CodeInline"/>
        </w:rPr>
        <w:t>PerRenderCache</w:t>
      </w:r>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lastRenderedPageBreak/>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r w:rsidR="00742BF7" w:rsidRPr="00120C85">
        <w:rPr>
          <w:rStyle w:val="CodeInline"/>
        </w:rPr>
        <w:t>setView</w:t>
      </w:r>
      <w:r w:rsidR="00742BF7">
        <w:rPr>
          <w:rStyle w:val="CodeInline"/>
        </w:rPr>
        <w:t>AndCameraMatrix</w:t>
      </w:r>
      <w:r w:rsidRPr="00120C85">
        <w:rPr>
          <w:rStyle w:val="CodeInline"/>
        </w:rPr>
        <w:t>()</w:t>
      </w:r>
      <w:r w:rsidRPr="00906AD8">
        <w:t xml:space="preserve"> function, call the </w:t>
      </w:r>
      <w:r w:rsidRPr="00120C85">
        <w:rPr>
          <w:rStyle w:val="CodeInline"/>
        </w:rPr>
        <w:t>wcPosToPixel()</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76BE979A" w14:textId="77777777" w:rsidR="005B099F" w:rsidRDefault="005B099F" w:rsidP="00120C85">
      <w:pPr>
        <w:pStyle w:val="Code"/>
        <w:rPr>
          <w:ins w:id="353" w:author="Kelvin Sung" w:date="2021-09-12T10:38:00Z"/>
          <w:rFonts w:hint="eastAsia"/>
        </w:rPr>
      </w:pPr>
      <w:ins w:id="354" w:author="Kelvin Sung" w:date="2021-09-12T10:38:00Z">
        <w:r>
          <w:rPr>
            <w:rFonts w:hint="eastAsia"/>
          </w:rPr>
          <w:t>--------------------------------------------------------------------------</w:t>
        </w:r>
      </w:ins>
    </w:p>
    <w:p w14:paraId="682C25D4" w14:textId="77777777" w:rsidR="005B099F" w:rsidRDefault="005B099F" w:rsidP="00120C85">
      <w:pPr>
        <w:pStyle w:val="Code"/>
        <w:rPr>
          <w:ins w:id="355" w:author="Kelvin Sung" w:date="2021-09-12T10:38:00Z"/>
          <w:rFonts w:hint="eastAsia"/>
        </w:rPr>
      </w:pPr>
      <w:ins w:id="356" w:author="Kelvin Sung" w:date="2021-09-12T10:38:00Z">
        <w:r>
          <w:rPr>
            <w:rFonts w:hint="eastAsia"/>
          </w:rPr>
          <w:t>68: ^HERE^[90]</w:t>
        </w:r>
      </w:ins>
    </w:p>
    <w:p w14:paraId="63563798" w14:textId="08CAD3CD"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1A0A111E" w14:textId="77777777" w:rsidR="005B099F" w:rsidRDefault="005B099F" w:rsidP="00906AD8">
      <w:pPr>
        <w:pStyle w:val="NumList"/>
        <w:numPr>
          <w:ilvl w:val="0"/>
          <w:numId w:val="38"/>
        </w:numPr>
        <w:rPr>
          <w:ins w:id="357" w:author="Kelvin Sung" w:date="2021-09-12T10:38:00Z"/>
          <w:rFonts w:hint="eastAsia"/>
        </w:rPr>
      </w:pPr>
      <w:ins w:id="358" w:author="Kelvin Sung" w:date="2021-09-12T10:38:00Z">
        <w:r>
          <w:rPr>
            <w:rFonts w:hint="eastAsia"/>
          </w:rPr>
          <w:t>--------------------------------------------------------------------------</w:t>
        </w:r>
      </w:ins>
    </w:p>
    <w:p w14:paraId="0E239894" w14:textId="77777777" w:rsidR="005B099F" w:rsidRDefault="005B099F" w:rsidP="00906AD8">
      <w:pPr>
        <w:pStyle w:val="NumList"/>
        <w:numPr>
          <w:ilvl w:val="0"/>
          <w:numId w:val="38"/>
        </w:numPr>
        <w:rPr>
          <w:ins w:id="359" w:author="Kelvin Sung" w:date="2021-09-12T10:38:00Z"/>
          <w:rFonts w:hint="eastAsia"/>
        </w:rPr>
      </w:pPr>
      <w:ins w:id="360" w:author="Kelvin Sung" w:date="2021-09-12T10:38:00Z">
        <w:r>
          <w:rPr>
            <w:rFonts w:hint="eastAsia"/>
          </w:rPr>
          <w:t>69: ^HERE^[85]</w:t>
        </w:r>
      </w:ins>
    </w:p>
    <w:p w14:paraId="20179476" w14:textId="0F3F6573"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6B6AF71D" w14:textId="77777777" w:rsidR="005B099F" w:rsidRDefault="005B099F" w:rsidP="00906AD8">
      <w:pPr>
        <w:pStyle w:val="Heading3"/>
        <w:rPr>
          <w:ins w:id="361" w:author="Kelvin Sung" w:date="2021-09-12T10:38:00Z"/>
        </w:rPr>
      </w:pPr>
      <w:ins w:id="362" w:author="Kelvin Sung" w:date="2021-09-12T10:38:00Z">
        <w:r>
          <w:t>--------------------------------------------------------------------------</w:t>
        </w:r>
      </w:ins>
    </w:p>
    <w:p w14:paraId="1A1E0F7B" w14:textId="77777777" w:rsidR="005B099F" w:rsidRDefault="005B099F" w:rsidP="00906AD8">
      <w:pPr>
        <w:pStyle w:val="Heading3"/>
        <w:rPr>
          <w:ins w:id="363" w:author="Kelvin Sung" w:date="2021-09-12T10:38:00Z"/>
        </w:rPr>
      </w:pPr>
      <w:ins w:id="364" w:author="Kelvin Sung" w:date="2021-09-12T10:38:00Z">
        <w:r>
          <w:t>70: ^HERE^[79]</w:t>
        </w:r>
      </w:ins>
    </w:p>
    <w:p w14:paraId="41A64E0A" w14:textId="01970817" w:rsidR="00906AD8" w:rsidRDefault="00906AD8" w:rsidP="00906AD8">
      <w:pPr>
        <w:pStyle w:val="Heading3"/>
      </w:pPr>
      <w:r>
        <w:t>Testing Specular Reflection</w:t>
      </w:r>
    </w:p>
    <w:p w14:paraId="74EFB60E" w14:textId="0E44B336" w:rsidR="00906AD8" w:rsidRDefault="005B099F" w:rsidP="00906AD8">
      <w:pPr>
        <w:pStyle w:val="BodyTextFirst"/>
        <w:rPr>
          <w:rFonts w:hint="eastAsia"/>
        </w:rPr>
      </w:pPr>
      <w:ins w:id="365" w:author="Kelvin Sung" w:date="2021-09-12T10:38:00Z">
        <w:r>
          <w:rPr>
            <w:rFonts w:hint="eastAsia"/>
          </w:rPr>
          <w:t>&gt;&gt;HERE</w:t>
        </w:r>
      </w:ins>
      <w:r w:rsidR="00906AD8">
        <w:t xml:space="preserve">You can now test your implementation of the Phong illumination model and observe the effects of altering </w:t>
      </w:r>
      <w:r w:rsidR="00966A75">
        <w:t xml:space="preserve">an </w:t>
      </w:r>
      <w:r w:rsidR="00906AD8">
        <w:t>object</w:t>
      </w:r>
      <w:r w:rsidR="00966A75">
        <w:t>’s</w:t>
      </w:r>
      <w:r w:rsidR="00906AD8">
        <w:t xml:space="preserve"> material property and specularity. Since the background, </w:t>
      </w:r>
      <w:r w:rsidR="00906AD8" w:rsidRPr="00F5523C">
        <w:rPr>
          <w:rStyle w:val="CodeInline"/>
        </w:rPr>
        <w:t>Hero</w:t>
      </w:r>
      <w:r w:rsidR="00906AD8">
        <w:t xml:space="preserve">, and left </w:t>
      </w:r>
      <w:r w:rsidR="00906AD8" w:rsidRPr="00F5523C">
        <w:rPr>
          <w:rStyle w:val="CodeInline"/>
        </w:rPr>
        <w:t>Minion</w:t>
      </w:r>
      <w:r w:rsidR="00906AD8">
        <w:t xml:space="preserve"> are already instances of the </w:t>
      </w:r>
      <w:r w:rsidR="00906AD8" w:rsidRPr="00F5523C">
        <w:rPr>
          <w:rStyle w:val="CodeInline"/>
        </w:rPr>
        <w:t>IllumRenderable</w:t>
      </w:r>
      <w:r w:rsidR="00906AD8">
        <w:t xml:space="preserve"> object, these three objects will </w:t>
      </w:r>
      <w:r w:rsidR="00442928">
        <w:t xml:space="preserve">now </w:t>
      </w:r>
      <w:r w:rsidR="00906AD8">
        <w:t xml:space="preserve">exhibit specularity. To ensure prominence of specular reflection, the specular material property, </w:t>
      </w:r>
      <w:r w:rsidR="00906AD8" w:rsidRPr="00F5523C">
        <w:rPr>
          <w:rStyle w:val="CodeInline"/>
        </w:rPr>
        <w:t>Ks</w:t>
      </w:r>
      <w:r w:rsidR="00906AD8">
        <w:t xml:space="preserve">, of the background object is set to bright red in the </w:t>
      </w:r>
      <w:r w:rsidR="00906AD8" w:rsidRPr="00F5523C">
        <w:rPr>
          <w:rStyle w:val="CodeInline"/>
        </w:rPr>
        <w:t>init()</w:t>
      </w:r>
      <w:r w:rsidR="00906AD8">
        <w:t xml:space="preserve"> function.</w:t>
      </w:r>
    </w:p>
    <w:p w14:paraId="364E6670" w14:textId="52AFEAEA" w:rsidR="00906AD8" w:rsidRDefault="00906AD8" w:rsidP="00442928">
      <w:pPr>
        <w:pStyle w:val="BodyTextCont"/>
        <w:rPr>
          <w:rFonts w:hint="eastAsia"/>
        </w:rPr>
      </w:pPr>
      <w:r w:rsidRPr="00906AD8">
        <w:lastRenderedPageBreak/>
        <w:t xml:space="preserve">A new function, </w:t>
      </w:r>
      <w:r w:rsidRPr="00F5523C">
        <w:rPr>
          <w:rStyle w:val="CodeInline"/>
        </w:rPr>
        <w:t>_selectCharacter()</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7C9BCF34" w:rsidR="00906AD8" w:rsidRDefault="005B099F" w:rsidP="00906AD8">
      <w:pPr>
        <w:pStyle w:val="BodyTextFirst"/>
        <w:rPr>
          <w:rFonts w:hint="eastAsia"/>
        </w:rPr>
      </w:pPr>
      <w:ins w:id="366" w:author="Kelvin Sung" w:date="2021-09-12T10:38:00Z">
        <w:r>
          <w:rPr>
            <w:rFonts w:hint="eastAsia"/>
          </w:rPr>
          <w:t>&gt;&gt;HERE</w:t>
        </w:r>
      </w:ins>
      <w:r w:rsidR="00906AD8">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rsidR="00906AD8">
        <w:t xml:space="preserve">. </w:t>
      </w:r>
      <w:r w:rsidR="00966A75">
        <w:t>By</w:t>
      </w:r>
      <w:r w:rsidR="00906AD8">
        <w:t xml:space="preserve"> </w:t>
      </w:r>
      <w:r w:rsidR="00470CAE">
        <w:t>default</w:t>
      </w:r>
      <w:r w:rsidR="00470CAE">
        <w:rPr>
          <w:rFonts w:hint="eastAsia"/>
        </w:rPr>
        <w:t>,</w:t>
      </w:r>
      <w:r w:rsidR="00906AD8">
        <w:t xml:space="preserve"> the material property of the </w:t>
      </w:r>
      <w:r w:rsidR="00906AD8" w:rsidRPr="00906AD8">
        <w:rPr>
          <w:rStyle w:val="CodeInline"/>
        </w:rPr>
        <w:t>Hero</w:t>
      </w:r>
      <w:r w:rsidR="00906AD8">
        <w:t xml:space="preserve"> object is selected. You can try changing the diffuse RGB components by pressing the E/R, T/Y, or U/I keys.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2D30943D" w:rsidR="00377663"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r w:rsidR="000125D2">
        <w:t xml:space="preserve">press </w:t>
      </w:r>
      <w:r>
        <w:t xml:space="preserve">R, Y, and I keys at the same time) to around 0.2, increase the specularity property (type 9 to select Specular, and then </w:t>
      </w:r>
      <w:r w:rsidR="00377663">
        <w:t xml:space="preserve">press </w:t>
      </w:r>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377663">
        <w:t xml:space="preserve">At this point, you can press and hold the P key to decrease the </w:t>
      </w:r>
      <w:r w:rsidR="004E714A">
        <w:t xml:space="preserve">value of the </w:t>
      </w:r>
      <w:r w:rsidR="00377663">
        <w:t>shininess</w:t>
      </w:r>
      <w:r w:rsidR="004E714A">
        <w:t xml:space="preserve">, n. As the n-value decreases, </w:t>
      </w:r>
      <w:r w:rsidR="00A92052">
        <w:t>you can observe</w:t>
      </w:r>
      <w:r w:rsidR="004E714A">
        <w:t xml:space="preserve"> the </w:t>
      </w:r>
      <w:r w:rsidR="00A92052">
        <w:t>increase in the sizes of the highlight</w:t>
      </w:r>
      <w:r w:rsidR="00966A75">
        <w:t>ed</w:t>
      </w:r>
      <w:r w:rsidR="00A92052">
        <w:t xml:space="preserve"> spots</w:t>
      </w:r>
      <w:r w:rsidR="004C34C9">
        <w:t xml:space="preserve"> coupled with decrease in the brightness of these spots</w:t>
      </w:r>
      <w:r w:rsidR="00A92052">
        <w:t>.</w:t>
      </w:r>
      <w:r w:rsidR="004C34C9">
        <w:t xml:space="preserve"> As depict</w:t>
      </w:r>
      <w:r w:rsidR="00B51AA9">
        <w:t>ed</w:t>
      </w:r>
      <w:r w:rsidR="004C34C9">
        <w:t xml:space="preserve"> </w:t>
      </w:r>
      <w:r w:rsidR="00B51AA9">
        <w:t>by the middle sphere of</w:t>
      </w:r>
      <w:r w:rsidR="004C34C9">
        <w:t xml:space="preserve"> Figure 8-14, a smaller n-value corresponds to a less polished surface which typically </w:t>
      </w:r>
      <w:r w:rsidR="00B55A16">
        <w:t>exhibits</w:t>
      </w:r>
      <w:r w:rsidR="004C34C9">
        <w:t xml:space="preserve"> </w:t>
      </w:r>
      <w:r w:rsidR="00B55A16">
        <w:t>highlight</w:t>
      </w:r>
      <w:r w:rsidR="003F1D25">
        <w:t>s</w:t>
      </w:r>
      <w:r w:rsidR="00B55A16">
        <w:t xml:space="preserve"> that </w:t>
      </w:r>
      <w:r w:rsidR="003F1D25">
        <w:t xml:space="preserve">are </w:t>
      </w:r>
      <w:r w:rsidR="004C34C9">
        <w:t xml:space="preserve">larger </w:t>
      </w:r>
      <w:r w:rsidR="00B55A16">
        <w:t xml:space="preserve">in area </w:t>
      </w:r>
      <w:r w:rsidR="004C34C9">
        <w:t>but</w:t>
      </w:r>
      <w:r w:rsidR="00966A75">
        <w:t xml:space="preserve"> </w:t>
      </w:r>
      <w:r w:rsidR="00093387">
        <w:t>with</w:t>
      </w:r>
      <w:r w:rsidR="004C34C9">
        <w:t xml:space="preserve"> less inten</w:t>
      </w:r>
      <w:r w:rsidR="00B55A16">
        <w:t>sity.</w:t>
      </w:r>
    </w:p>
    <w:p w14:paraId="68CC5286" w14:textId="2A8EFD0C" w:rsidR="00906AD8" w:rsidRDefault="00B67836" w:rsidP="00906AD8">
      <w:pPr>
        <w:pStyle w:val="BodyTextCont"/>
        <w:rPr>
          <w:rFonts w:hint="eastAsia"/>
        </w:rPr>
      </w:pPr>
      <w:r>
        <w:t xml:space="preserve">Relatively small objects, such as the </w:t>
      </w:r>
      <w:r w:rsidRPr="00AB51B9">
        <w:rPr>
          <w:rStyle w:val="CodeInline"/>
        </w:rPr>
        <w:t>Hero</w:t>
      </w:r>
      <w:r>
        <w:t xml:space="preserve">, </w:t>
      </w:r>
      <w:r w:rsidR="00321D0F">
        <w:t xml:space="preserve">do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5377E645" w14:textId="77777777" w:rsidR="00906AD8" w:rsidRDefault="00906AD8" w:rsidP="00906AD8">
      <w:pPr>
        <w:pStyle w:val="Heading1"/>
      </w:pPr>
      <w:r>
        <w:t>Light Source Types</w:t>
      </w:r>
    </w:p>
    <w:p w14:paraId="39C9C307" w14:textId="00690960" w:rsidR="00906AD8" w:rsidRDefault="005B099F" w:rsidP="00906AD8">
      <w:pPr>
        <w:pStyle w:val="BodyTextFirst"/>
        <w:rPr>
          <w:rFonts w:hint="eastAsia"/>
        </w:rPr>
      </w:pPr>
      <w:ins w:id="367" w:author="Kelvin Sung" w:date="2021-09-12T10:38:00Z">
        <w:r>
          <w:rPr>
            <w:rFonts w:hint="eastAsia"/>
          </w:rPr>
          <w:t>&gt;&gt;HERE</w:t>
        </w:r>
      </w:ins>
      <w:r w:rsidR="00492E2D">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w:t>
      </w:r>
      <w:r w:rsidR="00906AD8">
        <w:lastRenderedPageBreak/>
        <w:t xml:space="preserve">far radii where objects can be fully, partial, or not lit at all by the light. There are two other light types that are popular in most game engines: the directional light and the spotlight. </w:t>
      </w:r>
    </w:p>
    <w:p w14:paraId="0C4BB4D8" w14:textId="370FECB7"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DC0ACC">
        <w:t>.</w:t>
      </w:r>
      <w:r w:rsidR="00BA4588">
        <w:t xml:space="preserve"> </w:t>
      </w:r>
      <w:r w:rsidR="00DC0ACC">
        <w:t>R</w:t>
      </w:r>
      <w:r w:rsidR="00BA4588">
        <w:t>ather</w:t>
      </w:r>
      <w:r w:rsidR="00965726">
        <w:t>,</w:t>
      </w:r>
      <w:r w:rsidR="00492E2D">
        <w:t xml:space="preserve"> it illuminates everything in a specific direction.</w:t>
      </w:r>
      <w:r>
        <w:t xml:space="preserve"> </w:t>
      </w:r>
      <w:r w:rsidR="00966A75">
        <w:t>While t</w:t>
      </w:r>
      <w:r w:rsidR="00492E2D">
        <w:t>hese characteristics</w:t>
      </w:r>
      <w:r w:rsidR="00093387">
        <w:t xml:space="preserve"> </w:t>
      </w:r>
      <w:r w:rsidR="00492E2D">
        <w:t xml:space="preserve">may </w:t>
      </w:r>
      <w:r w:rsidR="00965726">
        <w:t xml:space="preserve">not </w:t>
      </w:r>
      <w:r w:rsidR="00F51F56">
        <w:t xml:space="preserve">seem </w:t>
      </w:r>
      <w:r w:rsidR="00492E2D">
        <w:t>intuitive,</w:t>
      </w:r>
      <w:r w:rsidR="00966A75">
        <w:t xml:space="preserve"> they</w:t>
      </w:r>
      <w:r w:rsidR="00492E2D">
        <w:t xml:space="preser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0042FED9" w:rsidR="00FB3BA0" w:rsidRDefault="00FB3BA0" w:rsidP="00FB3BA0">
      <w:pPr>
        <w:pStyle w:val="NoteTipCaution"/>
      </w:pPr>
      <w:r w:rsidRPr="00FB3BA0">
        <w:rPr>
          <w:rStyle w:val="Strong"/>
        </w:rPr>
        <w:t>Note</w:t>
      </w:r>
      <w:r>
        <w:tab/>
        <w:t xml:space="preserve">In illustrative diagrams, like Figure </w:t>
      </w:r>
      <w:r w:rsidR="003401C9">
        <w:t>8-21</w:t>
      </w:r>
      <w:r>
        <w:t xml:space="preserve">, for clarity purposes light directions are usually represented by lines extending from the light position toward the environment. These </w:t>
      </w:r>
      <w:r>
        <w:lastRenderedPageBreak/>
        <w:t>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vector diagrams, all vectors always point away from the position be</w:t>
      </w:r>
      <w:r w:rsidR="00CE026E">
        <w:t>ing</w:t>
      </w:r>
      <w:r>
        <w:t xml:space="preserve"> illuminated, and </w:t>
      </w:r>
      <w:r w:rsidR="00CE026E">
        <w:t xml:space="preserve">are </w:t>
      </w:r>
      <w:r>
        <w:t>assumed to be normalized with a magnitude of 1.</w:t>
      </w:r>
    </w:p>
    <w:p w14:paraId="02E1E729" w14:textId="142B0320" w:rsidR="00FB3BA0" w:rsidRDefault="00FB3BA0" w:rsidP="00FB3BA0">
      <w:pPr>
        <w:pStyle w:val="Heading2"/>
      </w:pPr>
      <w:r>
        <w:t>The Directional and Spotlights Project</w:t>
      </w:r>
    </w:p>
    <w:p w14:paraId="40041179" w14:textId="58994CF7" w:rsidR="00FB3BA0" w:rsidRDefault="005B099F" w:rsidP="00FB3BA0">
      <w:pPr>
        <w:pStyle w:val="BodyTextFirst"/>
        <w:rPr>
          <w:rFonts w:hint="eastAsia"/>
        </w:rPr>
      </w:pPr>
      <w:ins w:id="368" w:author="Kelvin Sung" w:date="2021-09-12T10:38:00Z">
        <w:r>
          <w:rPr>
            <w:rFonts w:hint="eastAsia"/>
          </w:rPr>
          <w:t>&gt;&gt;HERE</w:t>
        </w:r>
      </w:ins>
      <w:r w:rsidR="00FB3BA0">
        <w:t>This project demonstrates how to integrate directional lights and spotlight</w:t>
      </w:r>
      <w:r w:rsidR="00A77252">
        <w:t>s</w:t>
      </w:r>
      <w:r w:rsidR="00FB3BA0">
        <w:t xml:space="preserve"> into your engine to support a wider range of illumination effects. You can see an example of the project running in Figure </w:t>
      </w:r>
      <w:r w:rsidR="003401C9">
        <w:t>8-22</w:t>
      </w:r>
      <w:r w:rsidR="00FB3BA0">
        <w:t xml:space="preserve">. The source code of this project is located in the </w:t>
      </w:r>
      <w:r w:rsidR="00FB3BA0" w:rsidRPr="00FB3BA0">
        <w:rPr>
          <w:rStyle w:val="CodeInline"/>
        </w:rPr>
        <w:t>chapter8/8.6.directional_and_spotlights</w:t>
      </w:r>
      <w:r w:rsidR="00FB3BA0">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0C2A7634" w:rsidR="00FB3BA0" w:rsidRDefault="005B099F" w:rsidP="00FB3BA0">
      <w:pPr>
        <w:pStyle w:val="BodyTextFirst"/>
        <w:rPr>
          <w:rFonts w:hint="eastAsia"/>
        </w:rPr>
      </w:pPr>
      <w:ins w:id="369" w:author="Kelvin Sung" w:date="2021-09-12T10:38:00Z">
        <w:r>
          <w:rPr>
            <w:rFonts w:hint="eastAsia"/>
          </w:rPr>
          <w:t>&gt;&gt;HERE</w:t>
        </w:r>
      </w:ins>
      <w:r w:rsidR="00FB3BA0">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54055BEA" w:rsidR="00FB3BA0" w:rsidRDefault="005B099F" w:rsidP="00FB3BA0">
      <w:pPr>
        <w:pStyle w:val="BodyTextFirst"/>
        <w:rPr>
          <w:rFonts w:hint="eastAsia"/>
        </w:rPr>
      </w:pPr>
      <w:ins w:id="370" w:author="Kelvin Sung" w:date="2021-09-12T10:38:00Z">
        <w:r>
          <w:rPr>
            <w:rFonts w:hint="eastAsia"/>
          </w:rPr>
          <w:t>&gt;&gt;HERE</w:t>
        </w:r>
      </w:ins>
      <w:r w:rsidR="00FB3BA0">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6CA41498" w:rsidR="00FB3BA0" w:rsidRDefault="005B099F" w:rsidP="00FB3BA0">
      <w:pPr>
        <w:pStyle w:val="BodyTextFirst"/>
        <w:rPr>
          <w:rFonts w:hint="eastAsia"/>
        </w:rPr>
      </w:pPr>
      <w:ins w:id="371" w:author="Kelvin Sung" w:date="2021-09-12T10:38:00Z">
        <w:r>
          <w:rPr>
            <w:rFonts w:hint="eastAsia"/>
          </w:rPr>
          <w:t>&gt;&gt;HERE</w:t>
        </w:r>
      </w:ins>
      <w:r w:rsidR="00FB3BA0">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6DB6FD55" w:rsidR="00FB3BA0" w:rsidRDefault="005B099F" w:rsidP="00FB3BA0">
      <w:pPr>
        <w:pStyle w:val="BodyTextFirst"/>
        <w:rPr>
          <w:rFonts w:hint="eastAsia"/>
        </w:rPr>
      </w:pPr>
      <w:ins w:id="372" w:author="Kelvin Sung" w:date="2021-09-12T10:38:00Z">
        <w:r>
          <w:rPr>
            <w:rFonts w:hint="eastAsia"/>
          </w:rPr>
          <w:t>&gt;&gt;HERE</w:t>
        </w:r>
      </w:ins>
      <w:r w:rsidR="00FB3BA0">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2021984C" w:rsidR="00FB3BA0" w:rsidRDefault="005B099F" w:rsidP="00FB3BA0">
      <w:pPr>
        <w:pStyle w:val="BodyTextFirst"/>
        <w:rPr>
          <w:rFonts w:hint="eastAsia"/>
        </w:rPr>
      </w:pPr>
      <w:ins w:id="373" w:author="Kelvin Sung" w:date="2021-09-12T10:38:00Z">
        <w:r>
          <w:rPr>
            <w:rFonts w:hint="eastAsia"/>
          </w:rPr>
          <w:t>&gt;&gt;HERE</w:t>
        </w:r>
      </w:ins>
      <w:r w:rsidR="00FB3BA0">
        <w:t xml:space="preserve">As with the previous projects, the integration of the new functionality will begin with the GLSL shader. You must modify the GLSL </w:t>
      </w:r>
      <w:r w:rsidR="00FB3BA0" w:rsidRPr="00F5523C">
        <w:rPr>
          <w:rStyle w:val="CodeInline"/>
        </w:rPr>
        <w:t>IllumShader</w:t>
      </w:r>
      <w:r w:rsidR="00FB3BA0">
        <w:t xml:space="preserve"> and </w:t>
      </w:r>
      <w:r w:rsidR="00FB3BA0" w:rsidRPr="00F5523C">
        <w:rPr>
          <w:rStyle w:val="CodeInline"/>
        </w:rPr>
        <w:t>LightShader</w:t>
      </w:r>
      <w:r w:rsidR="00FB3BA0">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43DC5D2C" w:rsidR="00FB3BA0" w:rsidRDefault="005B099F" w:rsidP="00FB3BA0">
      <w:pPr>
        <w:pStyle w:val="BodyTextFirst"/>
        <w:rPr>
          <w:rFonts w:hint="eastAsia"/>
        </w:rPr>
      </w:pPr>
      <w:ins w:id="374" w:author="Kelvin Sung" w:date="2021-09-12T10:38:00Z">
        <w:r>
          <w:rPr>
            <w:rFonts w:hint="eastAsia"/>
          </w:rPr>
          <w:t>&gt;&gt;HERE</w:t>
        </w:r>
      </w:ins>
      <w:r w:rsidR="00FB3BA0">
        <w:t xml:space="preserve">Recall that the </w:t>
      </w:r>
      <w:r w:rsidR="00FB3BA0" w:rsidRPr="00F5523C">
        <w:rPr>
          <w:rStyle w:val="CodeInline"/>
        </w:rPr>
        <w:t>IllumShader</w:t>
      </w:r>
      <w:r w:rsidR="00FB3BA0">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r w:rsidR="00F5523C" w:rsidRPr="00731F86">
        <w:rPr>
          <w:rStyle w:val="CodeInline"/>
        </w:rPr>
        <w:t>i</w:t>
      </w:r>
      <w:r w:rsidRPr="00731F86">
        <w:rPr>
          <w:rStyle w:val="CodeInline"/>
        </w:rPr>
        <w:t>llum</w:t>
      </w:r>
      <w:r w:rsidR="00F5523C" w:rsidRPr="00731F86">
        <w:rPr>
          <w:rStyle w:val="CodeInline"/>
        </w:rPr>
        <w:t>_fs</w:t>
      </w:r>
      <w:r w:rsidRPr="00731F86">
        <w:rPr>
          <w:rStyle w:val="CodeInline"/>
        </w:rPr>
        <w:t>.glsl</w:t>
      </w:r>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r w:rsidRPr="00731F86">
        <w:rPr>
          <w:rStyle w:val="CodeInline"/>
        </w:rPr>
        <w:t>DropOff</w:t>
      </w:r>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r w:rsidRPr="00731F86">
        <w:rPr>
          <w:rStyle w:val="CodeInline"/>
        </w:rPr>
        <w:t>DropOff</w:t>
      </w:r>
      <w:r w:rsidRPr="00FB3BA0">
        <w:t xml:space="preserve"> variable controls how rapidly light drops off between the inner and outer angles of the spotlight. The </w:t>
      </w:r>
      <w:r w:rsidRPr="00731F86">
        <w:rPr>
          <w:rStyle w:val="CodeInline"/>
        </w:rPr>
        <w:t>LightType</w:t>
      </w:r>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2F51A698" w14:textId="77777777" w:rsidR="005B099F" w:rsidRDefault="005B099F" w:rsidP="00731F86">
      <w:pPr>
        <w:pStyle w:val="Code"/>
        <w:rPr>
          <w:ins w:id="375" w:author="Kelvin Sung" w:date="2021-09-12T10:38:00Z"/>
          <w:rFonts w:hint="eastAsia"/>
        </w:rPr>
      </w:pPr>
      <w:ins w:id="376" w:author="Kelvin Sung" w:date="2021-09-12T10:38:00Z">
        <w:r>
          <w:rPr>
            <w:rFonts w:hint="eastAsia"/>
          </w:rPr>
          <w:t>--------------------------------------------------------------------------</w:t>
        </w:r>
      </w:ins>
    </w:p>
    <w:p w14:paraId="06E3C2E8" w14:textId="77777777" w:rsidR="005B099F" w:rsidRDefault="005B099F" w:rsidP="00731F86">
      <w:pPr>
        <w:pStyle w:val="Code"/>
        <w:rPr>
          <w:ins w:id="377" w:author="Kelvin Sung" w:date="2021-09-12T10:38:00Z"/>
          <w:rFonts w:hint="eastAsia"/>
        </w:rPr>
      </w:pPr>
      <w:ins w:id="378" w:author="Kelvin Sung" w:date="2021-09-12T10:38:00Z">
        <w:r>
          <w:rPr>
            <w:rFonts w:hint="eastAsia"/>
          </w:rPr>
          <w:t>71: ^HERE^[75]</w:t>
        </w:r>
      </w:ins>
    </w:p>
    <w:p w14:paraId="66FB483C" w14:textId="6A70DD39"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r w:rsidR="00E30221" w:rsidRPr="00731F86">
        <w:rPr>
          <w:rStyle w:val="CodeInline"/>
        </w:rPr>
        <w:t>Angular</w:t>
      </w:r>
      <w:r w:rsidR="00067672">
        <w:rPr>
          <w:rStyle w:val="CodeInline"/>
        </w:rPr>
        <w:t>DropOff</w:t>
      </w:r>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lastRenderedPageBreak/>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rFonts w:hint="eastAsia"/>
        </w:rPr>
      </w:pPr>
      <w:r>
        <w:t>}</w:t>
      </w:r>
    </w:p>
    <w:p w14:paraId="2B8CEC80" w14:textId="4E8BB586" w:rsidR="00FB3BA0" w:rsidRDefault="00FB3BA0" w:rsidP="00AB51B9">
      <w:pPr>
        <w:pStyle w:val="BodyTextCont"/>
        <w:rPr>
          <w:rFonts w:hint="eastAsia"/>
        </w:rPr>
      </w:pPr>
      <w:r w:rsidRPr="00FB3BA0">
        <w:t xml:space="preserve">The parameter </w:t>
      </w:r>
      <w:r w:rsidRPr="00731F86">
        <w:rPr>
          <w:rStyle w:val="CodeInline"/>
        </w:rPr>
        <w:t>lgt</w:t>
      </w:r>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r w:rsidRPr="00731F86">
        <w:rPr>
          <w:rStyle w:val="CodeInline"/>
        </w:rPr>
        <w:t>lgtDir</w:t>
      </w:r>
      <w:r w:rsidRPr="00FB3BA0">
        <w:t xml:space="preserve"> is the direction of the spotlight (or</w:t>
      </w:r>
      <w:r w:rsidR="00770430">
        <w:t xml:space="preserve"> </w:t>
      </w:r>
      <w:r w:rsidRPr="00731F86">
        <w:rPr>
          <w:rStyle w:val="CodeInline"/>
        </w:rPr>
        <w:t>Light.Direction</w:t>
      </w:r>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pPr>
      <w:r w:rsidRPr="00FB3BA0">
        <w:rPr>
          <w:rStyle w:val="Strong"/>
        </w:rPr>
        <w:t>Note</w:t>
      </w:r>
      <w:r>
        <w:tab/>
        <w:t xml:space="preserve"> The </w:t>
      </w:r>
      <w:r w:rsidRPr="00430900">
        <w:rPr>
          <w:rStyle w:val="CodeInline"/>
        </w:rPr>
        <w:t>lgtDir</w:t>
      </w:r>
      <w:r>
        <w:t xml:space="preserve"> is the direction of the spotlight, while the light vector, </w:t>
      </w:r>
      <w:r w:rsidRPr="00752925">
        <w:rPr>
          <w:b/>
        </w:rPr>
        <w:t>L</w:t>
      </w:r>
      <w:r>
        <w:t xml:space="preserve">, is the vector from the position being illumined to the position of the spotlight. </w:t>
      </w:r>
    </w:p>
    <w:p w14:paraId="19F5283A" w14:textId="051DACC9" w:rsidR="0063277F" w:rsidRPr="0063277F" w:rsidRDefault="0063277F" w:rsidP="002B6319">
      <w:pPr>
        <w:pStyle w:val="Figure"/>
      </w:pPr>
      <w:r>
        <w:rPr>
          <w:noProof/>
        </w:rPr>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pPr>
      <w:r w:rsidRPr="00FB3BA0">
        <w:t xml:space="preserve">Figure </w:t>
      </w:r>
      <w:r w:rsidR="003401C9">
        <w:t>8-23</w:t>
      </w:r>
      <w:r w:rsidRPr="00FB3BA0">
        <w:t>. Computing the angular attenuation of a spotlight</w:t>
      </w:r>
    </w:p>
    <w:p w14:paraId="726F6173" w14:textId="77AED88E" w:rsidR="00B46602" w:rsidRPr="00B46602" w:rsidRDefault="00B46602" w:rsidP="00752925">
      <w:pPr>
        <w:pStyle w:val="NoteTipCaution"/>
      </w:pPr>
      <w:r w:rsidRPr="00FB3BA0">
        <w:rPr>
          <w:rStyle w:val="Strong"/>
        </w:rPr>
        <w:t>Note</w:t>
      </w:r>
      <w:r>
        <w:tab/>
        <w:t xml:space="preserve"> </w:t>
      </w:r>
      <w:r w:rsidR="00CD58A9">
        <w:t xml:space="preserve">The following code is based on cosine of angular displacements. </w:t>
      </w:r>
      <w:r w:rsidR="004A331A">
        <w:t xml:space="preserve">It is important </w:t>
      </w:r>
      <w:r w:rsidR="00CD58A9">
        <w:t xml:space="preserve">to remember that given two 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α&gt;β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p>
    <w:p w14:paraId="7FAF1D68" w14:textId="77777777" w:rsidR="00FB3BA0" w:rsidRPr="00FB3BA0" w:rsidRDefault="00FB3BA0" w:rsidP="00F31BF1">
      <w:pPr>
        <w:pStyle w:val="NumSubList"/>
        <w:numPr>
          <w:ilvl w:val="0"/>
          <w:numId w:val="40"/>
        </w:numPr>
        <w:rPr>
          <w:rFonts w:hint="eastAsia"/>
        </w:rPr>
      </w:pPr>
      <w:r w:rsidRPr="00FB3BA0">
        <w:lastRenderedPageBreak/>
        <w:t xml:space="preserve">The </w:t>
      </w:r>
      <w:r w:rsidRPr="00731F86">
        <w:rPr>
          <w:rStyle w:val="CodeInline"/>
        </w:rPr>
        <w:t>cosL</w:t>
      </w:r>
      <w:r w:rsidRPr="00FB3BA0">
        <w:t xml:space="preserve"> is the dot product of </w:t>
      </w:r>
      <w:r w:rsidRPr="00731F86">
        <w:rPr>
          <w:rStyle w:val="CodeInline"/>
        </w:rPr>
        <w:t>L</w:t>
      </w:r>
      <w:r w:rsidRPr="00FB3BA0">
        <w:t xml:space="preserve"> with </w:t>
      </w:r>
      <w:r w:rsidRPr="00731F86">
        <w:rPr>
          <w:rStyle w:val="CodeInline"/>
        </w:rPr>
        <w:t>lgtDir</w:t>
      </w:r>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r w:rsidRPr="00FB3BA0">
        <w:rPr>
          <w:rStyle w:val="CodeInline"/>
        </w:rPr>
        <w:t>cosL</w:t>
      </w:r>
      <w:r w:rsidRPr="00FB3BA0">
        <w:t xml:space="preserve"> and </w:t>
      </w:r>
      <w:r w:rsidRPr="00FB3BA0">
        <w:rPr>
          <w:rStyle w:val="CodeInline"/>
        </w:rPr>
        <w:t>cosOuter</w:t>
      </w:r>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2D964F35" w:rsidR="00FB3BA0" w:rsidRPr="00FB3BA0" w:rsidRDefault="00FB3BA0" w:rsidP="00FB3BA0">
      <w:pPr>
        <w:pStyle w:val="NumSubList"/>
        <w:rPr>
          <w:rFonts w:hint="eastAsia"/>
        </w:rPr>
      </w:pPr>
      <w:r w:rsidRPr="00FB3BA0">
        <w:t xml:space="preserve">If the point to be illuminated is within the inner cone, </w:t>
      </w:r>
      <w:r w:rsidRPr="00FB3BA0">
        <w:rPr>
          <w:rStyle w:val="CodeInline"/>
        </w:rPr>
        <w:t>cosL</w:t>
      </w:r>
      <w:r w:rsidRPr="00FB3BA0">
        <w:t xml:space="preserve"> would be </w:t>
      </w:r>
      <w:r w:rsidR="00C769F5">
        <w:t>greater</w:t>
      </w:r>
      <w:r w:rsidR="00C769F5" w:rsidRPr="00FB3BA0">
        <w:t xml:space="preserve"> </w:t>
      </w:r>
      <w:r w:rsidRPr="00FB3BA0">
        <w:t xml:space="preserve">than </w:t>
      </w:r>
      <w:r w:rsidRPr="00FB3BA0">
        <w:rPr>
          <w:rStyle w:val="CodeInline"/>
        </w:rPr>
        <w:t>lgt.CosInner</w:t>
      </w:r>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r w:rsidRPr="00FB3BA0">
        <w:rPr>
          <w:rStyle w:val="CodeInline"/>
        </w:rPr>
        <w:t>smoothstep()</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r w:rsidRPr="004401CD">
        <w:rPr>
          <w:rStyle w:val="CodeInline"/>
        </w:rPr>
        <w:t>ShadedResults()</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51900EA2" w14:textId="77777777" w:rsidR="005B099F" w:rsidRDefault="005B099F" w:rsidP="004401CD">
      <w:pPr>
        <w:pStyle w:val="Code"/>
        <w:rPr>
          <w:ins w:id="379" w:author="Kelvin Sung" w:date="2021-09-12T10:38:00Z"/>
          <w:rFonts w:hint="eastAsia"/>
        </w:rPr>
      </w:pPr>
      <w:ins w:id="380" w:author="Kelvin Sung" w:date="2021-09-12T10:38:00Z">
        <w:r>
          <w:rPr>
            <w:rFonts w:hint="eastAsia"/>
          </w:rPr>
          <w:t>--------------------------------------------------------------------------</w:t>
        </w:r>
      </w:ins>
    </w:p>
    <w:p w14:paraId="53981628" w14:textId="77777777" w:rsidR="005B099F" w:rsidRDefault="005B099F" w:rsidP="004401CD">
      <w:pPr>
        <w:pStyle w:val="Code"/>
        <w:rPr>
          <w:ins w:id="381" w:author="Kelvin Sung" w:date="2021-09-12T10:38:00Z"/>
          <w:rFonts w:hint="eastAsia"/>
        </w:rPr>
      </w:pPr>
      <w:ins w:id="382" w:author="Kelvin Sung" w:date="2021-09-12T10:38:00Z">
        <w:r>
          <w:rPr>
            <w:rFonts w:hint="eastAsia"/>
          </w:rPr>
          <w:t>72: ^HERE^[92]</w:t>
        </w:r>
      </w:ins>
    </w:p>
    <w:p w14:paraId="0C97CC38" w14:textId="1E8E4920"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0C96EBF4" w:rsidR="00267B73" w:rsidRDefault="005B099F" w:rsidP="00267B73">
      <w:pPr>
        <w:pStyle w:val="BodyTextFirst"/>
        <w:rPr>
          <w:rFonts w:hint="eastAsia"/>
        </w:rPr>
      </w:pPr>
      <w:ins w:id="383" w:author="Kelvin Sung" w:date="2021-09-12T10:38:00Z">
        <w:r>
          <w:rPr>
            <w:rFonts w:hint="eastAsia"/>
          </w:rPr>
          <w:t>&gt;&gt;HERE</w:t>
        </w:r>
      </w:ins>
      <w:r w:rsidR="00267B73">
        <w:t xml:space="preserve">You can now modify the GLSL </w:t>
      </w:r>
      <w:r w:rsidR="004401CD" w:rsidRPr="004401CD">
        <w:rPr>
          <w:rStyle w:val="CodeInline"/>
        </w:rPr>
        <w:t>light_fs</w:t>
      </w:r>
      <w:r w:rsidR="00267B73">
        <w:t xml:space="preserve"> fragment shader to support the two new light types. The modifications involved are remarkably similar to the </w:t>
      </w:r>
      <w:r w:rsidR="006F5089">
        <w:t xml:space="preserve">changes </w:t>
      </w:r>
      <w:r w:rsidR="00067672">
        <w:t xml:space="preserve">made for </w:t>
      </w:r>
      <w:r w:rsidR="004401CD" w:rsidRPr="004401CD">
        <w:rPr>
          <w:rStyle w:val="CodeInline"/>
        </w:rPr>
        <w:t>illum_fs</w:t>
      </w:r>
      <w:r w:rsidR="00267B73">
        <w:t xml:space="preserve">, where constant values that correspond to light types are defined, the </w:t>
      </w:r>
      <w:r w:rsidR="00267B73" w:rsidRPr="004401CD">
        <w:rPr>
          <w:rStyle w:val="CodeInline"/>
        </w:rPr>
        <w:t>Light struct</w:t>
      </w:r>
      <w:r w:rsidR="00267B73">
        <w:t xml:space="preserve"> is extended to support directional and spotlights, and </w:t>
      </w:r>
      <w:r w:rsidR="00267B73">
        <w:lastRenderedPageBreak/>
        <w:t xml:space="preserve">the angular and distant attenuation functions are defined to properly </w:t>
      </w:r>
      <w:r w:rsidR="00067672">
        <w:t xml:space="preserve">compute the strengths from </w:t>
      </w:r>
      <w:r w:rsidR="00267B73">
        <w:t xml:space="preserve">the light. Please refer to the </w:t>
      </w:r>
      <w:r w:rsidR="004401CD" w:rsidRPr="004401CD">
        <w:rPr>
          <w:rStyle w:val="CodeInline"/>
        </w:rPr>
        <w:t>l</w:t>
      </w:r>
      <w:r w:rsidR="00267B73" w:rsidRPr="004401CD">
        <w:rPr>
          <w:rStyle w:val="CodeInline"/>
        </w:rPr>
        <w:t>ight</w:t>
      </w:r>
      <w:r w:rsidR="004401CD" w:rsidRPr="004401CD">
        <w:rPr>
          <w:rStyle w:val="CodeInline"/>
        </w:rPr>
        <w:t>_fs</w:t>
      </w:r>
      <w:r w:rsidR="00267B73" w:rsidRPr="004401CD">
        <w:rPr>
          <w:rStyle w:val="CodeInline"/>
        </w:rPr>
        <w:t>.glsl</w:t>
      </w:r>
      <w:r w:rsidR="00267B73">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14E6A6F1" w:rsidR="00267B73" w:rsidRDefault="005B099F" w:rsidP="00267B73">
      <w:pPr>
        <w:pStyle w:val="BodyTextFirst"/>
        <w:rPr>
          <w:rFonts w:hint="eastAsia"/>
        </w:rPr>
      </w:pPr>
      <w:ins w:id="384" w:author="Kelvin Sung" w:date="2021-09-12T10:38:00Z">
        <w:r>
          <w:rPr>
            <w:rFonts w:hint="eastAsia"/>
          </w:rPr>
          <w:t>&gt;&gt;HERE</w:t>
        </w:r>
      </w:ins>
      <w:r w:rsidR="00267B73">
        <w:t xml:space="preserve">You must extend the </w:t>
      </w:r>
      <w:r w:rsidR="00267B73" w:rsidRPr="004401CD">
        <w:rPr>
          <w:rStyle w:val="CodeInline"/>
        </w:rPr>
        <w:t>Light</w:t>
      </w:r>
      <w:r w:rsidR="00267B73">
        <w:t xml:space="preserve"> </w:t>
      </w:r>
      <w:r w:rsidR="00A973BE">
        <w:t xml:space="preserve">class </w:t>
      </w:r>
      <w:r w:rsidR="00267B73">
        <w:t xml:space="preserve">to support the parameters of the two new light types. </w:t>
      </w:r>
    </w:p>
    <w:p w14:paraId="6BDC90FF" w14:textId="7A697433"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r w:rsidR="00AA57D3">
        <w:t xml:space="preserve">in </w:t>
      </w:r>
      <w:r w:rsidR="00AA57D3" w:rsidRPr="00176116">
        <w:t xml:space="preserve">the </w:t>
      </w:r>
      <w:r w:rsidR="00AA57D3" w:rsidRPr="001126F3">
        <w:rPr>
          <w:rStyle w:val="CodeInline"/>
        </w:rPr>
        <w:t>src/engine/</w:t>
      </w:r>
      <w:r w:rsidR="00AA57D3">
        <w:rPr>
          <w:rStyle w:val="CodeInline"/>
        </w:rPr>
        <w:t>lights</w:t>
      </w:r>
      <w:r w:rsidR="00AA57D3" w:rsidRPr="00176116">
        <w:t xml:space="preserve"> folder</w:t>
      </w:r>
      <w:r w:rsidR="00AA57D3">
        <w:t xml:space="preserve"> to </w:t>
      </w:r>
      <w:r>
        <w:t>define</w:t>
      </w:r>
      <w:r w:rsidR="00A973BE">
        <w:t xml:space="preserve"> and export</w:t>
      </w:r>
      <w:r>
        <w:t xml:space="preserve"> an enumerated data type for the different light types. It is important that the enumerated values correspond to the constant values defined in the GLSL </w:t>
      </w:r>
      <w:r w:rsidR="004401CD" w:rsidRPr="004401CD">
        <w:rPr>
          <w:rStyle w:val="CodeInline"/>
        </w:rPr>
        <w:t>i</w:t>
      </w:r>
      <w:r w:rsidRPr="004401CD">
        <w:rPr>
          <w:rStyle w:val="CodeInline"/>
        </w:rPr>
        <w:t>llum</w:t>
      </w:r>
      <w:r w:rsidR="004401CD" w:rsidRPr="004401CD">
        <w:rPr>
          <w:rStyle w:val="CodeInline"/>
        </w:rPr>
        <w:t>_fs</w:t>
      </w:r>
      <w:r>
        <w:t xml:space="preserve"> and </w:t>
      </w:r>
      <w:r w:rsidR="004401CD" w:rsidRPr="004401CD">
        <w:rPr>
          <w:rStyle w:val="CodeInline"/>
        </w:rPr>
        <w:t>l</w:t>
      </w:r>
      <w:r w:rsidRPr="004401CD">
        <w:rPr>
          <w:rStyle w:val="CodeInline"/>
        </w:rPr>
        <w:t>ight</w:t>
      </w:r>
      <w:r w:rsidR="004401CD" w:rsidRPr="004401CD">
        <w:rPr>
          <w:rStyle w:val="CodeInline"/>
        </w:rPr>
        <w:t>_fs</w:t>
      </w:r>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lastRenderedPageBreak/>
        <w:t xml:space="preserve">Modifying the ShaderLightAt </w:t>
      </w:r>
      <w:r w:rsidR="00E15C4E">
        <w:t>Class</w:t>
      </w:r>
    </w:p>
    <w:p w14:paraId="1C18A855" w14:textId="6F9F20F9" w:rsidR="00267B73" w:rsidRDefault="005B099F" w:rsidP="00267B73">
      <w:pPr>
        <w:pStyle w:val="BodyTextFirst"/>
        <w:rPr>
          <w:rFonts w:hint="eastAsia"/>
        </w:rPr>
      </w:pPr>
      <w:ins w:id="385" w:author="Kelvin Sung" w:date="2021-09-12T10:38:00Z">
        <w:r>
          <w:rPr>
            <w:rFonts w:hint="eastAsia"/>
          </w:rPr>
          <w:t>&gt;&gt;HERE</w:t>
        </w:r>
      </w:ins>
      <w:r w:rsidR="00267B73">
        <w:t xml:space="preserve">Recall that the </w:t>
      </w:r>
      <w:r w:rsidR="00267B73" w:rsidRPr="004401CD">
        <w:rPr>
          <w:rStyle w:val="CodeInline"/>
        </w:rPr>
        <w:t>ShaderLightAt</w:t>
      </w:r>
      <w:r w:rsidR="00267B73">
        <w:t xml:space="preserve"> </w:t>
      </w:r>
      <w:r w:rsidR="00C72AC0">
        <w:t xml:space="preserve">class </w:t>
      </w:r>
      <w:r w:rsidR="00267B73">
        <w:t xml:space="preserve">is responsible for loading the values </w:t>
      </w:r>
      <w:r w:rsidR="00A002B3">
        <w:t xml:space="preserve">from </w:t>
      </w:r>
      <w:r w:rsidR="00267B73">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r w:rsidRPr="00AB51B9">
        <w:rPr>
          <w:rStyle w:val="CodeInline"/>
        </w:rPr>
        <w:t>eLightType</w:t>
      </w:r>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r w:rsidR="00267B73" w:rsidRPr="00765265">
        <w:rPr>
          <w:rStyle w:val="CodeInline"/>
        </w:rPr>
        <w:t>setShaderReferences()</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700BD586" w14:textId="77777777" w:rsidR="005B099F" w:rsidRDefault="005B099F" w:rsidP="00765265">
      <w:pPr>
        <w:pStyle w:val="Code"/>
        <w:rPr>
          <w:ins w:id="386" w:author="Kelvin Sung" w:date="2021-09-12T10:38:00Z"/>
          <w:rFonts w:hint="eastAsia"/>
        </w:rPr>
      </w:pPr>
      <w:ins w:id="387" w:author="Kelvin Sung" w:date="2021-09-12T10:38:00Z">
        <w:r>
          <w:rPr>
            <w:rFonts w:hint="eastAsia"/>
          </w:rPr>
          <w:t>--------------------------------------------------------------------------</w:t>
        </w:r>
      </w:ins>
    </w:p>
    <w:p w14:paraId="7F6E5427" w14:textId="77777777" w:rsidR="005B099F" w:rsidRDefault="005B099F" w:rsidP="00765265">
      <w:pPr>
        <w:pStyle w:val="Code"/>
        <w:rPr>
          <w:ins w:id="388" w:author="Kelvin Sung" w:date="2021-09-12T10:38:00Z"/>
          <w:rFonts w:hint="eastAsia"/>
        </w:rPr>
      </w:pPr>
      <w:ins w:id="389" w:author="Kelvin Sung" w:date="2021-09-12T10:38:00Z">
        <w:r>
          <w:rPr>
            <w:rFonts w:hint="eastAsia"/>
          </w:rPr>
          <w:t>73: ^HERE^[90]</w:t>
        </w:r>
      </w:ins>
    </w:p>
    <w:p w14:paraId="0C92A0A5" w14:textId="110B7403" w:rsidR="001B23DC" w:rsidRDefault="00765265" w:rsidP="00765265">
      <w:pPr>
        <w:pStyle w:val="Code"/>
        <w:rPr>
          <w:rFonts w:hint="eastAsia"/>
        </w:rPr>
      </w:pPr>
      <w:r>
        <w:t xml:space="preserve">    this.mPosRef = gl.getUniformLocation(aLightShader, "uLights[" + index + "].Position");</w:t>
      </w:r>
    </w:p>
    <w:p w14:paraId="6ADE17E0" w14:textId="77777777" w:rsidR="005B099F" w:rsidRDefault="005B099F" w:rsidP="00765265">
      <w:pPr>
        <w:pStyle w:val="Code"/>
        <w:rPr>
          <w:ins w:id="390" w:author="Kelvin Sung" w:date="2021-09-12T10:38:00Z"/>
          <w:rFonts w:hint="eastAsia"/>
        </w:rPr>
      </w:pPr>
      <w:ins w:id="391" w:author="Kelvin Sung" w:date="2021-09-12T10:38:00Z">
        <w:r>
          <w:rPr>
            <w:rFonts w:hint="eastAsia"/>
          </w:rPr>
          <w:t>--------------------------------------------------------------------------</w:t>
        </w:r>
      </w:ins>
    </w:p>
    <w:p w14:paraId="68F8093D" w14:textId="77777777" w:rsidR="005B099F" w:rsidRDefault="005B099F" w:rsidP="00765265">
      <w:pPr>
        <w:pStyle w:val="Code"/>
        <w:rPr>
          <w:ins w:id="392" w:author="Kelvin Sung" w:date="2021-09-12T10:38:00Z"/>
          <w:rFonts w:hint="eastAsia"/>
        </w:rPr>
      </w:pPr>
      <w:ins w:id="393" w:author="Kelvin Sung" w:date="2021-09-12T10:38:00Z">
        <w:r>
          <w:rPr>
            <w:rFonts w:hint="eastAsia"/>
          </w:rPr>
          <w:t>74: ^HERE^[91]</w:t>
        </w:r>
      </w:ins>
    </w:p>
    <w:p w14:paraId="7459B31B" w14:textId="6546D220"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77B1B6B1" w14:textId="77777777" w:rsidR="005B099F" w:rsidRDefault="005B099F" w:rsidP="00765265">
      <w:pPr>
        <w:pStyle w:val="Code"/>
        <w:rPr>
          <w:ins w:id="394" w:author="Kelvin Sung" w:date="2021-09-12T10:38:00Z"/>
          <w:rFonts w:hint="eastAsia"/>
        </w:rPr>
      </w:pPr>
      <w:ins w:id="395" w:author="Kelvin Sung" w:date="2021-09-12T10:38:00Z">
        <w:r>
          <w:rPr>
            <w:rFonts w:hint="eastAsia"/>
          </w:rPr>
          <w:t>--------------------------------------------------------------------------</w:t>
        </w:r>
      </w:ins>
    </w:p>
    <w:p w14:paraId="4E9916C9" w14:textId="77777777" w:rsidR="005B099F" w:rsidRDefault="005B099F" w:rsidP="00765265">
      <w:pPr>
        <w:pStyle w:val="Code"/>
        <w:rPr>
          <w:ins w:id="396" w:author="Kelvin Sung" w:date="2021-09-12T10:38:00Z"/>
          <w:rFonts w:hint="eastAsia"/>
        </w:rPr>
      </w:pPr>
      <w:ins w:id="397" w:author="Kelvin Sung" w:date="2021-09-12T10:38:00Z">
        <w:r>
          <w:rPr>
            <w:rFonts w:hint="eastAsia"/>
          </w:rPr>
          <w:t>75: ^HERE^[92]</w:t>
        </w:r>
      </w:ins>
    </w:p>
    <w:p w14:paraId="23C32305" w14:textId="77BAA6AC" w:rsidR="001B23DC" w:rsidRDefault="00765265" w:rsidP="00765265">
      <w:pPr>
        <w:pStyle w:val="Code"/>
        <w:rPr>
          <w:rFonts w:hint="eastAsia"/>
        </w:rPr>
      </w:pPr>
      <w:r>
        <w:t xml:space="preserve">    this.mNearRef = gl.getUniformLocation(aLightShader, "uLights[" + index + "].Near");</w:t>
      </w:r>
    </w:p>
    <w:p w14:paraId="7F522FDE" w14:textId="77777777" w:rsidR="005B099F" w:rsidRDefault="005B099F" w:rsidP="00765265">
      <w:pPr>
        <w:pStyle w:val="Code"/>
        <w:rPr>
          <w:ins w:id="398" w:author="Kelvin Sung" w:date="2021-09-12T10:38:00Z"/>
          <w:rFonts w:hint="eastAsia"/>
        </w:rPr>
      </w:pPr>
      <w:ins w:id="399" w:author="Kelvin Sung" w:date="2021-09-12T10:38:00Z">
        <w:r>
          <w:rPr>
            <w:rFonts w:hint="eastAsia"/>
          </w:rPr>
          <w:t>--------------------------------------------------------------------------</w:t>
        </w:r>
      </w:ins>
    </w:p>
    <w:p w14:paraId="0D84E100" w14:textId="77777777" w:rsidR="005B099F" w:rsidRDefault="005B099F" w:rsidP="00765265">
      <w:pPr>
        <w:pStyle w:val="Code"/>
        <w:rPr>
          <w:ins w:id="400" w:author="Kelvin Sung" w:date="2021-09-12T10:38:00Z"/>
          <w:rFonts w:hint="eastAsia"/>
        </w:rPr>
      </w:pPr>
      <w:ins w:id="401" w:author="Kelvin Sung" w:date="2021-09-12T10:38:00Z">
        <w:r>
          <w:rPr>
            <w:rFonts w:hint="eastAsia"/>
          </w:rPr>
          <w:t>76: ^HERE^[88]</w:t>
        </w:r>
      </w:ins>
    </w:p>
    <w:p w14:paraId="31ACC5FC" w14:textId="0F03529C" w:rsidR="001B23DC" w:rsidRDefault="00765265" w:rsidP="00765265">
      <w:pPr>
        <w:pStyle w:val="Code"/>
        <w:rPr>
          <w:rFonts w:hint="eastAsia"/>
        </w:rPr>
      </w:pPr>
      <w:r>
        <w:t xml:space="preserve">    this.mFarRef = gl.getUniformLocation(aLightShader, "uLights[" + index + "].Far");</w:t>
      </w:r>
    </w:p>
    <w:p w14:paraId="65F6BE8E" w14:textId="77777777" w:rsidR="005B099F" w:rsidRDefault="005B099F" w:rsidP="00765265">
      <w:pPr>
        <w:pStyle w:val="Code"/>
        <w:rPr>
          <w:ins w:id="402" w:author="Kelvin Sung" w:date="2021-09-12T10:38:00Z"/>
          <w:rFonts w:hint="eastAsia"/>
        </w:rPr>
      </w:pPr>
      <w:ins w:id="403" w:author="Kelvin Sung" w:date="2021-09-12T10:38:00Z">
        <w:r>
          <w:rPr>
            <w:rFonts w:hint="eastAsia"/>
          </w:rPr>
          <w:t>--------------------------------------------------------------------------</w:t>
        </w:r>
      </w:ins>
    </w:p>
    <w:p w14:paraId="02CEEDBF" w14:textId="77777777" w:rsidR="005B099F" w:rsidRDefault="005B099F" w:rsidP="00765265">
      <w:pPr>
        <w:pStyle w:val="Code"/>
        <w:rPr>
          <w:ins w:id="404" w:author="Kelvin Sung" w:date="2021-09-12T10:38:00Z"/>
          <w:rFonts w:hint="eastAsia"/>
        </w:rPr>
      </w:pPr>
      <w:ins w:id="405" w:author="Kelvin Sung" w:date="2021-09-12T10:38:00Z">
        <w:r>
          <w:rPr>
            <w:rFonts w:hint="eastAsia"/>
          </w:rPr>
          <w:t>77: ^HERE^[86]</w:t>
        </w:r>
      </w:ins>
    </w:p>
    <w:p w14:paraId="73B764A2" w14:textId="45F92A0C"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91E1FD3" w14:textId="77777777" w:rsidR="005B099F" w:rsidRDefault="005B099F" w:rsidP="00765265">
      <w:pPr>
        <w:pStyle w:val="Code"/>
        <w:rPr>
          <w:ins w:id="406" w:author="Kelvin Sung" w:date="2021-09-12T10:38:00Z"/>
          <w:rFonts w:hint="eastAsia"/>
        </w:rPr>
      </w:pPr>
      <w:ins w:id="407" w:author="Kelvin Sung" w:date="2021-09-12T10:38:00Z">
        <w:r>
          <w:rPr>
            <w:rFonts w:hint="eastAsia"/>
          </w:rPr>
          <w:t>--------------------------------------------------------------------------</w:t>
        </w:r>
      </w:ins>
    </w:p>
    <w:p w14:paraId="007D1EF1" w14:textId="77777777" w:rsidR="005B099F" w:rsidRDefault="005B099F" w:rsidP="00765265">
      <w:pPr>
        <w:pStyle w:val="Code"/>
        <w:rPr>
          <w:ins w:id="408" w:author="Kelvin Sung" w:date="2021-09-12T10:38:00Z"/>
          <w:rFonts w:hint="eastAsia"/>
        </w:rPr>
      </w:pPr>
      <w:ins w:id="409" w:author="Kelvin Sung" w:date="2021-09-12T10:38:00Z">
        <w:r>
          <w:rPr>
            <w:rFonts w:hint="eastAsia"/>
          </w:rPr>
          <w:t>78: ^HERE^[93]</w:t>
        </w:r>
      </w:ins>
    </w:p>
    <w:p w14:paraId="6F6D2CED" w14:textId="43B7E29B"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5DB3DEE8" w14:textId="77777777" w:rsidR="005B099F" w:rsidRDefault="005B099F" w:rsidP="00765265">
      <w:pPr>
        <w:pStyle w:val="Code"/>
        <w:rPr>
          <w:ins w:id="410" w:author="Kelvin Sung" w:date="2021-09-12T10:38:00Z"/>
          <w:rFonts w:hint="eastAsia"/>
        </w:rPr>
      </w:pPr>
      <w:ins w:id="411" w:author="Kelvin Sung" w:date="2021-09-12T10:38:00Z">
        <w:r>
          <w:rPr>
            <w:rFonts w:hint="eastAsia"/>
          </w:rPr>
          <w:t>--------------------------------------------------------------------------</w:t>
        </w:r>
      </w:ins>
    </w:p>
    <w:p w14:paraId="0C054A08" w14:textId="77777777" w:rsidR="005B099F" w:rsidRDefault="005B099F" w:rsidP="00765265">
      <w:pPr>
        <w:pStyle w:val="Code"/>
        <w:rPr>
          <w:ins w:id="412" w:author="Kelvin Sung" w:date="2021-09-12T10:38:00Z"/>
          <w:rFonts w:hint="eastAsia"/>
        </w:rPr>
      </w:pPr>
      <w:ins w:id="413" w:author="Kelvin Sung" w:date="2021-09-12T10:38:00Z">
        <w:r>
          <w:rPr>
            <w:rFonts w:hint="eastAsia"/>
          </w:rPr>
          <w:t>79: ^HERE^[93]</w:t>
        </w:r>
      </w:ins>
    </w:p>
    <w:p w14:paraId="0C81BA1B" w14:textId="587B44A5" w:rsidR="001B23DC" w:rsidRDefault="00765265" w:rsidP="00765265">
      <w:pPr>
        <w:pStyle w:val="Code"/>
        <w:rPr>
          <w:rFonts w:hint="eastAsia"/>
        </w:rPr>
      </w:pPr>
      <w:r>
        <w:t xml:space="preserve">    this.mIntensityRef = gl.getUniformLocation(aLightShader, "uLights[" + index + "].Intensity");</w:t>
      </w:r>
    </w:p>
    <w:p w14:paraId="0E70F9A1" w14:textId="77777777" w:rsidR="005B099F" w:rsidRDefault="005B099F" w:rsidP="00765265">
      <w:pPr>
        <w:pStyle w:val="Code"/>
        <w:rPr>
          <w:ins w:id="414" w:author="Kelvin Sung" w:date="2021-09-12T10:38:00Z"/>
          <w:rFonts w:hint="eastAsia"/>
        </w:rPr>
      </w:pPr>
      <w:ins w:id="415" w:author="Kelvin Sung" w:date="2021-09-12T10:38:00Z">
        <w:r>
          <w:rPr>
            <w:rFonts w:hint="eastAsia"/>
          </w:rPr>
          <w:t>--------------------------------------------------------------------------</w:t>
        </w:r>
      </w:ins>
    </w:p>
    <w:p w14:paraId="745E9E0C" w14:textId="77777777" w:rsidR="005B099F" w:rsidRDefault="005B099F" w:rsidP="00765265">
      <w:pPr>
        <w:pStyle w:val="Code"/>
        <w:rPr>
          <w:ins w:id="416" w:author="Kelvin Sung" w:date="2021-09-12T10:38:00Z"/>
          <w:rFonts w:hint="eastAsia"/>
        </w:rPr>
      </w:pPr>
      <w:ins w:id="417" w:author="Kelvin Sung" w:date="2021-09-12T10:38:00Z">
        <w:r>
          <w:rPr>
            <w:rFonts w:hint="eastAsia"/>
          </w:rPr>
          <w:t>80: ^HERE^[98]</w:t>
        </w:r>
      </w:ins>
    </w:p>
    <w:p w14:paraId="231B8EB0" w14:textId="1F254897"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3A000F69" w14:textId="77777777" w:rsidR="005B099F" w:rsidRDefault="005B099F" w:rsidP="00765265">
      <w:pPr>
        <w:pStyle w:val="Code"/>
        <w:rPr>
          <w:ins w:id="418" w:author="Kelvin Sung" w:date="2021-09-12T10:38:00Z"/>
          <w:rFonts w:hint="eastAsia"/>
        </w:rPr>
      </w:pPr>
      <w:ins w:id="419" w:author="Kelvin Sung" w:date="2021-09-12T10:38:00Z">
        <w:r>
          <w:rPr>
            <w:rFonts w:hint="eastAsia"/>
          </w:rPr>
          <w:t>--------------------------------------------------------------------------</w:t>
        </w:r>
      </w:ins>
    </w:p>
    <w:p w14:paraId="795B7702" w14:textId="77777777" w:rsidR="005B099F" w:rsidRDefault="005B099F" w:rsidP="00765265">
      <w:pPr>
        <w:pStyle w:val="Code"/>
        <w:rPr>
          <w:ins w:id="420" w:author="Kelvin Sung" w:date="2021-09-12T10:38:00Z"/>
          <w:rFonts w:hint="eastAsia"/>
        </w:rPr>
      </w:pPr>
      <w:ins w:id="421" w:author="Kelvin Sung" w:date="2021-09-12T10:38:00Z">
        <w:r>
          <w:rPr>
            <w:rFonts w:hint="eastAsia"/>
          </w:rPr>
          <w:t>81: ^HERE^[94]</w:t>
        </w:r>
      </w:ins>
    </w:p>
    <w:p w14:paraId="6066BAA4" w14:textId="2F5C0C95" w:rsidR="001B23DC" w:rsidRDefault="00765265" w:rsidP="00765265">
      <w:pPr>
        <w:pStyle w:val="Code"/>
        <w:rPr>
          <w:rFonts w:hint="eastAsia"/>
        </w:rPr>
      </w:pPr>
      <w:r>
        <w:t xml:space="preserve">    this.mIsOnRef = gl.getUniformLocation(aLightShader, "uLights[" + index + "].IsOn");</w:t>
      </w:r>
    </w:p>
    <w:p w14:paraId="00015255" w14:textId="77777777" w:rsidR="005B099F" w:rsidRDefault="005B099F" w:rsidP="00765265">
      <w:pPr>
        <w:pStyle w:val="Code"/>
        <w:rPr>
          <w:ins w:id="422" w:author="Kelvin Sung" w:date="2021-09-12T10:38:00Z"/>
          <w:rFonts w:hint="eastAsia"/>
        </w:rPr>
      </w:pPr>
      <w:ins w:id="423" w:author="Kelvin Sung" w:date="2021-09-12T10:38:00Z">
        <w:r>
          <w:rPr>
            <w:rFonts w:hint="eastAsia"/>
          </w:rPr>
          <w:t>--------------------------------------------------------------------------</w:t>
        </w:r>
      </w:ins>
    </w:p>
    <w:p w14:paraId="64E44BB3" w14:textId="77777777" w:rsidR="005B099F" w:rsidRDefault="005B099F" w:rsidP="00765265">
      <w:pPr>
        <w:pStyle w:val="Code"/>
        <w:rPr>
          <w:ins w:id="424" w:author="Kelvin Sung" w:date="2021-09-12T10:38:00Z"/>
          <w:rFonts w:hint="eastAsia"/>
        </w:rPr>
      </w:pPr>
      <w:ins w:id="425" w:author="Kelvin Sung" w:date="2021-09-12T10:38:00Z">
        <w:r>
          <w:rPr>
            <w:rFonts w:hint="eastAsia"/>
          </w:rPr>
          <w:t>82: ^HERE^[88]</w:t>
        </w:r>
      </w:ins>
    </w:p>
    <w:p w14:paraId="6C979EF1" w14:textId="4DC04A04"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18E7B9D5" w14:textId="77777777" w:rsidR="005B099F" w:rsidRDefault="005B099F" w:rsidP="00765265">
      <w:pPr>
        <w:pStyle w:val="Code"/>
        <w:rPr>
          <w:ins w:id="426" w:author="Kelvin Sung" w:date="2021-09-12T10:38:00Z"/>
          <w:rFonts w:hint="eastAsia"/>
        </w:rPr>
      </w:pPr>
      <w:ins w:id="427" w:author="Kelvin Sung" w:date="2021-09-12T10:38:00Z">
        <w:r>
          <w:rPr>
            <w:rFonts w:hint="eastAsia"/>
          </w:rPr>
          <w:t>--------------------------------------------------------------------------</w:t>
        </w:r>
      </w:ins>
    </w:p>
    <w:p w14:paraId="45A96435" w14:textId="77777777" w:rsidR="005B099F" w:rsidRDefault="005B099F" w:rsidP="00765265">
      <w:pPr>
        <w:pStyle w:val="Code"/>
        <w:rPr>
          <w:ins w:id="428" w:author="Kelvin Sung" w:date="2021-09-12T10:38:00Z"/>
          <w:rFonts w:hint="eastAsia"/>
        </w:rPr>
      </w:pPr>
      <w:ins w:id="429" w:author="Kelvin Sung" w:date="2021-09-12T10:38:00Z">
        <w:r>
          <w:rPr>
            <w:rFonts w:hint="eastAsia"/>
          </w:rPr>
          <w:t>83: ^HERE^[98]</w:t>
        </w:r>
      </w:ins>
    </w:p>
    <w:p w14:paraId="5FB0AC04" w14:textId="0CD0E9E3" w:rsidR="00765265" w:rsidRDefault="00765265" w:rsidP="00765265">
      <w:pPr>
        <w:pStyle w:val="Code"/>
        <w:rPr>
          <w:rFonts w:hint="eastAsia"/>
        </w:rPr>
      </w:pPr>
      <w:r>
        <w:lastRenderedPageBreak/>
        <w:t>}</w:t>
      </w:r>
    </w:p>
    <w:p w14:paraId="2ADE8F78" w14:textId="29319A55" w:rsidR="001B23DC" w:rsidRDefault="00267B73" w:rsidP="00267B73">
      <w:pPr>
        <w:pStyle w:val="NumList"/>
        <w:rPr>
          <w:rFonts w:hint="eastAsia"/>
        </w:rPr>
      </w:pPr>
      <w:r w:rsidRPr="00267B73">
        <w:t xml:space="preserve">Modify the </w:t>
      </w:r>
      <w:r w:rsidRPr="00765265">
        <w:rPr>
          <w:rStyle w:val="CodeInline"/>
        </w:rPr>
        <w:t>loadToShader()</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5B099F">
      <w:pPr>
        <w:pStyle w:val="Code"/>
        <w:rPr>
          <w:rFonts w:hint="eastAsia"/>
        </w:rPr>
        <w:pPrChange w:id="430" w:author="Kelvin Sung" w:date="2021-09-12T10:38:00Z">
          <w:pPr>
            <w:pStyle w:val="Code"/>
            <w:ind w:firstLine="165"/>
          </w:pPr>
        </w:pPrChange>
      </w:pPr>
      <w:r>
        <w:t>gl.uniform1i(this.mIsOnRef, aLight.isLightOn());</w:t>
      </w:r>
    </w:p>
    <w:p w14:paraId="5DF595FD" w14:textId="77777777" w:rsidR="00AA1145" w:rsidRDefault="00AA1145" w:rsidP="005B099F">
      <w:pPr>
        <w:pStyle w:val="Code"/>
        <w:rPr>
          <w:rFonts w:hint="eastAsia"/>
        </w:rPr>
        <w:pPrChange w:id="431" w:author="Kelvin Sung" w:date="2021-09-12T10:38:00Z">
          <w:pPr>
            <w:pStyle w:val="Code"/>
            <w:ind w:firstLine="165"/>
          </w:pPr>
        </w:pPrChange>
      </w:pPr>
    </w:p>
    <w:p w14:paraId="11507FAE" w14:textId="77318A66" w:rsidR="001B23DC" w:rsidRDefault="00AA1145" w:rsidP="005B099F">
      <w:pPr>
        <w:pStyle w:val="Code"/>
        <w:rPr>
          <w:rFonts w:hint="eastAsia"/>
        </w:rPr>
        <w:pPrChange w:id="432" w:author="Kelvin Sung" w:date="2021-09-12T10:38:00Z">
          <w:pPr>
            <w:pStyle w:val="Code"/>
            <w:ind w:firstLine="165"/>
          </w:pPr>
        </w:pPrChange>
      </w:pPr>
      <w:r>
        <w:t>// Process a light only when it is switched on</w:t>
      </w:r>
    </w:p>
    <w:p w14:paraId="1F298860" w14:textId="1BFDFCF5" w:rsidR="001B23DC" w:rsidRDefault="00765265" w:rsidP="005B099F">
      <w:pPr>
        <w:pStyle w:val="Code"/>
        <w:rPr>
          <w:rFonts w:hint="eastAsia"/>
        </w:rPr>
        <w:pPrChange w:id="433" w:author="Kelvin Sung" w:date="2021-09-12T10:38:00Z">
          <w:pPr>
            <w:pStyle w:val="Code"/>
            <w:ind w:firstLine="165"/>
          </w:pPr>
        </w:pPrChange>
      </w:pPr>
      <w:r>
        <w:t>if (aLight.isLightOn()) {</w:t>
      </w:r>
    </w:p>
    <w:p w14:paraId="3ECB6567" w14:textId="77777777" w:rsidR="00546371" w:rsidRDefault="00546371" w:rsidP="005B099F">
      <w:pPr>
        <w:pStyle w:val="Code"/>
        <w:rPr>
          <w:rFonts w:hint="eastAsia"/>
        </w:rPr>
        <w:pPrChange w:id="434" w:author="Kelvin Sung" w:date="2021-09-12T10:38:00Z">
          <w:pPr>
            <w:pStyle w:val="Code"/>
            <w:ind w:firstLine="165"/>
          </w:pPr>
        </w:pPrChange>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66E9927D" w14:textId="77777777" w:rsidR="005B099F" w:rsidRDefault="005B099F" w:rsidP="00765265">
      <w:pPr>
        <w:pStyle w:val="Code"/>
        <w:rPr>
          <w:ins w:id="435" w:author="Kelvin Sung" w:date="2021-09-12T10:38:00Z"/>
          <w:rFonts w:hint="eastAsia"/>
        </w:rPr>
      </w:pPr>
      <w:ins w:id="436" w:author="Kelvin Sung" w:date="2021-09-12T10:38:00Z">
        <w:r>
          <w:rPr>
            <w:rFonts w:hint="eastAsia"/>
          </w:rPr>
          <w:t>--------------------------------------------------------------------------</w:t>
        </w:r>
      </w:ins>
    </w:p>
    <w:p w14:paraId="558FC13E" w14:textId="77777777" w:rsidR="005B099F" w:rsidRDefault="005B099F" w:rsidP="00765265">
      <w:pPr>
        <w:pStyle w:val="Code"/>
        <w:rPr>
          <w:ins w:id="437" w:author="Kelvin Sung" w:date="2021-09-12T10:38:00Z"/>
          <w:rFonts w:hint="eastAsia"/>
        </w:rPr>
      </w:pPr>
      <w:ins w:id="438" w:author="Kelvin Sung" w:date="2021-09-12T10:38:00Z">
        <w:r>
          <w:rPr>
            <w:rFonts w:hint="eastAsia"/>
          </w:rPr>
          <w:t>84: ^HERE^[76]</w:t>
        </w:r>
      </w:ins>
    </w:p>
    <w:p w14:paraId="77AF7252" w14:textId="29A5B7FA"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7F33D70B" w:rsidR="001B23DC" w:rsidRDefault="00765265" w:rsidP="00765265">
      <w:pPr>
        <w:pStyle w:val="Code"/>
        <w:rPr>
          <w:rStyle w:val="CodeBold"/>
        </w:rPr>
      </w:pPr>
      <w:r w:rsidRPr="00AB51B9">
        <w:t xml:space="preserve">                </w:t>
      </w:r>
      <w:r w:rsidRPr="00765265">
        <w:rPr>
          <w:rStyle w:val="CodeBold"/>
        </w:rPr>
        <w:t>gl.uniform1f(this.mInnerRef, Math.cos(0.5 * aLight.getInner()));</w:t>
      </w:r>
    </w:p>
    <w:p w14:paraId="0CF2BAC4" w14:textId="77777777" w:rsidR="005B099F" w:rsidRDefault="005B099F" w:rsidP="00765265">
      <w:pPr>
        <w:pStyle w:val="Code"/>
        <w:rPr>
          <w:ins w:id="439" w:author="Kelvin Sung" w:date="2021-09-12T10:38:00Z"/>
          <w:rFonts w:hint="eastAsia"/>
        </w:rPr>
      </w:pPr>
      <w:ins w:id="440" w:author="Kelvin Sung" w:date="2021-09-12T10:38:00Z">
        <w:r>
          <w:rPr>
            <w:rFonts w:hint="eastAsia"/>
          </w:rPr>
          <w:t>--------------------------------------------------------------------------</w:t>
        </w:r>
      </w:ins>
    </w:p>
    <w:p w14:paraId="5DF5A261" w14:textId="77777777" w:rsidR="005B099F" w:rsidRDefault="005B099F" w:rsidP="00765265">
      <w:pPr>
        <w:pStyle w:val="Code"/>
        <w:rPr>
          <w:ins w:id="441" w:author="Kelvin Sung" w:date="2021-09-12T10:38:00Z"/>
          <w:rFonts w:hint="eastAsia"/>
        </w:rPr>
      </w:pPr>
      <w:ins w:id="442" w:author="Kelvin Sung" w:date="2021-09-12T10:38:00Z">
        <w:r>
          <w:rPr>
            <w:rFonts w:hint="eastAsia"/>
          </w:rPr>
          <w:t>85: ^HERE^[81]</w:t>
        </w:r>
      </w:ins>
    </w:p>
    <w:p w14:paraId="175245EF" w14:textId="56F3B1B7" w:rsidR="001B23DC" w:rsidRDefault="007E229C" w:rsidP="00765265">
      <w:pPr>
        <w:pStyle w:val="Code"/>
        <w:rPr>
          <w:rStyle w:val="CodeBold"/>
        </w:rPr>
      </w:pPr>
      <w:r w:rsidRPr="0007431B">
        <w:t xml:space="preserve">                </w:t>
      </w:r>
      <w:r w:rsidR="00765265" w:rsidRPr="00765265">
        <w:rPr>
          <w:rStyle w:val="CodeBold"/>
        </w:rPr>
        <w:t>gl.uniform1f(this.mOuterRef, Math.cos(0.5 * aLight.getOuter()));</w:t>
      </w:r>
    </w:p>
    <w:p w14:paraId="02DFE649" w14:textId="77777777" w:rsidR="005B099F" w:rsidRDefault="005B099F" w:rsidP="00765265">
      <w:pPr>
        <w:pStyle w:val="Code"/>
        <w:rPr>
          <w:ins w:id="443" w:author="Kelvin Sung" w:date="2021-09-12T10:38:00Z"/>
          <w:rFonts w:hint="eastAsia"/>
        </w:rPr>
      </w:pPr>
      <w:ins w:id="444" w:author="Kelvin Sung" w:date="2021-09-12T10:38:00Z">
        <w:r>
          <w:rPr>
            <w:rFonts w:hint="eastAsia"/>
          </w:rPr>
          <w:t>--------------------------------------------------------------------------</w:t>
        </w:r>
      </w:ins>
    </w:p>
    <w:p w14:paraId="1BA0ABD1" w14:textId="77777777" w:rsidR="005B099F" w:rsidRDefault="005B099F" w:rsidP="00765265">
      <w:pPr>
        <w:pStyle w:val="Code"/>
        <w:rPr>
          <w:ins w:id="445" w:author="Kelvin Sung" w:date="2021-09-12T10:38:00Z"/>
          <w:rFonts w:hint="eastAsia"/>
        </w:rPr>
      </w:pPr>
      <w:ins w:id="446" w:author="Kelvin Sung" w:date="2021-09-12T10:38:00Z">
        <w:r>
          <w:rPr>
            <w:rFonts w:hint="eastAsia"/>
          </w:rPr>
          <w:t>86: ^HERE^[81]</w:t>
        </w:r>
      </w:ins>
    </w:p>
    <w:p w14:paraId="62493570" w14:textId="629224F5"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27CD720E" w:rsidR="00267B73" w:rsidRDefault="00267B73" w:rsidP="00AB51B9">
      <w:pPr>
        <w:pStyle w:val="BodyTextCont"/>
        <w:rPr>
          <w:rFonts w:hint="eastAsia"/>
        </w:rPr>
      </w:pPr>
      <w:r w:rsidRPr="00267B73">
        <w:t xml:space="preserve">Note, for </w:t>
      </w:r>
      <w:r w:rsidRPr="00765265">
        <w:rPr>
          <w:rStyle w:val="CodeInline"/>
        </w:rPr>
        <w:t>mInnerRef</w:t>
      </w:r>
      <w:r w:rsidRPr="00267B73">
        <w:t xml:space="preserve"> and </w:t>
      </w:r>
      <w:r w:rsidRPr="00765265">
        <w:rPr>
          <w:rStyle w:val="CodeInline"/>
        </w:rPr>
        <w:t>mOuterRef</w:t>
      </w:r>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w:t>
      </w:r>
      <w:r w:rsidRPr="00267B73">
        <w:lastRenderedPageBreak/>
        <w:t xml:space="preserve">the GLSL fragment shaders from </w:t>
      </w:r>
      <w:r w:rsidR="008917C9">
        <w:t>re</w:t>
      </w:r>
      <w:r w:rsidRPr="00267B73">
        <w:t xml:space="preserve">computing the cosine of these angles </w:t>
      </w:r>
      <w:r w:rsidR="00056376">
        <w:t>on</w:t>
      </w:r>
      <w:r w:rsidR="00056376" w:rsidRPr="00267B73">
        <w:t xml:space="preserve"> </w:t>
      </w:r>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7DEC2F1D" w:rsidR="00267B73" w:rsidRDefault="005B099F" w:rsidP="00267B73">
      <w:pPr>
        <w:pStyle w:val="BodyTextFirst"/>
        <w:rPr>
          <w:rFonts w:hint="eastAsia"/>
        </w:rPr>
      </w:pPr>
      <w:ins w:id="447" w:author="Kelvin Sung" w:date="2021-09-12T10:38:00Z">
        <w:r>
          <w:rPr>
            <w:rFonts w:hint="eastAsia"/>
          </w:rPr>
          <w:t>&gt;&gt;HERE</w:t>
        </w:r>
      </w:ins>
      <w:r w:rsidR="00267B73">
        <w:t xml:space="preserve">Directional lights and spotlights require a light direction, and the GLSL </w:t>
      </w:r>
      <w:r w:rsidR="00765265" w:rsidRPr="00765265">
        <w:rPr>
          <w:rStyle w:val="CodeInline"/>
        </w:rPr>
        <w:t>i</w:t>
      </w:r>
      <w:r w:rsidR="00267B73" w:rsidRPr="00765265">
        <w:rPr>
          <w:rStyle w:val="CodeInline"/>
        </w:rPr>
        <w:t>llum</w:t>
      </w:r>
      <w:r w:rsidR="00765265" w:rsidRPr="00765265">
        <w:rPr>
          <w:rStyle w:val="CodeInline"/>
        </w:rPr>
        <w:t>_fs</w:t>
      </w:r>
      <w:r w:rsidR="00267B73">
        <w:t xml:space="preserve"> and </w:t>
      </w:r>
      <w:r w:rsidR="00765265" w:rsidRPr="00765265">
        <w:rPr>
          <w:rStyle w:val="CodeInline"/>
        </w:rPr>
        <w:t>l</w:t>
      </w:r>
      <w:r w:rsidR="00267B73" w:rsidRPr="00765265">
        <w:rPr>
          <w:rStyle w:val="CodeInline"/>
        </w:rPr>
        <w:t>ight</w:t>
      </w:r>
      <w:r w:rsidR="00765265" w:rsidRPr="00765265">
        <w:rPr>
          <w:rStyle w:val="CodeInline"/>
        </w:rPr>
        <w:t>_fs</w:t>
      </w:r>
      <w:r w:rsidR="00267B73">
        <w:t xml:space="preserve"> shaders expect this direction to be specified in pixel space. Edit the </w:t>
      </w:r>
      <w:r w:rsidR="00765265" w:rsidRPr="00765265">
        <w:rPr>
          <w:rStyle w:val="CodeInline"/>
        </w:rPr>
        <w:t>c</w:t>
      </w:r>
      <w:r w:rsidR="00267B73" w:rsidRPr="00765265">
        <w:rPr>
          <w:rStyle w:val="CodeInline"/>
        </w:rPr>
        <w:t>amera_</w:t>
      </w:r>
      <w:r w:rsidR="00765265" w:rsidRPr="00765265">
        <w:rPr>
          <w:rStyle w:val="CodeInline"/>
        </w:rPr>
        <w:t>x</w:t>
      </w:r>
      <w:r w:rsidR="00267B73" w:rsidRPr="00765265">
        <w:rPr>
          <w:rStyle w:val="CodeInline"/>
        </w:rPr>
        <w:t>form.js</w:t>
      </w:r>
      <w:r w:rsidR="00267B73">
        <w:t xml:space="preserve"> file of the Camera object to define the </w:t>
      </w:r>
      <w:r w:rsidR="00267B73" w:rsidRPr="00765265">
        <w:rPr>
          <w:rStyle w:val="CodeInline"/>
        </w:rPr>
        <w:t>wcDirToPixel()</w:t>
      </w:r>
      <w:r w:rsidR="00267B73">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504B532F" w14:textId="77777777" w:rsidR="005B099F" w:rsidRDefault="005B099F" w:rsidP="00765265">
      <w:pPr>
        <w:pStyle w:val="Code"/>
        <w:rPr>
          <w:ins w:id="448" w:author="Kelvin Sung" w:date="2021-09-12T10:38:00Z"/>
          <w:rFonts w:hint="eastAsia"/>
        </w:rPr>
      </w:pPr>
      <w:ins w:id="449" w:author="Kelvin Sung" w:date="2021-09-12T10:38:00Z">
        <w:r>
          <w:rPr>
            <w:rFonts w:hint="eastAsia"/>
          </w:rPr>
          <w:t>--------------------------------------------------------------------------</w:t>
        </w:r>
      </w:ins>
    </w:p>
    <w:p w14:paraId="7B422F71" w14:textId="77777777" w:rsidR="005B099F" w:rsidRDefault="005B099F" w:rsidP="00765265">
      <w:pPr>
        <w:pStyle w:val="Code"/>
        <w:rPr>
          <w:ins w:id="450" w:author="Kelvin Sung" w:date="2021-09-12T10:38:00Z"/>
          <w:rFonts w:hint="eastAsia"/>
        </w:rPr>
      </w:pPr>
      <w:ins w:id="451" w:author="Kelvin Sung" w:date="2021-09-12T10:38:00Z">
        <w:r>
          <w:rPr>
            <w:rFonts w:hint="eastAsia"/>
          </w:rPr>
          <w:t>87: ^HERE^[79]</w:t>
        </w:r>
      </w:ins>
    </w:p>
    <w:p w14:paraId="6D67C994" w14:textId="74C3167A"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3522FC43" w:rsidR="00267B73" w:rsidRDefault="005B099F" w:rsidP="00267B73">
      <w:pPr>
        <w:pStyle w:val="BodyTextFirst"/>
        <w:rPr>
          <w:rFonts w:hint="eastAsia"/>
        </w:rPr>
      </w:pPr>
      <w:ins w:id="452" w:author="Kelvin Sung" w:date="2021-09-12T10:38:00Z">
        <w:r>
          <w:rPr>
            <w:rFonts w:hint="eastAsia"/>
          </w:rPr>
          <w:t>&gt;&gt;HERE</w:t>
        </w:r>
      </w:ins>
      <w:r w:rsidR="00267B73">
        <w:t xml:space="preserve">The main goals of the </w:t>
      </w:r>
      <w:r w:rsidR="00267B73" w:rsidRPr="00765265">
        <w:rPr>
          <w:rStyle w:val="CodeInline"/>
        </w:rPr>
        <w:t>MyGame</w:t>
      </w:r>
      <w:r w:rsidR="00267B73">
        <w:t xml:space="preserve"> level are to test and provide functionality for manipulating the new light types. The modifications involved are straightforward; </w:t>
      </w:r>
      <w:r w:rsidR="00765265" w:rsidRPr="00765265">
        <w:rPr>
          <w:rStyle w:val="CodeInline"/>
        </w:rPr>
        <w:t>my_g</w:t>
      </w:r>
      <w:r w:rsidR="00267B73" w:rsidRPr="00765265">
        <w:rPr>
          <w:rStyle w:val="CodeInline"/>
        </w:rPr>
        <w:t>ame_</w:t>
      </w:r>
      <w:r w:rsidR="00765265" w:rsidRPr="00765265">
        <w:rPr>
          <w:rStyle w:val="CodeInline"/>
        </w:rPr>
        <w:t>l</w:t>
      </w:r>
      <w:r w:rsidR="00267B73" w:rsidRPr="00765265">
        <w:rPr>
          <w:rStyle w:val="CodeInline"/>
        </w:rPr>
        <w:t>ights.js</w:t>
      </w:r>
      <w:r w:rsidR="00267B73">
        <w:t xml:space="preserve"> is modified to create all three light types, and </w:t>
      </w:r>
      <w:r w:rsidR="00765265" w:rsidRPr="00765265">
        <w:rPr>
          <w:rStyle w:val="CodeInline"/>
        </w:rPr>
        <w:t>m</w:t>
      </w:r>
      <w:r w:rsidR="00267B73" w:rsidRPr="00765265">
        <w:rPr>
          <w:rStyle w:val="CodeInline"/>
        </w:rPr>
        <w:t>y</w:t>
      </w:r>
      <w:r w:rsidR="00765265" w:rsidRPr="00765265">
        <w:rPr>
          <w:rStyle w:val="CodeInline"/>
        </w:rPr>
        <w:t>_g</w:t>
      </w:r>
      <w:r w:rsidR="00267B73" w:rsidRPr="00765265">
        <w:rPr>
          <w:rStyle w:val="CodeInline"/>
        </w:rPr>
        <w:t>ame_</w:t>
      </w:r>
      <w:r w:rsidR="00765265" w:rsidRPr="00765265">
        <w:rPr>
          <w:rStyle w:val="CodeInline"/>
        </w:rPr>
        <w:t>l</w:t>
      </w:r>
      <w:r w:rsidR="00267B73" w:rsidRPr="00765265">
        <w:rPr>
          <w:rStyle w:val="CodeInline"/>
        </w:rPr>
        <w:t>ight</w:t>
      </w:r>
      <w:r w:rsidR="00765265" w:rsidRPr="00765265">
        <w:rPr>
          <w:rStyle w:val="CodeInline"/>
        </w:rPr>
        <w:t>_c</w:t>
      </w:r>
      <w:r w:rsidR="00267B73" w:rsidRPr="00765265">
        <w:rPr>
          <w:rStyle w:val="CodeInline"/>
        </w:rPr>
        <w:t>ontrol.js</w:t>
      </w:r>
      <w:r w:rsidR="00267B73">
        <w:t xml:space="preserve"> is modified to support the manipulation of the direction of the selected light when the arrow and space keys are pressed simultaneously. </w:t>
      </w:r>
      <w:r w:rsidR="00052C6C">
        <w:t>The implementation of these</w:t>
      </w:r>
      <w:r w:rsidR="00267B73">
        <w:t xml:space="preserve"> simple changes </w:t>
      </w:r>
      <w:r w:rsidR="00D60C15">
        <w:t xml:space="preserve">is </w:t>
      </w:r>
      <w:r w:rsidR="00267B73">
        <w:t>not shown here</w:t>
      </w:r>
      <w:r w:rsidR="00D60C15">
        <w:t>.</w:t>
      </w:r>
      <w:r w:rsidR="00267B73">
        <w:t xml:space="preserve"> </w:t>
      </w:r>
      <w:r w:rsidR="00D60C15">
        <w:t>P</w:t>
      </w:r>
      <w:r w:rsidR="00267B73">
        <w:t>lease refer to the source code files for detail</w:t>
      </w:r>
      <w:r w:rsidR="00052C6C">
        <w:t>s</w:t>
      </w:r>
      <w:r w:rsidR="00267B73">
        <w:t>.</w:t>
      </w:r>
    </w:p>
    <w:p w14:paraId="5706E6AC" w14:textId="77777777" w:rsidR="00267B73" w:rsidRDefault="00267B73" w:rsidP="00267B73">
      <w:pPr>
        <w:pStyle w:val="Heading3"/>
      </w:pPr>
      <w:r>
        <w:t>Observations</w:t>
      </w:r>
    </w:p>
    <w:p w14:paraId="3ECC2B1A" w14:textId="1A3453B5" w:rsidR="00267B73" w:rsidRDefault="005B099F" w:rsidP="00267B73">
      <w:pPr>
        <w:pStyle w:val="BodyTextFirst"/>
        <w:rPr>
          <w:rFonts w:hint="eastAsia"/>
        </w:rPr>
      </w:pPr>
      <w:ins w:id="453" w:author="Kelvin Sung" w:date="2021-09-12T10:38:00Z">
        <w:r>
          <w:rPr>
            <w:rFonts w:hint="eastAsia"/>
          </w:rPr>
          <w:t>&gt;&gt;HERE</w:t>
        </w:r>
      </w:ins>
      <w:r w:rsidR="00267B73">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w:t>
      </w:r>
      <w:r w:rsidR="00267B73">
        <w:lastRenderedPageBreak/>
        <w:t>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47C1786" w:rsidR="00267B73" w:rsidRDefault="005B099F" w:rsidP="00267B73">
      <w:pPr>
        <w:pStyle w:val="BodyTextFirst"/>
        <w:rPr>
          <w:rFonts w:hint="eastAsia"/>
        </w:rPr>
      </w:pPr>
      <w:ins w:id="454" w:author="Kelvin Sung" w:date="2021-09-12T10:38:00Z">
        <w:r>
          <w:rPr>
            <w:rFonts w:hint="eastAsia"/>
          </w:rPr>
          <w:t>&gt;&gt;HERE</w:t>
        </w:r>
      </w:ins>
      <w:r w:rsidR="00267B73">
        <w:t>Shadow is the result of light being obstructed</w:t>
      </w:r>
      <w:r w:rsidR="002D55D9">
        <w:t xml:space="preserve"> or occluded</w:t>
      </w:r>
      <w:r w:rsidR="00267B73">
        <w:t>. As an everyday phenomenon, shadow is something you observe but probably do not give much thought to. However, shadow plays a vital role in</w:t>
      </w:r>
      <w:r w:rsidR="00E61149">
        <w:t xml:space="preserve"> the visual perception system of </w:t>
      </w:r>
      <w:r w:rsidR="00267B73">
        <w:t>human</w:t>
      </w:r>
      <w:r w:rsidR="00E61149">
        <w:t>s</w:t>
      </w:r>
      <w:r w:rsidR="00267B73">
        <w:t xml:space="preserve">. For example, the shadows of objects convey important cues of relative sizes, depths, distances, orderings, and so on. In video games, proper simulation of shadows </w:t>
      </w:r>
      <w:r w:rsidR="00DF5337">
        <w:t xml:space="preserve">can </w:t>
      </w:r>
      <w:r w:rsidR="00267B73">
        <w:t xml:space="preserve">increase the quality of appearance </w:t>
      </w:r>
      <w:r w:rsidR="00DF5337">
        <w:t xml:space="preserve">and </w:t>
      </w:r>
      <w:r w:rsidR="00267B73">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lastRenderedPageBreak/>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079F688B" w:rsidR="00267B73" w:rsidRPr="00267B73" w:rsidRDefault="005B099F" w:rsidP="00267B73">
      <w:pPr>
        <w:pStyle w:val="BodyTextFirst"/>
        <w:rPr>
          <w:rFonts w:hint="eastAsia"/>
        </w:rPr>
      </w:pPr>
      <w:ins w:id="455" w:author="Kelvin Sung" w:date="2021-09-12T10:38:00Z">
        <w:r>
          <w:rPr>
            <w:rFonts w:hint="eastAsia"/>
          </w:rPr>
          <w:t>&gt;&gt;HERE</w:t>
        </w:r>
      </w:ins>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752925">
      <w:pPr>
        <w:pStyle w:val="BodyTextCon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097A4F73" w:rsidR="00267B73" w:rsidRDefault="005B099F" w:rsidP="00267B73">
      <w:pPr>
        <w:pStyle w:val="BodyTextFirst"/>
        <w:rPr>
          <w:rFonts w:hint="eastAsia"/>
        </w:rPr>
      </w:pPr>
      <w:ins w:id="456" w:author="Kelvin Sung" w:date="2021-09-12T10:38:00Z">
        <w:r>
          <w:rPr>
            <w:rFonts w:hint="eastAsia"/>
          </w:rPr>
          <w:t>&gt;&gt;HERE</w:t>
        </w:r>
      </w:ins>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D540653"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9E05F2">
        <w:t xml:space="preserve">when a </w:t>
      </w:r>
      <w:r w:rsidR="009E05F2" w:rsidRPr="00F41FBF">
        <w:t>human observe</w:t>
      </w:r>
      <w:r w:rsidR="009E05F2">
        <w:t>s</w:t>
      </w:r>
      <w:r w:rsidR="009E05F2" w:rsidRPr="00F41FBF">
        <w:t xml:space="preserve"> shadows </w:t>
      </w:r>
      <w:r w:rsidR="00291E67" w:rsidRPr="00F41FBF">
        <w:t xml:space="preserve">there are no new objects </w:t>
      </w:r>
      <w:r>
        <w:t xml:space="preserve">or geometries </w:t>
      </w:r>
      <w:r w:rsidR="00291E67" w:rsidRPr="00F41FBF">
        <w:t xml:space="preserve">involved.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lastRenderedPageBreak/>
        <w:t xml:space="preserve">Figure </w:t>
      </w:r>
      <w:r w:rsidR="003401C9">
        <w:t>8-26</w:t>
      </w:r>
      <w:r w:rsidRPr="00A70786">
        <w:t>. Shadow caster extends beyond the bounds of shadow receiver</w:t>
      </w:r>
    </w:p>
    <w:p w14:paraId="3640283E" w14:textId="6F59F85E"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pixels in the canvas that can be drawn on will be </w:t>
      </w:r>
      <w:r w:rsidR="00790A51">
        <w:t xml:space="preserve">only </w:t>
      </w:r>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3446B609" w:rsidR="00A70786" w:rsidRDefault="005B099F" w:rsidP="00267B73">
      <w:pPr>
        <w:pStyle w:val="BodyTextFirst"/>
        <w:rPr>
          <w:rFonts w:hint="eastAsia"/>
        </w:rPr>
      </w:pPr>
      <w:ins w:id="457" w:author="Kelvin Sung" w:date="2021-09-12T10:38:00Z">
        <w:r>
          <w:rPr>
            <w:rFonts w:hint="eastAsia"/>
          </w:rPr>
          <w:t>&gt;&gt;HERE</w:t>
        </w:r>
      </w:ins>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385BBC77"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r w:rsidR="00F67D60">
        <w:t xml:space="preserve">shadow simulation is actually </w:t>
      </w:r>
      <w:r>
        <w:t>a</w:t>
      </w:r>
      <w:r w:rsidR="00F67D60">
        <w:t xml:space="preserve">n algorithmic creation </w:t>
      </w:r>
      <w:r w:rsidR="00F67D60">
        <w:lastRenderedPageBreak/>
        <w:t>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17C24725" w:rsidR="00A70786" w:rsidRDefault="005B099F" w:rsidP="00A70786">
      <w:pPr>
        <w:pStyle w:val="BodyTextFirst"/>
        <w:rPr>
          <w:rFonts w:hint="eastAsia"/>
        </w:rPr>
      </w:pPr>
      <w:ins w:id="458" w:author="Kelvin Sung" w:date="2021-09-12T10:38:00Z">
        <w:r>
          <w:rPr>
            <w:rFonts w:hint="eastAsia"/>
          </w:rPr>
          <w:t>&gt;&gt;HERE</w:t>
        </w:r>
      </w:ins>
      <w:r w:rsidR="00CC3A2D">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3896E467" w14:textId="77777777" w:rsidR="005B099F" w:rsidRDefault="005B099F" w:rsidP="00A70786">
      <w:pPr>
        <w:pStyle w:val="Code"/>
        <w:rPr>
          <w:ins w:id="459" w:author="Kelvin Sung" w:date="2021-09-12T10:38:00Z"/>
          <w:rFonts w:hint="eastAsia"/>
        </w:rPr>
      </w:pPr>
      <w:ins w:id="460" w:author="Kelvin Sung" w:date="2021-09-12T10:38:00Z">
        <w:r>
          <w:rPr>
            <w:rFonts w:hint="eastAsia"/>
          </w:rPr>
          <w:t>--------------------------------------------------------------------------</w:t>
        </w:r>
      </w:ins>
    </w:p>
    <w:p w14:paraId="148AE67C" w14:textId="77777777" w:rsidR="005B099F" w:rsidRDefault="005B099F" w:rsidP="00A70786">
      <w:pPr>
        <w:pStyle w:val="Code"/>
        <w:rPr>
          <w:ins w:id="461" w:author="Kelvin Sung" w:date="2021-09-12T10:38:00Z"/>
          <w:rFonts w:hint="eastAsia"/>
        </w:rPr>
      </w:pPr>
      <w:ins w:id="462" w:author="Kelvin Sung" w:date="2021-09-12T10:38:00Z">
        <w:r>
          <w:rPr>
            <w:rFonts w:hint="eastAsia"/>
          </w:rPr>
          <w:t>88: ^HERE^[79]</w:t>
        </w:r>
      </w:ins>
    </w:p>
    <w:p w14:paraId="5360E5CD" w14:textId="0FC5062F"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6177DF6F" w14:textId="77777777" w:rsidR="005B099F" w:rsidRDefault="005B099F" w:rsidP="00A70786">
      <w:pPr>
        <w:pStyle w:val="Code"/>
        <w:rPr>
          <w:ins w:id="463" w:author="Kelvin Sung" w:date="2021-09-12T10:38:00Z"/>
          <w:rFonts w:hint="eastAsia"/>
        </w:rPr>
      </w:pPr>
      <w:ins w:id="464" w:author="Kelvin Sung" w:date="2021-09-12T10:38:00Z">
        <w:r>
          <w:rPr>
            <w:rFonts w:hint="eastAsia"/>
          </w:rPr>
          <w:t>--------------------------------------------------------------------------</w:t>
        </w:r>
      </w:ins>
    </w:p>
    <w:p w14:paraId="422803EC" w14:textId="77777777" w:rsidR="005B099F" w:rsidRDefault="005B099F" w:rsidP="00A70786">
      <w:pPr>
        <w:pStyle w:val="Code"/>
        <w:rPr>
          <w:ins w:id="465" w:author="Kelvin Sung" w:date="2021-09-12T10:38:00Z"/>
          <w:rFonts w:hint="eastAsia"/>
        </w:rPr>
      </w:pPr>
      <w:ins w:id="466" w:author="Kelvin Sung" w:date="2021-09-12T10:38:00Z">
        <w:r>
          <w:rPr>
            <w:rFonts w:hint="eastAsia"/>
          </w:rPr>
          <w:t>89: ^HERE^[89]</w:t>
        </w:r>
      </w:ins>
    </w:p>
    <w:p w14:paraId="5091D9A2" w14:textId="4EC3A1EE"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5D46E581" w14:textId="77777777" w:rsidR="005B099F" w:rsidRDefault="005B099F" w:rsidP="00A70786">
      <w:pPr>
        <w:pStyle w:val="Code"/>
        <w:rPr>
          <w:ins w:id="467" w:author="Kelvin Sung" w:date="2021-09-12T10:38:00Z"/>
          <w:rFonts w:hint="eastAsia"/>
        </w:rPr>
      </w:pPr>
      <w:ins w:id="468" w:author="Kelvin Sung" w:date="2021-09-12T10:38:00Z">
        <w:r>
          <w:rPr>
            <w:rFonts w:hint="eastAsia"/>
          </w:rPr>
          <w:t>--------------------------------------------------------------------------</w:t>
        </w:r>
      </w:ins>
    </w:p>
    <w:p w14:paraId="2BA0CB7A" w14:textId="77777777" w:rsidR="005B099F" w:rsidRDefault="005B099F" w:rsidP="00A70786">
      <w:pPr>
        <w:pStyle w:val="Code"/>
        <w:rPr>
          <w:ins w:id="469" w:author="Kelvin Sung" w:date="2021-09-12T10:38:00Z"/>
          <w:rFonts w:hint="eastAsia"/>
        </w:rPr>
      </w:pPr>
      <w:ins w:id="470" w:author="Kelvin Sung" w:date="2021-09-12T10:38:00Z">
        <w:r>
          <w:rPr>
            <w:rFonts w:hint="eastAsia"/>
          </w:rPr>
          <w:t>90: ^HERE^[75]</w:t>
        </w:r>
      </w:ins>
    </w:p>
    <w:p w14:paraId="1BE3D3D7" w14:textId="03DF6134"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52AADB04" w:rsidR="00A70786" w:rsidRDefault="005B099F" w:rsidP="00A70786">
      <w:pPr>
        <w:pStyle w:val="BodyTextFirst"/>
        <w:rPr>
          <w:rFonts w:hint="eastAsia"/>
        </w:rPr>
      </w:pPr>
      <w:ins w:id="471" w:author="Kelvin Sung" w:date="2021-09-12T10:38:00Z">
        <w:r>
          <w:rPr>
            <w:rFonts w:hint="eastAsia"/>
          </w:rPr>
          <w:t>&gt;&gt;HERE</w:t>
        </w:r>
      </w:ins>
      <w:r w:rsidR="00A70786">
        <w:t xml:space="preserve">This project demonstrates how to implement and integrate the shadow simulation algorithm into your game engine. You can see an example of the project running in Figure </w:t>
      </w:r>
      <w:r w:rsidR="003401C9">
        <w:t>8-28</w:t>
      </w:r>
      <w:r w:rsidR="00A70786">
        <w:t xml:space="preserve">. The source code of this project is located in the </w:t>
      </w:r>
      <w:r w:rsidR="00D341F3" w:rsidRPr="00D341F3">
        <w:rPr>
          <w:rStyle w:val="CodeInline"/>
        </w:rPr>
        <w:t>c</w:t>
      </w:r>
      <w:r w:rsidR="00A70786" w:rsidRPr="00D341F3">
        <w:rPr>
          <w:rStyle w:val="CodeInline"/>
        </w:rPr>
        <w:t>hapter8/8.7.</w:t>
      </w:r>
      <w:r w:rsidR="00D341F3" w:rsidRPr="00D341F3">
        <w:rPr>
          <w:rStyle w:val="CodeInline"/>
        </w:rPr>
        <w:t>s</w:t>
      </w:r>
      <w:r w:rsidR="00A70786" w:rsidRPr="00D341F3">
        <w:rPr>
          <w:rStyle w:val="CodeInline"/>
        </w:rPr>
        <w:t>hadow</w:t>
      </w:r>
      <w:r w:rsidR="00D341F3" w:rsidRPr="00D341F3">
        <w:rPr>
          <w:rStyle w:val="CodeInline"/>
        </w:rPr>
        <w:t>_s</w:t>
      </w:r>
      <w:r w:rsidR="00A70786" w:rsidRPr="00D341F3">
        <w:rPr>
          <w:rStyle w:val="CodeInline"/>
        </w:rPr>
        <w:t>haders</w:t>
      </w:r>
      <w:r w:rsidR="00A70786">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7FA0FE2B" w:rsidR="00DF50C5" w:rsidRDefault="005B099F" w:rsidP="00DF50C5">
      <w:pPr>
        <w:pStyle w:val="BodyTextFirst"/>
        <w:rPr>
          <w:rFonts w:hint="eastAsia"/>
        </w:rPr>
      </w:pPr>
      <w:ins w:id="472" w:author="Kelvin Sung" w:date="2021-09-12T10:38:00Z">
        <w:r>
          <w:rPr>
            <w:rFonts w:hint="eastAsia"/>
          </w:rPr>
          <w:t>&gt;&gt;HERE</w:t>
        </w:r>
      </w:ins>
      <w:r w:rsidR="00DF50C5">
        <w:t>The controls of th</w:t>
      </w:r>
      <w:r w:rsidR="00AD49B0">
        <w:t>is</w:t>
      </w:r>
      <w:r w:rsidR="00DF50C5">
        <w:t xml:space="preserve"> project </w:t>
      </w:r>
      <w:r w:rsidR="0059184D">
        <w:t>are</w:t>
      </w:r>
      <w:r w:rsidR="00AD49B0">
        <w:t xml:space="preserve"> identical to previous </w:t>
      </w:r>
      <w:r w:rsidR="00DF50C5">
        <w:t>as follows:</w:t>
      </w:r>
    </w:p>
    <w:p w14:paraId="3C3A2E54" w14:textId="77777777" w:rsidR="00DF50C5" w:rsidRDefault="00DF50C5" w:rsidP="00DF50C5">
      <w:pPr>
        <w:pStyle w:val="Bullet"/>
        <w:rPr>
          <w:rFonts w:hint="eastAsia"/>
        </w:rPr>
      </w:pPr>
      <w:r>
        <w:t>WASD keys: Move the hero character on the screen</w:t>
      </w:r>
    </w:p>
    <w:p w14:paraId="1F103258" w14:textId="5E43B008" w:rsidR="00DF50C5" w:rsidRDefault="005B099F" w:rsidP="00DF50C5">
      <w:pPr>
        <w:pStyle w:val="BodyTextFirst"/>
        <w:rPr>
          <w:rFonts w:hint="eastAsia"/>
        </w:rPr>
      </w:pPr>
      <w:ins w:id="473" w:author="Kelvin Sung" w:date="2021-09-12T10:38:00Z">
        <w:r>
          <w:rPr>
            <w:rFonts w:hint="eastAsia"/>
          </w:rPr>
          <w:t>&gt;&gt;HERE</w:t>
        </w:r>
      </w:ins>
      <w:r w:rsidR="00DF50C5">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lastRenderedPageBreak/>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65C4F8D9" w:rsidR="00DF50C5" w:rsidRDefault="005B099F" w:rsidP="00DF50C5">
      <w:pPr>
        <w:pStyle w:val="BodyTextFirst"/>
        <w:rPr>
          <w:rFonts w:hint="eastAsia"/>
        </w:rPr>
      </w:pPr>
      <w:ins w:id="474" w:author="Kelvin Sung" w:date="2021-09-12T10:38:00Z">
        <w:r>
          <w:rPr>
            <w:rFonts w:hint="eastAsia"/>
          </w:rPr>
          <w:t>&gt;&gt;HERE</w:t>
        </w:r>
      </w:ins>
      <w:r w:rsidR="00DF50C5">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E/R, T/Y, and U/I keys: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508B83C8" w:rsidR="00A70786" w:rsidRDefault="005B099F" w:rsidP="00A70786">
      <w:pPr>
        <w:pStyle w:val="BodyTextFirst"/>
        <w:rPr>
          <w:rFonts w:hint="eastAsia"/>
        </w:rPr>
      </w:pPr>
      <w:ins w:id="475" w:author="Kelvin Sung" w:date="2021-09-12T10:38:00Z">
        <w:r>
          <w:rPr>
            <w:rFonts w:hint="eastAsia"/>
          </w:rPr>
          <w:t>&gt;&gt;HERE</w:t>
        </w:r>
      </w:ins>
      <w:r w:rsidR="00A70786">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134B7F87" w:rsidR="00A70786" w:rsidRDefault="005B099F" w:rsidP="00A70786">
      <w:pPr>
        <w:pStyle w:val="BodyTextFirst"/>
        <w:rPr>
          <w:rFonts w:hint="eastAsia"/>
        </w:rPr>
      </w:pPr>
      <w:ins w:id="476" w:author="Kelvin Sung" w:date="2021-09-12T10:38:00Z">
        <w:r>
          <w:rPr>
            <w:rFonts w:hint="eastAsia"/>
          </w:rPr>
          <w:t>&gt;&gt;HERE</w:t>
        </w:r>
      </w:ins>
      <w:r w:rsidR="00A70786">
        <w:t>Two separate GLSL fragment shaders are required to support the rendering of shadow</w:t>
      </w:r>
      <w:r w:rsidR="00740AF1">
        <w:t>,</w:t>
      </w:r>
      <w:r w:rsidR="00A70786">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526818C9" w:rsidR="00A449DA" w:rsidRDefault="005B099F" w:rsidP="00A70786">
      <w:pPr>
        <w:pStyle w:val="BodyTextFirst"/>
        <w:rPr>
          <w:rFonts w:hint="eastAsia"/>
        </w:rPr>
      </w:pPr>
      <w:ins w:id="477" w:author="Kelvin Sung" w:date="2021-09-12T10:38:00Z">
        <w:r>
          <w:rPr>
            <w:rFonts w:hint="eastAsia"/>
          </w:rPr>
          <w:t>&gt;&gt;HERE</w:t>
        </w:r>
      </w:ins>
      <w:r w:rsidR="00A70786">
        <w:t xml:space="preserve">The GLSL </w:t>
      </w:r>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_fs</w:t>
      </w:r>
      <w:r w:rsidR="00A70786">
        <w:t xml:space="preserve"> fragment shader </w:t>
      </w:r>
      <w:r w:rsidR="008261D3">
        <w:t xml:space="preserve">supports the </w:t>
      </w:r>
      <w:r w:rsidR="00A70786">
        <w:t xml:space="preserve">drawing </w:t>
      </w:r>
      <w:r w:rsidR="00284A15">
        <w:t xml:space="preserve">of </w:t>
      </w:r>
      <w:r w:rsidR="00A70786">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259FD9E"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w:t>
      </w:r>
      <w:r w:rsidR="00A160F8">
        <w:t>ow</w:t>
      </w:r>
      <w:r w:rsidR="00A449DA">
        <w:t xml:space="preserve">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lastRenderedPageBreak/>
        <w:t xml:space="preserve">In </w:t>
      </w:r>
      <w:r w:rsidR="00A70786">
        <w:t xml:space="preserve">the </w:t>
      </w:r>
      <w:r w:rsidR="00A70786" w:rsidRPr="00D341F3">
        <w:rPr>
          <w:rStyle w:val="CodeInline"/>
        </w:rPr>
        <w:t>src/</w:t>
      </w:r>
      <w:r w:rsidR="00D341F3" w:rsidRPr="00D341F3">
        <w:rPr>
          <w:rStyle w:val="CodeInline"/>
        </w:rPr>
        <w:t>glsl_s</w:t>
      </w:r>
      <w:r w:rsidR="00A70786" w:rsidRPr="00D341F3">
        <w:rPr>
          <w:rStyle w:val="CodeInline"/>
        </w:rPr>
        <w:t>haders</w:t>
      </w:r>
      <w:r w:rsidR="00A70786">
        <w:t xml:space="preserve"> folder, </w:t>
      </w:r>
      <w:r>
        <w:t xml:space="preserve">create </w:t>
      </w:r>
      <w:r w:rsidR="00A70786">
        <w:t xml:space="preserve">a </w:t>
      </w:r>
      <w:r w:rsidR="00B119F7">
        <w:t xml:space="preserve">file </w:t>
      </w:r>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_fs</w:t>
      </w:r>
      <w:r w:rsidR="00A70786" w:rsidRPr="00D341F3">
        <w:rPr>
          <w:rStyle w:val="CodeInline"/>
        </w:rPr>
        <w:t>.glsl</w:t>
      </w:r>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r w:rsidR="007333D9" w:rsidRPr="00AB51B9">
        <w:rPr>
          <w:rStyle w:val="CodeInline"/>
        </w:rPr>
        <w:t>light_fs</w:t>
      </w:r>
      <w:r w:rsidR="007333D9">
        <w:t xml:space="preserve"> (not shown). These data structure and constants must be exactly the same such that the corresponding interfacing shader in the engine can reuse existing utilities that supports </w:t>
      </w:r>
      <w:r w:rsidR="007333D9" w:rsidRPr="00AB51B9">
        <w:rPr>
          <w:rStyle w:val="CodeInline"/>
        </w:rPr>
        <w:t>LightShader</w:t>
      </w:r>
      <w:r w:rsidR="007333D9">
        <w:t>.</w:t>
      </w:r>
      <w:r w:rsidR="005D485A">
        <w:t xml:space="preserve"> The only difference is, since a shadow caster geometry must be defined for each light source, the </w:t>
      </w:r>
      <w:r w:rsidR="005D485A" w:rsidRPr="00AB51B9">
        <w:rPr>
          <w:rStyle w:val="CodeInline"/>
        </w:rPr>
        <w:t>uLight</w:t>
      </w:r>
      <w:r w:rsidR="005D485A">
        <w:t xml:space="preserve"> array size is exactly 1 in this case.</w:t>
      </w:r>
    </w:p>
    <w:p w14:paraId="4CD46C85" w14:textId="41636ED0" w:rsidR="00A70786" w:rsidRDefault="007333D9">
      <w:pPr>
        <w:pStyle w:val="NumList"/>
        <w:numPr>
          <w:ilvl w:val="0"/>
          <w:numId w:val="43"/>
        </w:numPr>
        <w:rPr>
          <w:rFonts w:hint="eastAsia"/>
        </w:rPr>
      </w:pPr>
      <w:r>
        <w:t xml:space="preserve">Define constants for shadow rendering. The </w:t>
      </w:r>
      <w:r w:rsidR="00A70786" w:rsidRPr="00BD7AE9">
        <w:rPr>
          <w:rStyle w:val="CodeInline"/>
        </w:rPr>
        <w:t>kMaxShadowOpacity</w:t>
      </w:r>
      <w:r w:rsidR="00A70786">
        <w:t xml:space="preserve"> </w:t>
      </w:r>
      <w:r w:rsidR="000108CF">
        <w:t>i</w:t>
      </w:r>
      <w:r w:rsidR="00A70786">
        <w:t xml:space="preserve">s how opaque shadows should be and </w:t>
      </w:r>
      <w:r w:rsidR="00A70786" w:rsidRPr="00BD7AE9">
        <w:rPr>
          <w:rStyle w:val="CodeInline"/>
        </w:rPr>
        <w:t>kLightStrengthCutOff</w:t>
      </w:r>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r w:rsidRPr="00BD7AE9">
        <w:rPr>
          <w:rStyle w:val="CodeInline"/>
        </w:rPr>
        <w:t>Angular</w:t>
      </w:r>
      <w:r>
        <w:rPr>
          <w:rStyle w:val="CodeInline"/>
        </w:rPr>
        <w:t>DropOff</w:t>
      </w:r>
      <w:r w:rsidRPr="00BD7AE9">
        <w:rPr>
          <w:rStyle w:val="CodeInline"/>
        </w:rPr>
        <w:t>()</w:t>
      </w:r>
      <w:r w:rsidRPr="00A70786">
        <w:t xml:space="preserve"> and </w:t>
      </w:r>
      <w:r>
        <w:rPr>
          <w:rStyle w:val="CodeInline"/>
        </w:rPr>
        <w:t>DistanceDropOff</w:t>
      </w:r>
      <w:r w:rsidRPr="00BD7AE9">
        <w:rPr>
          <w:rStyle w:val="CodeInline"/>
        </w:rPr>
        <w:t>()</w:t>
      </w:r>
      <w:r>
        <w:t xml:space="preserve">, functions must also be defined in exactly the same manner as those in </w:t>
      </w:r>
      <w:r w:rsidRPr="00AB51B9">
        <w:rPr>
          <w:rStyle w:val="CodeInline"/>
        </w:rPr>
        <w:t>light_fs</w:t>
      </w:r>
      <w:r>
        <w:t xml:space="preserve"> (and </w:t>
      </w:r>
      <w:r w:rsidRPr="00AB51B9">
        <w:rPr>
          <w:rStyle w:val="CodeInline"/>
        </w:rPr>
        <w:t>illum_fs</w:t>
      </w:r>
      <w:r>
        <w:t xml:space="preserve">). You can copy these functions from </w:t>
      </w:r>
      <w:r w:rsidRPr="00FD116E">
        <w:rPr>
          <w:rStyle w:val="CodeInline"/>
        </w:rPr>
        <w:t>light_fs</w:t>
      </w:r>
      <w:r>
        <w:t xml:space="preserve">. </w:t>
      </w:r>
      <w:r w:rsidR="005D485A">
        <w:t xml:space="preserve">Note that since there is only one light source in the </w:t>
      </w:r>
      <w:r w:rsidR="005D485A" w:rsidRPr="00AB51B9">
        <w:rPr>
          <w:rStyle w:val="CodeInline"/>
        </w:rPr>
        <w:t>uLight</w:t>
      </w:r>
      <w:r w:rsidR="005D485A">
        <w:t xml:space="preserve"> array, you can remove the light parameter</w:t>
      </w:r>
      <w:r>
        <w:t xml:space="preserve"> from these functions</w:t>
      </w:r>
      <w:r w:rsidR="005D485A">
        <w:t xml:space="preserve"> and refer directly to </w:t>
      </w:r>
      <w:r w:rsidR="005D485A" w:rsidRPr="00AB51B9">
        <w:rPr>
          <w:rStyle w:val="CodeInline"/>
        </w:rPr>
        <w:t>uLight[0]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r w:rsidR="003312AA" w:rsidRPr="00FD116E">
        <w:rPr>
          <w:rStyle w:val="CodeInline"/>
        </w:rPr>
        <w:t>LightStrength()</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lastRenderedPageBreak/>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r w:rsidRPr="00AB51B9">
        <w:rPr>
          <w:rStyle w:val="CodeInline"/>
        </w:rPr>
        <w:t>LightStrength()</w:t>
      </w:r>
      <w:r>
        <w:t xml:space="preserve"> with the same function in </w:t>
      </w:r>
      <w:r w:rsidRPr="00AB51B9">
        <w:rPr>
          <w:rStyle w:val="CodeInline"/>
        </w:rPr>
        <w:t>light_fs</w:t>
      </w:r>
      <w:r>
        <w:t xml:space="preserve">, there are two main differences. First, the function does not consider the color of the light and returns a float, the aggregated strength of the light source. Second, since the </w:t>
      </w:r>
      <w:r w:rsidRPr="00AB51B9">
        <w:rPr>
          <w:rStyle w:val="CodeInline"/>
        </w:rPr>
        <w:t>uLight</w:t>
      </w:r>
      <w:r>
        <w:t xml:space="preserve"> array is of size 1, the function removed the Light parameter and referred to </w:t>
      </w:r>
      <w:r w:rsidRPr="00AB51B9">
        <w:rPr>
          <w:rStyle w:val="CodeInline"/>
        </w:rPr>
        <w:t>uLight[0]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r w:rsidRPr="00BD7AE9">
        <w:rPr>
          <w:rStyle w:val="CodeInline"/>
        </w:rPr>
        <w:t>main()</w:t>
      </w:r>
      <w:r w:rsidRPr="00A70786">
        <w:t xml:space="preserve"> function based on the strength of the light source. Notice that no shadows will be cast if the light intensity is less than </w:t>
      </w:r>
      <w:r w:rsidRPr="00BD7AE9">
        <w:rPr>
          <w:rStyle w:val="CodeInline"/>
        </w:rPr>
        <w:t>kLightStrengthCutOff</w:t>
      </w:r>
      <w:r w:rsidRPr="00A70786">
        <w:t xml:space="preserve"> and that the </w:t>
      </w:r>
      <w:r w:rsidR="00502851">
        <w:t xml:space="preserve">actual color of the </w:t>
      </w:r>
      <w:r w:rsidRPr="00A70786">
        <w:t xml:space="preserve">shadow is not exactly black or opaque. Instead, it is a blend of the programmer-defined </w:t>
      </w:r>
      <w:r w:rsidRPr="00BD7AE9">
        <w:rPr>
          <w:rStyle w:val="CodeInline"/>
        </w:rPr>
        <w:t>uPixelColor</w:t>
      </w:r>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2629EB1" w14:textId="77777777" w:rsidR="005B099F" w:rsidRDefault="005B099F" w:rsidP="00BD7AE9">
      <w:pPr>
        <w:pStyle w:val="Code"/>
        <w:rPr>
          <w:ins w:id="478" w:author="Kelvin Sung" w:date="2021-09-12T10:38:00Z"/>
          <w:rFonts w:hint="eastAsia"/>
        </w:rPr>
      </w:pPr>
      <w:ins w:id="479" w:author="Kelvin Sung" w:date="2021-09-12T10:38:00Z">
        <w:r>
          <w:rPr>
            <w:rFonts w:hint="eastAsia"/>
          </w:rPr>
          <w:t>--------------------------------------------------------------------------</w:t>
        </w:r>
      </w:ins>
    </w:p>
    <w:p w14:paraId="346E79D1" w14:textId="77777777" w:rsidR="005B099F" w:rsidRDefault="005B099F" w:rsidP="00BD7AE9">
      <w:pPr>
        <w:pStyle w:val="Code"/>
        <w:rPr>
          <w:ins w:id="480" w:author="Kelvin Sung" w:date="2021-09-12T10:38:00Z"/>
          <w:rFonts w:hint="eastAsia"/>
        </w:rPr>
      </w:pPr>
      <w:ins w:id="481" w:author="Kelvin Sung" w:date="2021-09-12T10:38:00Z">
        <w:r>
          <w:rPr>
            <w:rFonts w:hint="eastAsia"/>
          </w:rPr>
          <w:t>91: ^HERE^[89]</w:t>
        </w:r>
      </w:ins>
    </w:p>
    <w:p w14:paraId="5A5518B7" w14:textId="2C6EDF04"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0D4406D8" w:rsidR="00A70786" w:rsidRDefault="005B099F" w:rsidP="00A70786">
      <w:pPr>
        <w:pStyle w:val="BodyTextFirst"/>
        <w:rPr>
          <w:rFonts w:hint="eastAsia"/>
        </w:rPr>
      </w:pPr>
      <w:ins w:id="482" w:author="Kelvin Sung" w:date="2021-09-12T10:38:00Z">
        <w:r>
          <w:rPr>
            <w:rFonts w:hint="eastAsia"/>
          </w:rPr>
          <w:t>&gt;&gt;HERE</w:t>
        </w:r>
      </w:ins>
      <w:r w:rsidR="00A70786">
        <w:t xml:space="preserve">The GLSL </w:t>
      </w:r>
      <w:r w:rsidR="00BD7AE9">
        <w:rPr>
          <w:rStyle w:val="CodeInline"/>
        </w:rPr>
        <w:t>s</w:t>
      </w:r>
      <w:r w:rsidR="00A70786" w:rsidRPr="00BD7AE9">
        <w:rPr>
          <w:rStyle w:val="CodeInline"/>
        </w:rPr>
        <w:t>hadow</w:t>
      </w:r>
      <w:r w:rsidR="00BD7AE9">
        <w:rPr>
          <w:rStyle w:val="CodeInline"/>
        </w:rPr>
        <w:t>_r</w:t>
      </w:r>
      <w:r w:rsidR="00A70786" w:rsidRPr="00BD7AE9">
        <w:rPr>
          <w:rStyle w:val="CodeInline"/>
        </w:rPr>
        <w:t>eceiver</w:t>
      </w:r>
      <w:r w:rsidR="00BD7AE9">
        <w:rPr>
          <w:rStyle w:val="CodeInline"/>
        </w:rPr>
        <w:t>_fs</w:t>
      </w:r>
      <w:r w:rsidR="00A70786">
        <w:t xml:space="preserve"> fragment shader is the shader for drawing the shadow receiver into the stencil buffer. Take note that the stencil buffer is configured as an on/off buffer</w:t>
      </w:r>
      <w:r w:rsidR="00E61969">
        <w:t xml:space="preserve"> where </w:t>
      </w:r>
      <w:r w:rsidR="00A70786">
        <w:t xml:space="preserve">any value </w:t>
      </w:r>
      <w:r w:rsidR="00136487">
        <w:t xml:space="preserve">returned </w:t>
      </w:r>
      <w:r w:rsidR="00A70786">
        <w:t xml:space="preserve">in </w:t>
      </w:r>
      <w:r w:rsidR="00A70786" w:rsidRPr="00BD7AE9">
        <w:rPr>
          <w:rStyle w:val="CodeInline"/>
        </w:rPr>
        <w:t>gl_FragColor</w:t>
      </w:r>
      <w:r w:rsidR="00A70786">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r w:rsidRPr="00BD7AE9">
        <w:rPr>
          <w:rStyle w:val="CodeInline"/>
        </w:rPr>
        <w:t>src/</w:t>
      </w:r>
      <w:r w:rsidR="00BD7AE9" w:rsidRPr="00BD7AE9">
        <w:rPr>
          <w:rStyle w:val="CodeInline"/>
        </w:rPr>
        <w:t>glsl_s</w:t>
      </w:r>
      <w:r w:rsidRPr="00BD7AE9">
        <w:rPr>
          <w:rStyle w:val="CodeInline"/>
        </w:rPr>
        <w:t>haders</w:t>
      </w:r>
      <w:r>
        <w:t xml:space="preserve"> folder, create </w:t>
      </w:r>
      <w:r w:rsidR="00BD7AE9" w:rsidRPr="00BD7AE9">
        <w:rPr>
          <w:rStyle w:val="CodeInline"/>
        </w:rPr>
        <w:t>shadow_receiver_fs</w:t>
      </w:r>
      <w:r w:rsidRPr="00BD7AE9">
        <w:rPr>
          <w:rStyle w:val="CodeInline"/>
        </w:rPr>
        <w:t>.glsl</w:t>
      </w:r>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r w:rsidRPr="00BD7AE9">
        <w:rPr>
          <w:rStyle w:val="CodeInline"/>
        </w:rPr>
        <w:t>kSufficientlyOpaque</w:t>
      </w:r>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lastRenderedPageBreak/>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4793DC98" w14:textId="77777777" w:rsidR="005B099F" w:rsidRDefault="005B099F" w:rsidP="00BD7AE9">
      <w:pPr>
        <w:pStyle w:val="Code"/>
        <w:rPr>
          <w:ins w:id="483" w:author="Kelvin Sung" w:date="2021-09-12T10:38:00Z"/>
          <w:rFonts w:hint="eastAsia"/>
        </w:rPr>
      </w:pPr>
      <w:ins w:id="484" w:author="Kelvin Sung" w:date="2021-09-12T10:38:00Z">
        <w:r>
          <w:rPr>
            <w:rFonts w:hint="eastAsia"/>
          </w:rPr>
          <w:t>--------------------------------------------------------------------------</w:t>
        </w:r>
      </w:ins>
    </w:p>
    <w:p w14:paraId="433ED50B" w14:textId="77777777" w:rsidR="005B099F" w:rsidRDefault="005B099F" w:rsidP="00BD7AE9">
      <w:pPr>
        <w:pStyle w:val="Code"/>
        <w:rPr>
          <w:ins w:id="485" w:author="Kelvin Sung" w:date="2021-09-12T10:38:00Z"/>
          <w:rFonts w:hint="eastAsia"/>
        </w:rPr>
      </w:pPr>
      <w:ins w:id="486" w:author="Kelvin Sung" w:date="2021-09-12T10:38:00Z">
        <w:r>
          <w:rPr>
            <w:rFonts w:hint="eastAsia"/>
          </w:rPr>
          <w:t>92: ^HERE^[79]</w:t>
        </w:r>
      </w:ins>
    </w:p>
    <w:p w14:paraId="6D86C28F" w14:textId="0E829946"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6C6B20F0" w:rsidR="00A70786" w:rsidRDefault="00A70786" w:rsidP="00AB51B9">
      <w:pPr>
        <w:pStyle w:val="BodyTextCont"/>
        <w:rPr>
          <w:rFonts w:hint="eastAsia"/>
        </w:rPr>
      </w:pPr>
      <w:r>
        <w:t xml:space="preserve">Note that to facilitate engine </w:t>
      </w:r>
      <w:r w:rsidR="000108CF">
        <w:t xml:space="preserve">shader class </w:t>
      </w:r>
      <w:r>
        <w:t xml:space="preserve">code reuse, the variable names of </w:t>
      </w:r>
      <w:r w:rsidRPr="00BD7AE9">
        <w:rPr>
          <w:rStyle w:val="CodeInline"/>
        </w:rPr>
        <w:t>uSampler</w:t>
      </w:r>
      <w:r>
        <w:t xml:space="preserve"> and </w:t>
      </w:r>
      <w:r w:rsidRPr="00BD7AE9">
        <w:rPr>
          <w:rStyle w:val="CodeInline"/>
        </w:rPr>
        <w:t>vTexCoord</w:t>
      </w:r>
      <w:r>
        <w:t xml:space="preserve"> must not be changed. These correspond to the variables names defined in </w:t>
      </w:r>
      <w:r w:rsidR="00BD7AE9" w:rsidRPr="00BD7AE9">
        <w:rPr>
          <w:rStyle w:val="CodeInline"/>
        </w:rPr>
        <w:t>t</w:t>
      </w:r>
      <w:r w:rsidRPr="00BD7AE9">
        <w:rPr>
          <w:rStyle w:val="CodeInline"/>
        </w:rPr>
        <w:t>exture</w:t>
      </w:r>
      <w:r w:rsidR="00BD7AE9" w:rsidRPr="00BD7AE9">
        <w:rPr>
          <w:rStyle w:val="CodeInline"/>
        </w:rPr>
        <w:t>_fs</w:t>
      </w:r>
      <w:r w:rsidRPr="00BD7AE9">
        <w:rPr>
          <w:rStyle w:val="CodeInline"/>
        </w:rPr>
        <w:t>.glsl</w:t>
      </w:r>
      <w:r>
        <w:t xml:space="preserve">, and the game engine can use the existing </w:t>
      </w:r>
      <w:r w:rsidRPr="00BD7AE9">
        <w:rPr>
          <w:rStyle w:val="CodeInline"/>
        </w:rPr>
        <w:t>SpriteShader</w:t>
      </w:r>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r w:rsidRPr="00E27494">
        <w:rPr>
          <w:rStyle w:val="CodeInline"/>
        </w:rPr>
        <w:t>main()</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C7FCCD4" w:rsidR="00A70786" w:rsidRDefault="005B099F" w:rsidP="00A70786">
      <w:pPr>
        <w:pStyle w:val="BodyTextFirst"/>
        <w:rPr>
          <w:rFonts w:hint="eastAsia"/>
        </w:rPr>
      </w:pPr>
      <w:ins w:id="487" w:author="Kelvin Sung" w:date="2021-09-12T10:38:00Z">
        <w:r>
          <w:rPr>
            <w:rFonts w:hint="eastAsia"/>
          </w:rPr>
          <w:t>&gt;&gt;HERE</w:t>
        </w:r>
      </w:ins>
      <w:r w:rsidR="00A70786">
        <w:t xml:space="preserve">With two new GLSL shaders defined, you may expect that it is necessary to define two corresponding </w:t>
      </w:r>
      <w:r w:rsidR="00A70786" w:rsidRPr="00E27494">
        <w:rPr>
          <w:rStyle w:val="CodeInline"/>
        </w:rPr>
        <w:t>S</w:t>
      </w:r>
      <w:r w:rsidR="004B4CA9">
        <w:rPr>
          <w:rStyle w:val="CodeInline"/>
        </w:rPr>
        <w:t>impleS</w:t>
      </w:r>
      <w:r w:rsidR="00A70786" w:rsidRPr="00E27494">
        <w:rPr>
          <w:rStyle w:val="CodeInline"/>
        </w:rPr>
        <w:t>hader</w:t>
      </w:r>
      <w:r w:rsidR="00A70786">
        <w:t>/</w:t>
      </w:r>
      <w:r w:rsidR="00A70786" w:rsidRPr="00E27494">
        <w:rPr>
          <w:rStyle w:val="CodeInline"/>
        </w:rPr>
        <w:t>Renderable</w:t>
      </w:r>
      <w:r w:rsidR="00A70786">
        <w:t xml:space="preserve">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r w:rsidR="00690CAF" w:rsidRPr="00AB51B9">
        <w:rPr>
          <w:rStyle w:val="CodeInline"/>
        </w:rPr>
        <w:t>shadow_caster_fs</w:t>
      </w:r>
      <w:r w:rsidR="001E4362">
        <w:t>.</w:t>
      </w:r>
      <w:r w:rsidR="00690CAF">
        <w:t xml:space="preserve"> </w:t>
      </w:r>
      <w:r w:rsidR="00A70786">
        <w:t xml:space="preserve">With the strategic variable naming in the </w:t>
      </w:r>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r w:rsidR="00A70786">
        <w:t xml:space="preserve"> shader, the existing </w:t>
      </w:r>
      <w:r w:rsidR="00A70786" w:rsidRPr="00E27494">
        <w:rPr>
          <w:rStyle w:val="CodeInline"/>
        </w:rPr>
        <w:t>SpriteShader</w:t>
      </w:r>
      <w:r w:rsidR="00A70786">
        <w:t xml:space="preserve"> object can be used to communicate with the </w:t>
      </w:r>
      <w:r w:rsidR="00E27494" w:rsidRPr="00E27494">
        <w:rPr>
          <w:rStyle w:val="CodeInline"/>
        </w:rPr>
        <w:t>shadow_receiver_fs</w:t>
      </w:r>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rsidR="00A70786">
        <w:t>draw</w:t>
      </w:r>
      <w:r>
        <w:t>s</w:t>
      </w:r>
      <w:r w:rsidR="00A70786">
        <w:t xml:space="preserve"> shadow caster geometries</w:t>
      </w:r>
      <w:r>
        <w:t xml:space="preserve"> and </w:t>
      </w:r>
      <w:r w:rsidR="00E27494" w:rsidRPr="00E27494">
        <w:rPr>
          <w:rStyle w:val="CodeInline"/>
        </w:rPr>
        <w:t>shadow_receiver_fs</w:t>
      </w:r>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lastRenderedPageBreak/>
        <w:t>Creating the Shadow Caster Shader</w:t>
      </w:r>
    </w:p>
    <w:p w14:paraId="47874C71" w14:textId="2DE1C5F2" w:rsidR="00A70786" w:rsidRDefault="005B099F" w:rsidP="00A70786">
      <w:pPr>
        <w:pStyle w:val="BodyTextFirst"/>
        <w:rPr>
          <w:rFonts w:hint="eastAsia"/>
        </w:rPr>
      </w:pPr>
      <w:ins w:id="488" w:author="Kelvin Sung" w:date="2021-09-12T10:38:00Z">
        <w:r>
          <w:rPr>
            <w:rFonts w:hint="eastAsia"/>
          </w:rPr>
          <w:t>&gt;&gt;HERE</w:t>
        </w:r>
      </w:ins>
      <w:r w:rsidR="00A70786">
        <w:t xml:space="preserve">A JavaScript </w:t>
      </w:r>
      <w:r w:rsidR="00A70786" w:rsidRPr="00E27494">
        <w:rPr>
          <w:rStyle w:val="CodeInline"/>
        </w:rPr>
        <w:t>S</w:t>
      </w:r>
      <w:r w:rsidR="004B4CA9">
        <w:rPr>
          <w:rStyle w:val="CodeInline"/>
        </w:rPr>
        <w:t>impleS</w:t>
      </w:r>
      <w:r w:rsidR="00A70786" w:rsidRPr="00E27494">
        <w:rPr>
          <w:rStyle w:val="CodeInline"/>
        </w:rPr>
        <w:t>hader</w:t>
      </w:r>
      <w:r w:rsidR="00A70786">
        <w:t xml:space="preserve"> </w:t>
      </w:r>
      <w:r w:rsidR="00452B8A">
        <w:t>sub</w:t>
      </w:r>
      <w:r w:rsidR="00AF4B55">
        <w:t xml:space="preserve">class </w:t>
      </w:r>
      <w:r w:rsidR="00A70786">
        <w:t xml:space="preserve">must be defined to facilitate the loading of information from the game engine to the GLSL shader. In this case, a </w:t>
      </w:r>
      <w:r w:rsidR="00A70786" w:rsidRPr="00E27494">
        <w:rPr>
          <w:rStyle w:val="CodeInline"/>
        </w:rPr>
        <w:t>ShadowCasterShader</w:t>
      </w:r>
      <w:r w:rsidR="00A70786">
        <w:t xml:space="preserve"> needs to be defined to communicate with the GLSL </w:t>
      </w:r>
      <w:r w:rsidR="00E27494" w:rsidRPr="00E27494">
        <w:rPr>
          <w:rStyle w:val="CodeInline"/>
        </w:rPr>
        <w:t>shadow_</w:t>
      </w:r>
      <w:r w:rsidR="00E27494">
        <w:rPr>
          <w:rStyle w:val="CodeInline"/>
        </w:rPr>
        <w:t>caster</w:t>
      </w:r>
      <w:r w:rsidR="00E27494" w:rsidRPr="00E27494">
        <w:rPr>
          <w:rStyle w:val="CodeInline"/>
        </w:rPr>
        <w:t>_fs</w:t>
      </w:r>
      <w:r w:rsidR="00E27494">
        <w:t xml:space="preserve"> </w:t>
      </w:r>
      <w:r w:rsidR="00A70786">
        <w:t xml:space="preserve">fragment shader. </w:t>
      </w:r>
    </w:p>
    <w:p w14:paraId="209CF54A" w14:textId="3735BC95" w:rsidR="00A70786" w:rsidRDefault="00A70786">
      <w:pPr>
        <w:pStyle w:val="NumList"/>
        <w:numPr>
          <w:ilvl w:val="0"/>
          <w:numId w:val="45"/>
        </w:numPr>
        <w:rPr>
          <w:rFonts w:hint="eastAsia"/>
        </w:rPr>
      </w:pPr>
      <w:r>
        <w:t xml:space="preserve">Under the </w:t>
      </w:r>
      <w:r w:rsidRPr="00E27494">
        <w:rPr>
          <w:rStyle w:val="CodeInline"/>
        </w:rPr>
        <w:t>src/</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r w:rsidR="00E27494" w:rsidRPr="00E27494">
        <w:rPr>
          <w:rStyle w:val="CodeInline"/>
        </w:rPr>
        <w:t>ShadowCasterShader</w:t>
      </w:r>
      <w:r w:rsidR="00E46396">
        <w:t xml:space="preserve"> class t</w:t>
      </w:r>
      <w:r w:rsidR="00E27494">
        <w:t xml:space="preserve">o inherit from </w:t>
      </w:r>
      <w:r w:rsidR="00E27494" w:rsidRPr="00E27494">
        <w:rPr>
          <w:rStyle w:val="CodeInline"/>
        </w:rPr>
        <w:t>SpriteShader</w:t>
      </w:r>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41E29A3" w14:textId="77777777" w:rsidR="005B099F" w:rsidRDefault="005B099F" w:rsidP="00E27494">
      <w:pPr>
        <w:pStyle w:val="Code"/>
        <w:rPr>
          <w:ins w:id="489" w:author="Kelvin Sung" w:date="2021-09-12T10:38:00Z"/>
          <w:rFonts w:hint="eastAsia"/>
        </w:rPr>
      </w:pPr>
      <w:ins w:id="490" w:author="Kelvin Sung" w:date="2021-09-12T10:38:00Z">
        <w:r>
          <w:rPr>
            <w:rFonts w:hint="eastAsia"/>
          </w:rPr>
          <w:t>--------------------------------------------------------------------------</w:t>
        </w:r>
      </w:ins>
    </w:p>
    <w:p w14:paraId="0DA87B1B" w14:textId="77777777" w:rsidR="005B099F" w:rsidRDefault="005B099F" w:rsidP="00E27494">
      <w:pPr>
        <w:pStyle w:val="Code"/>
        <w:rPr>
          <w:ins w:id="491" w:author="Kelvin Sung" w:date="2021-09-12T10:38:00Z"/>
          <w:rFonts w:hint="eastAsia"/>
        </w:rPr>
      </w:pPr>
      <w:ins w:id="492" w:author="Kelvin Sung" w:date="2021-09-12T10:38:00Z">
        <w:r>
          <w:rPr>
            <w:rFonts w:hint="eastAsia"/>
          </w:rPr>
          <w:t>93: ^HERE^[86]</w:t>
        </w:r>
      </w:ins>
    </w:p>
    <w:p w14:paraId="76E9DC8D" w14:textId="443057E3"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4E764E7E" w14:textId="77777777" w:rsidR="005B099F" w:rsidRDefault="005B099F" w:rsidP="00E27494">
      <w:pPr>
        <w:pStyle w:val="Code"/>
        <w:rPr>
          <w:ins w:id="493" w:author="Kelvin Sung" w:date="2021-09-12T10:38:00Z"/>
          <w:rFonts w:hint="eastAsia"/>
        </w:rPr>
      </w:pPr>
      <w:ins w:id="494" w:author="Kelvin Sung" w:date="2021-09-12T10:38:00Z">
        <w:r>
          <w:rPr>
            <w:rFonts w:hint="eastAsia"/>
          </w:rPr>
          <w:t>--------------------------------------------------------------------------</w:t>
        </w:r>
      </w:ins>
    </w:p>
    <w:p w14:paraId="4F81EA3C" w14:textId="77777777" w:rsidR="005B099F" w:rsidRDefault="005B099F" w:rsidP="00E27494">
      <w:pPr>
        <w:pStyle w:val="Code"/>
        <w:rPr>
          <w:ins w:id="495" w:author="Kelvin Sung" w:date="2021-09-12T10:38:00Z"/>
          <w:rFonts w:hint="eastAsia"/>
        </w:rPr>
      </w:pPr>
      <w:ins w:id="496" w:author="Kelvin Sung" w:date="2021-09-12T10:38:00Z">
        <w:r>
          <w:rPr>
            <w:rFonts w:hint="eastAsia"/>
          </w:rPr>
          <w:t>94: ^HERE^[100]</w:t>
        </w:r>
      </w:ins>
    </w:p>
    <w:p w14:paraId="0393DA14" w14:textId="2BAE0EFE"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r w:rsidRPr="00E27494">
        <w:rPr>
          <w:rStyle w:val="CodeInline"/>
        </w:rPr>
        <w:t>activate()</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lastRenderedPageBreak/>
        <w:t>Instantiating Default Shadow Caster and Receiver Shaders</w:t>
      </w:r>
    </w:p>
    <w:p w14:paraId="4CEA8CA1" w14:textId="4603CFF8" w:rsidR="00C91077" w:rsidRDefault="005B099F" w:rsidP="00C91077">
      <w:pPr>
        <w:pStyle w:val="BodyTextFirst"/>
        <w:rPr>
          <w:rFonts w:hint="eastAsia"/>
        </w:rPr>
      </w:pPr>
      <w:ins w:id="497" w:author="Kelvin Sung" w:date="2021-09-12T10:38:00Z">
        <w:r>
          <w:rPr>
            <w:rFonts w:hint="eastAsia"/>
          </w:rPr>
          <w:t>&gt;&gt;HERE</w:t>
        </w:r>
      </w:ins>
      <w:r w:rsidR="00C91077">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r w:rsidRPr="00533F4A">
        <w:rPr>
          <w:rStyle w:val="CodeInline"/>
        </w:rPr>
        <w:t>src/engine/core</w:t>
      </w:r>
      <w:r>
        <w:t xml:space="preserve"> folder to </w:t>
      </w:r>
      <w:r w:rsidR="00716FE3">
        <w:t xml:space="preserve">import </w:t>
      </w:r>
      <w:r w:rsidR="00716FE3" w:rsidRPr="00AB51B9">
        <w:rPr>
          <w:rStyle w:val="CodeInline"/>
        </w:rPr>
        <w:t>ShadowCasterShader</w:t>
      </w:r>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4A968F6" w14:textId="77777777" w:rsidR="005B099F" w:rsidRDefault="005B099F" w:rsidP="00C91077">
      <w:pPr>
        <w:pStyle w:val="Code"/>
        <w:rPr>
          <w:ins w:id="498" w:author="Kelvin Sung" w:date="2021-09-12T10:38:00Z"/>
          <w:rFonts w:hint="eastAsia"/>
        </w:rPr>
      </w:pPr>
      <w:ins w:id="499" w:author="Kelvin Sung" w:date="2021-09-12T10:38:00Z">
        <w:r>
          <w:rPr>
            <w:rFonts w:hint="eastAsia"/>
          </w:rPr>
          <w:t>--------------------------------------------------------------------------</w:t>
        </w:r>
      </w:ins>
    </w:p>
    <w:p w14:paraId="4CDD0B2C" w14:textId="77777777" w:rsidR="005B099F" w:rsidRDefault="005B099F" w:rsidP="00C91077">
      <w:pPr>
        <w:pStyle w:val="Code"/>
        <w:rPr>
          <w:ins w:id="500" w:author="Kelvin Sung" w:date="2021-09-12T10:38:00Z"/>
          <w:rFonts w:hint="eastAsia"/>
        </w:rPr>
      </w:pPr>
      <w:ins w:id="501" w:author="Kelvin Sung" w:date="2021-09-12T10:38:00Z">
        <w:r>
          <w:rPr>
            <w:rFonts w:hint="eastAsia"/>
          </w:rPr>
          <w:t>95: ^HERE^[99]</w:t>
        </w:r>
      </w:ins>
    </w:p>
    <w:p w14:paraId="2308397E" w14:textId="122C69A1"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1341E53E" w14:textId="77777777" w:rsidR="005B099F" w:rsidRDefault="005B099F" w:rsidP="00C91077">
      <w:pPr>
        <w:pStyle w:val="Code"/>
        <w:rPr>
          <w:ins w:id="502" w:author="Kelvin Sung" w:date="2021-09-12T10:38:00Z"/>
          <w:rFonts w:hint="eastAsia"/>
        </w:rPr>
      </w:pPr>
      <w:ins w:id="503" w:author="Kelvin Sung" w:date="2021-09-12T10:38:00Z">
        <w:r>
          <w:rPr>
            <w:rFonts w:hint="eastAsia"/>
          </w:rPr>
          <w:t>--------------------------------------------------------------------------</w:t>
        </w:r>
      </w:ins>
    </w:p>
    <w:p w14:paraId="55F36004" w14:textId="77777777" w:rsidR="005B099F" w:rsidRDefault="005B099F" w:rsidP="00C91077">
      <w:pPr>
        <w:pStyle w:val="Code"/>
        <w:rPr>
          <w:ins w:id="504" w:author="Kelvin Sung" w:date="2021-09-12T10:38:00Z"/>
          <w:rFonts w:hint="eastAsia"/>
        </w:rPr>
      </w:pPr>
      <w:ins w:id="505" w:author="Kelvin Sung" w:date="2021-09-12T10:38:00Z">
        <w:r>
          <w:rPr>
            <w:rFonts w:hint="eastAsia"/>
          </w:rPr>
          <w:t>96: ^HERE^[95]</w:t>
        </w:r>
      </w:ins>
    </w:p>
    <w:p w14:paraId="42CF4D0C" w14:textId="620431B2"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t xml:space="preserve">Edit the </w:t>
      </w:r>
      <w:r w:rsidRPr="00AB51B9">
        <w:rPr>
          <w:rStyle w:val="CodeInline"/>
        </w:rPr>
        <w:t>createShaders()</w:t>
      </w:r>
      <w:r>
        <w:t xml:space="preserve"> function to d</w:t>
      </w:r>
      <w:r w:rsidR="00C91077" w:rsidRPr="00A70786">
        <w:t xml:space="preserve">efine engine shaders to interface to the new GLSL fragment shaders. Notice that both of the engine shaders are based on the </w:t>
      </w:r>
      <w:r w:rsidR="00C91077" w:rsidRPr="00533F4A">
        <w:rPr>
          <w:rStyle w:val="CodeInline"/>
        </w:rPr>
        <w:t>texture_vs</w:t>
      </w:r>
      <w:r w:rsidR="00C91077" w:rsidRPr="00A70786">
        <w:t xml:space="preserve"> GLSL vertex shader. In addition, as discussed, </w:t>
      </w:r>
      <w:r w:rsidR="00452B8A">
        <w:t xml:space="preserve">a new instance of </w:t>
      </w:r>
      <w:r w:rsidR="00C91077" w:rsidRPr="00A70786">
        <w:t xml:space="preserve">the engine </w:t>
      </w:r>
      <w:r w:rsidR="00C91077" w:rsidRPr="00533F4A">
        <w:rPr>
          <w:rStyle w:val="CodeInline"/>
        </w:rPr>
        <w:t>SpriteShader</w:t>
      </w:r>
      <w:r w:rsidR="00C91077" w:rsidRPr="00A70786">
        <w:t xml:space="preserve"> is created to interface to the </w:t>
      </w:r>
      <w:r w:rsidR="00C91077" w:rsidRPr="00533F4A">
        <w:rPr>
          <w:rStyle w:val="CodeInline"/>
        </w:rPr>
        <w:t>shadow_receiver_fs</w:t>
      </w:r>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38B56DE7" w14:textId="77777777" w:rsidR="005B099F" w:rsidRDefault="005B099F" w:rsidP="00C91077">
      <w:pPr>
        <w:pStyle w:val="Code"/>
        <w:rPr>
          <w:ins w:id="506" w:author="Kelvin Sung" w:date="2021-09-12T10:38:00Z"/>
          <w:rFonts w:hint="eastAsia"/>
        </w:rPr>
      </w:pPr>
      <w:ins w:id="507" w:author="Kelvin Sung" w:date="2021-09-12T10:38:00Z">
        <w:r>
          <w:rPr>
            <w:rFonts w:hint="eastAsia"/>
          </w:rPr>
          <w:t>--------------------------------------------------------------------------</w:t>
        </w:r>
      </w:ins>
    </w:p>
    <w:p w14:paraId="4E20E0A3" w14:textId="77777777" w:rsidR="005B099F" w:rsidRDefault="005B099F" w:rsidP="00C91077">
      <w:pPr>
        <w:pStyle w:val="Code"/>
        <w:rPr>
          <w:ins w:id="508" w:author="Kelvin Sung" w:date="2021-09-12T10:38:00Z"/>
          <w:rFonts w:hint="eastAsia"/>
        </w:rPr>
      </w:pPr>
      <w:ins w:id="509" w:author="Kelvin Sung" w:date="2021-09-12T10:38:00Z">
        <w:r>
          <w:rPr>
            <w:rFonts w:hint="eastAsia"/>
          </w:rPr>
          <w:t>97: ^HERE^[79]</w:t>
        </w:r>
      </w:ins>
    </w:p>
    <w:p w14:paraId="6152B1CB" w14:textId="2345F6FC"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FD59A3" w14:textId="77777777" w:rsidR="005B099F" w:rsidRDefault="005B099F" w:rsidP="00C91077">
      <w:pPr>
        <w:pStyle w:val="Code"/>
        <w:rPr>
          <w:ins w:id="510" w:author="Kelvin Sung" w:date="2021-09-12T10:38:00Z"/>
          <w:rFonts w:hint="eastAsia"/>
        </w:rPr>
      </w:pPr>
      <w:ins w:id="511" w:author="Kelvin Sung" w:date="2021-09-12T10:38:00Z">
        <w:r>
          <w:rPr>
            <w:rFonts w:hint="eastAsia"/>
          </w:rPr>
          <w:t>--------------------------------------------------------------------------</w:t>
        </w:r>
      </w:ins>
    </w:p>
    <w:p w14:paraId="55FA08CA" w14:textId="77777777" w:rsidR="005B099F" w:rsidRDefault="005B099F" w:rsidP="00C91077">
      <w:pPr>
        <w:pStyle w:val="Code"/>
        <w:rPr>
          <w:ins w:id="512" w:author="Kelvin Sung" w:date="2021-09-12T10:38:00Z"/>
          <w:rFonts w:hint="eastAsia"/>
        </w:rPr>
      </w:pPr>
      <w:ins w:id="513" w:author="Kelvin Sung" w:date="2021-09-12T10:38:00Z">
        <w:r>
          <w:rPr>
            <w:rFonts w:hint="eastAsia"/>
          </w:rPr>
          <w:t>98: ^HERE^[77]</w:t>
        </w:r>
      </w:ins>
    </w:p>
    <w:p w14:paraId="3C7BB175" w14:textId="5E64A425"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r w:rsidR="00452B8A">
        <w:t>,</w:t>
      </w:r>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7430160E" w:rsidR="00A70786" w:rsidRDefault="005B099F">
      <w:pPr>
        <w:pStyle w:val="BodyTextFirst"/>
        <w:rPr>
          <w:rFonts w:hint="eastAsia"/>
        </w:rPr>
      </w:pPr>
      <w:ins w:id="514" w:author="Kelvin Sung" w:date="2021-09-12T10:38:00Z">
        <w:r>
          <w:rPr>
            <w:rFonts w:hint="eastAsia"/>
          </w:rPr>
          <w:t>&gt;&gt;HERE</w:t>
        </w:r>
      </w:ins>
      <w:r w:rsidR="004639DC">
        <w:t xml:space="preserve">Three </w:t>
      </w:r>
      <w:r w:rsidR="00C91077">
        <w:t>modifications are necessary to integrate WebGL stencil buffer into the game engine</w:t>
      </w:r>
      <w:r w:rsidR="00A70786">
        <w:t xml:space="preserve">. First, the WebGL stencil buffer must be enabled and </w:t>
      </w:r>
      <w:r w:rsidR="00C91077">
        <w:t xml:space="preserve">properly </w:t>
      </w:r>
      <w:r w:rsidR="00C91077">
        <w:lastRenderedPageBreak/>
        <w:t>configured</w:t>
      </w:r>
      <w:r w:rsidR="00A70786">
        <w:t xml:space="preserve">. </w:t>
      </w:r>
      <w:r w:rsidR="004639DC">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r w:rsidR="002316D7" w:rsidRPr="00AB51B9">
        <w:rPr>
          <w:rStyle w:val="CodeInline"/>
        </w:rPr>
        <w:t>src/engine/core</w:t>
      </w:r>
      <w:r w:rsidR="002316D7">
        <w:t xml:space="preserve"> folder to enable and configure WebGL stencil buffer during engine initialization</w:t>
      </w:r>
      <w:r>
        <w:t xml:space="preserve">. In the </w:t>
      </w:r>
      <w:r w:rsidRPr="00346914">
        <w:rPr>
          <w:rStyle w:val="CodeInline"/>
        </w:rPr>
        <w:t>init()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4FDC33FA" w14:textId="77777777" w:rsidR="005B099F" w:rsidRDefault="005B099F" w:rsidP="00346914">
      <w:pPr>
        <w:pStyle w:val="Code"/>
        <w:rPr>
          <w:ins w:id="515" w:author="Kelvin Sung" w:date="2021-09-12T10:38:00Z"/>
          <w:rFonts w:hint="eastAsia"/>
        </w:rPr>
      </w:pPr>
      <w:ins w:id="516" w:author="Kelvin Sung" w:date="2021-09-12T10:38:00Z">
        <w:r>
          <w:rPr>
            <w:rFonts w:hint="eastAsia"/>
          </w:rPr>
          <w:t>--------------------------------------------------------------------------</w:t>
        </w:r>
      </w:ins>
    </w:p>
    <w:p w14:paraId="4A7B962A" w14:textId="77777777" w:rsidR="005B099F" w:rsidRDefault="005B099F" w:rsidP="00346914">
      <w:pPr>
        <w:pStyle w:val="Code"/>
        <w:rPr>
          <w:ins w:id="517" w:author="Kelvin Sung" w:date="2021-09-12T10:38:00Z"/>
          <w:rFonts w:hint="eastAsia"/>
        </w:rPr>
      </w:pPr>
      <w:ins w:id="518" w:author="Kelvin Sung" w:date="2021-09-12T10:38:00Z">
        <w:r>
          <w:rPr>
            <w:rFonts w:hint="eastAsia"/>
          </w:rPr>
          <w:t>99: ^HERE^[87]</w:t>
        </w:r>
      </w:ins>
    </w:p>
    <w:p w14:paraId="7A248CBC" w14:textId="4DC2EFF0"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C57FB98" w14:textId="77777777" w:rsidR="005B099F" w:rsidRDefault="005B099F" w:rsidP="00346914">
      <w:pPr>
        <w:pStyle w:val="Code"/>
        <w:rPr>
          <w:ins w:id="519" w:author="Kelvin Sung" w:date="2021-09-12T10:38:00Z"/>
          <w:rFonts w:hint="eastAsia"/>
        </w:rPr>
      </w:pPr>
      <w:ins w:id="520" w:author="Kelvin Sung" w:date="2021-09-12T10:38:00Z">
        <w:r>
          <w:rPr>
            <w:rFonts w:hint="eastAsia"/>
          </w:rPr>
          <w:t>--------------------------------------------------------------------------</w:t>
        </w:r>
      </w:ins>
    </w:p>
    <w:p w14:paraId="10687D28" w14:textId="77777777" w:rsidR="005B099F" w:rsidRDefault="005B099F" w:rsidP="00346914">
      <w:pPr>
        <w:pStyle w:val="Code"/>
        <w:rPr>
          <w:ins w:id="521" w:author="Kelvin Sung" w:date="2021-09-12T10:38:00Z"/>
          <w:rFonts w:hint="eastAsia"/>
        </w:rPr>
      </w:pPr>
      <w:ins w:id="522" w:author="Kelvin Sung" w:date="2021-09-12T10:38:00Z">
        <w:r>
          <w:rPr>
            <w:rFonts w:hint="eastAsia"/>
          </w:rPr>
          <w:t>100: ^HERE^[97]</w:t>
        </w:r>
      </w:ins>
    </w:p>
    <w:p w14:paraId="67380DF8" w14:textId="065BF23B"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lastRenderedPageBreak/>
        <w:t xml:space="preserve">Edit the engine access file, </w:t>
      </w:r>
      <w:r w:rsidRPr="00AB51B9">
        <w:rPr>
          <w:rStyle w:val="CodeInline"/>
        </w:rPr>
        <w:t>index.js</w:t>
      </w:r>
      <w:r>
        <w:t xml:space="preserve">, in the </w:t>
      </w:r>
      <w:r w:rsidRPr="00AB51B9">
        <w:rPr>
          <w:rStyle w:val="CodeInline"/>
        </w:rPr>
        <w:t>src/engine</w:t>
      </w:r>
      <w:r>
        <w:t xml:space="preserve"> folder to clear the stencil and depth buffers when clearing the canvas in the </w:t>
      </w:r>
      <w:r w:rsidR="00A70786" w:rsidRPr="00346914">
        <w:rPr>
          <w:rStyle w:val="CodeInline"/>
        </w:rPr>
        <w:t>clearCanvas()</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7F40DCC9" w14:textId="77777777" w:rsidR="005B099F" w:rsidRDefault="005B099F" w:rsidP="00AB51B9">
      <w:pPr>
        <w:pStyle w:val="Code"/>
        <w:rPr>
          <w:ins w:id="523" w:author="Kelvin Sung" w:date="2021-09-12T10:38:00Z"/>
          <w:rFonts w:hint="eastAsia"/>
        </w:rPr>
      </w:pPr>
      <w:ins w:id="524" w:author="Kelvin Sung" w:date="2021-09-12T10:38:00Z">
        <w:r>
          <w:rPr>
            <w:rFonts w:hint="eastAsia"/>
          </w:rPr>
          <w:t>--------------------------------------------------------------------------</w:t>
        </w:r>
      </w:ins>
    </w:p>
    <w:p w14:paraId="4F620AA9" w14:textId="77777777" w:rsidR="005B099F" w:rsidRDefault="005B099F" w:rsidP="00AB51B9">
      <w:pPr>
        <w:pStyle w:val="Code"/>
        <w:rPr>
          <w:ins w:id="525" w:author="Kelvin Sung" w:date="2021-09-12T10:38:00Z"/>
          <w:rFonts w:hint="eastAsia"/>
        </w:rPr>
      </w:pPr>
      <w:ins w:id="526" w:author="Kelvin Sung" w:date="2021-09-12T10:38:00Z">
        <w:r>
          <w:rPr>
            <w:rFonts w:hint="eastAsia"/>
          </w:rPr>
          <w:t>101: ^HERE^[81]</w:t>
        </w:r>
      </w:ins>
    </w:p>
    <w:p w14:paraId="28B24850" w14:textId="76630274"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7F3FCC3C" w:rsidR="00A70786" w:rsidRDefault="005B099F" w:rsidP="00A70786">
      <w:pPr>
        <w:pStyle w:val="BodyTextFirst"/>
        <w:rPr>
          <w:rFonts w:hint="eastAsia"/>
        </w:rPr>
      </w:pPr>
      <w:ins w:id="527" w:author="Kelvin Sung" w:date="2021-09-12T10:38:00Z">
        <w:r>
          <w:rPr>
            <w:rFonts w:hint="eastAsia"/>
          </w:rPr>
          <w:t>&gt;&gt;HERE</w:t>
        </w:r>
      </w:ins>
      <w:r w:rsidR="00A70786">
        <w:t xml:space="preserve">As </w:t>
      </w:r>
      <w:r w:rsidR="008F1095">
        <w:t xml:space="preserve">described </w:t>
      </w:r>
      <w:r w:rsidR="004D2FD3">
        <w:t xml:space="preserve">when </w:t>
      </w:r>
      <w:r w:rsidR="008F1095">
        <w:t xml:space="preserve">defining </w:t>
      </w:r>
      <w:r w:rsidR="004D2FD3" w:rsidRPr="00AB51B9">
        <w:rPr>
          <w:rStyle w:val="CodeInline"/>
        </w:rPr>
        <w:t>ShadowCasterShader</w:t>
      </w:r>
      <w:r w:rsidR="00A70786">
        <w:t xml:space="preserve">, </w:t>
      </w:r>
      <w:r w:rsidR="00A70786" w:rsidRPr="00533F4A">
        <w:rPr>
          <w:rStyle w:val="CodeInline"/>
        </w:rPr>
        <w:t>Renderable</w:t>
      </w:r>
      <w:r w:rsidR="00A70786">
        <w:t xml:space="preserve"> </w:t>
      </w:r>
      <w:r w:rsidR="004D2FD3">
        <w:t xml:space="preserve">classes </w:t>
      </w:r>
      <w:r w:rsidR="008F1095">
        <w:t xml:space="preserve">should not be defined </w:t>
      </w:r>
      <w:r w:rsidR="00A70786">
        <w:t xml:space="preserve">to pair with the </w:t>
      </w:r>
      <w:r w:rsidR="004D2FD3">
        <w:t xml:space="preserve">shadow caster and receiver shaders </w:t>
      </w:r>
      <w:r w:rsidR="008F1095">
        <w:t xml:space="preserve">as that </w:t>
      </w:r>
      <w:r w:rsidR="00A70786">
        <w:t xml:space="preserve">would </w:t>
      </w:r>
      <w:r w:rsidR="008F1095">
        <w:t xml:space="preserve">allow </w:t>
      </w:r>
      <w:r w:rsidR="00A70786">
        <w:t xml:space="preserve">game </w:t>
      </w:r>
      <w:r w:rsidR="004D2FD3">
        <w:t xml:space="preserve">developers </w:t>
      </w:r>
      <w:r w:rsidR="008F1095">
        <w:t xml:space="preserve">the capabilities to </w:t>
      </w:r>
      <w:r w:rsidR="00A70786">
        <w:t xml:space="preserve">manipulate </w:t>
      </w:r>
      <w:r w:rsidR="008F1095">
        <w:t xml:space="preserve">the </w:t>
      </w:r>
      <w:r w:rsidR="002C316D">
        <w:t xml:space="preserve">algorithmically created </w:t>
      </w:r>
      <w:r w:rsidR="004D2FD3">
        <w:t xml:space="preserve">objects </w:t>
      </w:r>
      <w:r w:rsidR="00A70786">
        <w:t xml:space="preserve">as </w:t>
      </w:r>
      <w:r w:rsidR="004D2FD3">
        <w:t xml:space="preserve">regular </w:t>
      </w:r>
      <w:r w:rsidR="00A70786">
        <w:t xml:space="preserve">game objects. </w:t>
      </w:r>
      <w:r w:rsidR="008F1095">
        <w:t>Instead, t</w:t>
      </w:r>
      <w:r w:rsidR="004D2FD3">
        <w:t xml:space="preserve">he </w:t>
      </w:r>
      <w:r w:rsidR="004D2FD3" w:rsidRPr="00AB51B9">
        <w:rPr>
          <w:rStyle w:val="CodeInline"/>
        </w:rPr>
        <w:t>ShadowCaster</w:t>
      </w:r>
      <w:r w:rsidR="004D2FD3">
        <w:t xml:space="preserve"> and </w:t>
      </w:r>
      <w:r w:rsidR="004D2FD3" w:rsidRPr="00AB51B9">
        <w:rPr>
          <w:rStyle w:val="CodeInline"/>
        </w:rPr>
        <w:t>ShadowReceiver</w:t>
      </w:r>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4D8B07A4" w:rsidR="00F32921" w:rsidRDefault="005B099F" w:rsidP="00F32921">
      <w:pPr>
        <w:pStyle w:val="BodyTextFirst"/>
        <w:rPr>
          <w:rFonts w:hint="eastAsia"/>
        </w:rPr>
      </w:pPr>
      <w:ins w:id="528" w:author="Kelvin Sung" w:date="2021-09-12T10:38:00Z">
        <w:r>
          <w:rPr>
            <w:rFonts w:hint="eastAsia"/>
          </w:rPr>
          <w:t>&gt;&gt;HERE</w:t>
        </w:r>
      </w:ins>
      <w:r w:rsidR="00A70786">
        <w:t xml:space="preserve">Instead of the familiar </w:t>
      </w:r>
      <w:r w:rsidR="00A70786" w:rsidRPr="00533F4A">
        <w:rPr>
          <w:rStyle w:val="CodeInline"/>
        </w:rPr>
        <w:t>Renderable</w:t>
      </w:r>
      <w:r w:rsidR="00A70786">
        <w:t xml:space="preserve"> </w:t>
      </w:r>
      <w:r w:rsidR="00F32921">
        <w:t xml:space="preserve">class </w:t>
      </w:r>
      <w:r w:rsidR="00A70786">
        <w:t xml:space="preserve">hierarchy, the </w:t>
      </w:r>
      <w:r w:rsidR="00A70786" w:rsidRPr="00533F4A">
        <w:rPr>
          <w:rStyle w:val="CodeInline"/>
        </w:rPr>
        <w:t>ShadowCaster</w:t>
      </w:r>
      <w:r w:rsidR="00A70786">
        <w:t xml:space="preserve"> </w:t>
      </w:r>
      <w:r w:rsidR="00F32921">
        <w:t xml:space="preserve">class </w:t>
      </w:r>
      <w:r w:rsidR="00A70786">
        <w:t xml:space="preserve">is defined to encapsulate the </w:t>
      </w:r>
      <w:r w:rsidR="008F1095">
        <w:t xml:space="preserve">functionality of the </w:t>
      </w:r>
      <w:r w:rsidR="00A70786">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r w:rsidRPr="00533F4A">
        <w:rPr>
          <w:rStyle w:val="CodeInline"/>
        </w:rPr>
        <w:t>SpriteRenderable</w:t>
      </w:r>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r w:rsidRPr="00533F4A">
        <w:rPr>
          <w:rStyle w:val="CodeInline"/>
        </w:rPr>
        <w:t>LightRenderable</w:t>
      </w:r>
      <w:r>
        <w:t xml:space="preserve"> </w:t>
      </w:r>
      <w:r w:rsidR="00F32921">
        <w:t>or its subclasses</w:t>
      </w:r>
      <w:r>
        <w:t xml:space="preserve">. </w:t>
      </w:r>
      <w:r w:rsidR="00F32921">
        <w:t xml:space="preserve">A </w:t>
      </w:r>
      <w:r w:rsidRPr="00533F4A">
        <w:rPr>
          <w:rStyle w:val="CodeInline"/>
        </w:rPr>
        <w:t>ShadowCaster</w:t>
      </w:r>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r w:rsidRPr="00533F4A">
        <w:rPr>
          <w:rStyle w:val="CodeInline"/>
        </w:rPr>
        <w:t>LightRenderable</w:t>
      </w:r>
      <w:r>
        <w:t xml:space="preserve"> object. The details of the </w:t>
      </w:r>
      <w:r w:rsidRPr="00533F4A">
        <w:rPr>
          <w:rStyle w:val="CodeInline"/>
        </w:rPr>
        <w:t>ShadowCaster</w:t>
      </w:r>
      <w:r>
        <w:t xml:space="preserve"> </w:t>
      </w:r>
      <w:r w:rsidR="00F32921">
        <w:t xml:space="preserve">class </w:t>
      </w:r>
      <w:r>
        <w:t>are as follows</w:t>
      </w:r>
      <w:r w:rsidR="00F32921">
        <w:t>.</w:t>
      </w:r>
    </w:p>
    <w:p w14:paraId="294E2B6B" w14:textId="685E9FBD" w:rsidR="00A70786" w:rsidRDefault="00A70786" w:rsidP="00F31BF1">
      <w:pPr>
        <w:pStyle w:val="NumList"/>
        <w:numPr>
          <w:ilvl w:val="0"/>
          <w:numId w:val="48"/>
        </w:numPr>
        <w:rPr>
          <w:rFonts w:hint="eastAsia"/>
        </w:rPr>
      </w:pPr>
      <w:r>
        <w:t xml:space="preserve">Create </w:t>
      </w:r>
      <w:r w:rsidR="004D1F4E">
        <w:t xml:space="preserve">the </w:t>
      </w:r>
      <w:r w:rsidR="00B17499">
        <w:t xml:space="preserve">a </w:t>
      </w:r>
      <w:r w:rsidRPr="00533F4A">
        <w:rPr>
          <w:rStyle w:val="CodeInline"/>
        </w:rPr>
        <w:t>src/</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1CC65E5" w:rsidR="00A70786" w:rsidRDefault="00312A9A" w:rsidP="00F31BF1">
      <w:pPr>
        <w:pStyle w:val="NumList"/>
        <w:numPr>
          <w:ilvl w:val="0"/>
          <w:numId w:val="48"/>
        </w:numPr>
        <w:rPr>
          <w:rFonts w:hint="eastAsia"/>
        </w:rPr>
      </w:pPr>
      <w:r>
        <w:t xml:space="preserve">Define </w:t>
      </w:r>
      <w:r w:rsidR="004D1F4E">
        <w:t xml:space="preserve">the </w:t>
      </w:r>
      <w:r w:rsidR="003238E4" w:rsidRPr="003238E4">
        <w:rPr>
          <w:rStyle w:val="CodeInline"/>
        </w:rPr>
        <w:t>ShadowCaster</w:t>
      </w:r>
      <w:r w:rsidR="003238E4">
        <w:t xml:space="preserve"> </w:t>
      </w:r>
      <w:r w:rsidR="004D1F4E">
        <w:t xml:space="preserve">class </w:t>
      </w:r>
      <w:r>
        <w:t xml:space="preserve">and </w:t>
      </w:r>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46E05F67" w14:textId="77777777" w:rsidR="005B099F" w:rsidRDefault="005B099F" w:rsidP="00533F4A">
      <w:pPr>
        <w:pStyle w:val="Code"/>
        <w:rPr>
          <w:ins w:id="529" w:author="Kelvin Sung" w:date="2021-09-12T10:38:00Z"/>
          <w:rFonts w:hint="eastAsia"/>
        </w:rPr>
      </w:pPr>
      <w:ins w:id="530" w:author="Kelvin Sung" w:date="2021-09-12T10:38:00Z">
        <w:r>
          <w:rPr>
            <w:rFonts w:hint="eastAsia"/>
          </w:rPr>
          <w:t>--------------------------------------------------------------------------</w:t>
        </w:r>
      </w:ins>
    </w:p>
    <w:p w14:paraId="55050BB3" w14:textId="77777777" w:rsidR="005B099F" w:rsidRDefault="005B099F" w:rsidP="00533F4A">
      <w:pPr>
        <w:pStyle w:val="Code"/>
        <w:rPr>
          <w:ins w:id="531" w:author="Kelvin Sung" w:date="2021-09-12T10:38:00Z"/>
          <w:rFonts w:hint="eastAsia"/>
        </w:rPr>
      </w:pPr>
      <w:ins w:id="532" w:author="Kelvin Sung" w:date="2021-09-12T10:38:00Z">
        <w:r>
          <w:rPr>
            <w:rFonts w:hint="eastAsia"/>
          </w:rPr>
          <w:t>102: ^HERE^[77]</w:t>
        </w:r>
      </w:ins>
    </w:p>
    <w:p w14:paraId="3D9A6EE4" w14:textId="28B8CFB5" w:rsidR="00533F4A" w:rsidRDefault="00533F4A" w:rsidP="00533F4A">
      <w:pPr>
        <w:pStyle w:val="Code"/>
        <w:rPr>
          <w:rFonts w:hint="eastAsia"/>
        </w:rPr>
      </w:pPr>
      <w:r>
        <w:lastRenderedPageBreak/>
        <w:t>// shadowReceiver:  must be GameObject referencing at least a SpriteRenderable</w:t>
      </w:r>
    </w:p>
    <w:p w14:paraId="0B793238" w14:textId="77777777" w:rsidR="005B099F" w:rsidRDefault="005B099F" w:rsidP="00533F4A">
      <w:pPr>
        <w:pStyle w:val="Code"/>
        <w:rPr>
          <w:ins w:id="533" w:author="Kelvin Sung" w:date="2021-09-12T10:38:00Z"/>
          <w:rFonts w:hint="eastAsia"/>
        </w:rPr>
      </w:pPr>
      <w:ins w:id="534" w:author="Kelvin Sung" w:date="2021-09-12T10:38:00Z">
        <w:r>
          <w:rPr>
            <w:rFonts w:hint="eastAsia"/>
          </w:rPr>
          <w:t>--------------------------------------------------------------------------</w:t>
        </w:r>
      </w:ins>
    </w:p>
    <w:p w14:paraId="5FAD8BCD" w14:textId="77777777" w:rsidR="005B099F" w:rsidRDefault="005B099F" w:rsidP="00533F4A">
      <w:pPr>
        <w:pStyle w:val="Code"/>
        <w:rPr>
          <w:ins w:id="535" w:author="Kelvin Sung" w:date="2021-09-12T10:38:00Z"/>
          <w:rFonts w:hint="eastAsia"/>
        </w:rPr>
      </w:pPr>
      <w:ins w:id="536" w:author="Kelvin Sung" w:date="2021-09-12T10:38:00Z">
        <w:r>
          <w:rPr>
            <w:rFonts w:hint="eastAsia"/>
          </w:rPr>
          <w:t>103: ^HERE^[79]</w:t>
        </w:r>
      </w:ins>
    </w:p>
    <w:p w14:paraId="689CEE74" w14:textId="4388518E"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67F25F48" w14:textId="77777777" w:rsidR="005B099F" w:rsidRDefault="005B099F" w:rsidP="00533F4A">
      <w:pPr>
        <w:pStyle w:val="Code"/>
        <w:rPr>
          <w:ins w:id="537" w:author="Kelvin Sung" w:date="2021-09-12T10:39:00Z"/>
          <w:rFonts w:hint="eastAsia"/>
        </w:rPr>
      </w:pPr>
      <w:ins w:id="538" w:author="Kelvin Sung" w:date="2021-09-12T10:39:00Z">
        <w:r>
          <w:rPr>
            <w:rFonts w:hint="eastAsia"/>
          </w:rPr>
          <w:t>--------------------------------------------------------------------------</w:t>
        </w:r>
      </w:ins>
    </w:p>
    <w:p w14:paraId="6575FEC5" w14:textId="77777777" w:rsidR="005B099F" w:rsidRDefault="005B099F" w:rsidP="00533F4A">
      <w:pPr>
        <w:pStyle w:val="Code"/>
        <w:rPr>
          <w:ins w:id="539" w:author="Kelvin Sung" w:date="2021-09-12T10:39:00Z"/>
          <w:rFonts w:hint="eastAsia"/>
        </w:rPr>
      </w:pPr>
      <w:ins w:id="540" w:author="Kelvin Sung" w:date="2021-09-12T10:39:00Z">
        <w:r>
          <w:rPr>
            <w:rFonts w:hint="eastAsia"/>
          </w:rPr>
          <w:t>104: ^HERE^[100]</w:t>
        </w:r>
      </w:ins>
    </w:p>
    <w:p w14:paraId="40ED8880" w14:textId="583E34A2"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0E493B7D" w14:textId="77777777" w:rsidR="005B099F" w:rsidRDefault="005B099F" w:rsidP="00533F4A">
      <w:pPr>
        <w:pStyle w:val="Code"/>
        <w:rPr>
          <w:ins w:id="541" w:author="Kelvin Sung" w:date="2021-09-12T10:39:00Z"/>
          <w:rFonts w:hint="eastAsia"/>
        </w:rPr>
      </w:pPr>
      <w:ins w:id="542" w:author="Kelvin Sung" w:date="2021-09-12T10:39:00Z">
        <w:r>
          <w:rPr>
            <w:rFonts w:hint="eastAsia"/>
          </w:rPr>
          <w:t>--------------------------------------------------------------------------</w:t>
        </w:r>
      </w:ins>
    </w:p>
    <w:p w14:paraId="6C94A3CA" w14:textId="77777777" w:rsidR="005B099F" w:rsidRDefault="005B099F" w:rsidP="00533F4A">
      <w:pPr>
        <w:pStyle w:val="Code"/>
        <w:rPr>
          <w:ins w:id="543" w:author="Kelvin Sung" w:date="2021-09-12T10:39:00Z"/>
          <w:rFonts w:hint="eastAsia"/>
        </w:rPr>
      </w:pPr>
      <w:ins w:id="544" w:author="Kelvin Sung" w:date="2021-09-12T10:39:00Z">
        <w:r>
          <w:rPr>
            <w:rFonts w:hint="eastAsia"/>
          </w:rPr>
          <w:t>105: ^HERE^[98]</w:t>
        </w:r>
      </w:ins>
    </w:p>
    <w:p w14:paraId="739A768E" w14:textId="2A7BDB31"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r w:rsidR="00A70786" w:rsidRPr="003238E4">
        <w:rPr>
          <w:rStyle w:val="CodeInline"/>
        </w:rPr>
        <w:t>mShad</w:t>
      </w:r>
      <w:r>
        <w:rPr>
          <w:rStyle w:val="CodeInline"/>
        </w:rPr>
        <w:t>o</w:t>
      </w:r>
      <w:r w:rsidR="00A70786" w:rsidRPr="003238E4">
        <w:rPr>
          <w:rStyle w:val="CodeInline"/>
        </w:rPr>
        <w:t>wCaster</w:t>
      </w:r>
      <w:r w:rsidR="00A70786">
        <w:t xml:space="preserve"> is a reference to the shadow caster </w:t>
      </w:r>
      <w:r w:rsidR="00A70786" w:rsidRPr="003238E4">
        <w:rPr>
          <w:rStyle w:val="CodeInline"/>
        </w:rPr>
        <w:t>GameObject</w:t>
      </w:r>
      <w:r>
        <w:t xml:space="preserve"> with</w:t>
      </w:r>
      <w:r w:rsidR="00A70786">
        <w:t xml:space="preserve"> at least a </w:t>
      </w:r>
      <w:r w:rsidR="00A70786" w:rsidRPr="003238E4">
        <w:rPr>
          <w:rStyle w:val="CodeInline"/>
        </w:rPr>
        <w:t>LightRenderable</w:t>
      </w:r>
      <w:r w:rsidR="00A70786">
        <w:t xml:space="preserve">, and the </w:t>
      </w:r>
      <w:r w:rsidR="00A70786" w:rsidRPr="003238E4">
        <w:rPr>
          <w:rStyle w:val="CodeInline"/>
        </w:rPr>
        <w:t>mShadowReceiver</w:t>
      </w:r>
      <w:r w:rsidR="00A70786">
        <w:t xml:space="preserve"> is a </w:t>
      </w:r>
      <w:r w:rsidR="00A70786" w:rsidRPr="003238E4">
        <w:rPr>
          <w:rStyle w:val="CodeInline"/>
        </w:rPr>
        <w:t>GameObject</w:t>
      </w:r>
      <w:r w:rsidR="00A70786">
        <w:t xml:space="preserve"> </w:t>
      </w:r>
      <w:r>
        <w:t xml:space="preserve">with </w:t>
      </w:r>
      <w:r w:rsidR="00A70786">
        <w:t xml:space="preserve">at least a </w:t>
      </w:r>
      <w:r w:rsidR="00A70786" w:rsidRPr="003238E4">
        <w:rPr>
          <w:rStyle w:val="CodeInline"/>
        </w:rPr>
        <w:t>SpriteRenderable</w:t>
      </w:r>
      <w:r w:rsidR="00A70786">
        <w:t xml:space="preserve"> </w:t>
      </w:r>
      <w:r>
        <w:t>render component</w:t>
      </w:r>
      <w:r w:rsidR="00A70786">
        <w:t xml:space="preserve">. As will be detailed in the next step, </w:t>
      </w:r>
      <w:r w:rsidR="00A70786" w:rsidRPr="003238E4">
        <w:rPr>
          <w:rStyle w:val="CodeInline"/>
        </w:rPr>
        <w:t>mCasterShader</w:t>
      </w:r>
      <w:r w:rsidR="00A70786">
        <w:t xml:space="preserve">, </w:t>
      </w:r>
      <w:r w:rsidR="00A70786" w:rsidRPr="003238E4">
        <w:rPr>
          <w:rStyle w:val="CodeInline"/>
        </w:rPr>
        <w:t>mShadowColor</w:t>
      </w:r>
      <w:r w:rsidR="00A70786">
        <w:t xml:space="preserve">, and </w:t>
      </w:r>
      <w:r w:rsidR="00A70786" w:rsidRPr="003238E4">
        <w:rPr>
          <w:rStyle w:val="CodeInline"/>
        </w:rPr>
        <w:t>mSaveXform</w:t>
      </w:r>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r w:rsidRPr="00AB51B9">
        <w:rPr>
          <w:rStyle w:val="CodeInline"/>
        </w:rPr>
        <w:t>draw()</w:t>
      </w:r>
      <w:r>
        <w:t xml:space="preserve"> function to compute and draw a shadow caster geometry for each of the light sources that illuminates the </w:t>
      </w:r>
      <w:r w:rsidRPr="003238E4">
        <w:rPr>
          <w:rStyle w:val="CodeInline"/>
        </w:rPr>
        <w:t>Renderable</w:t>
      </w:r>
      <w:r>
        <w:t xml:space="preserve"> object of </w:t>
      </w:r>
      <w:r w:rsidRPr="003238E4">
        <w:rPr>
          <w:rStyle w:val="CodeInline"/>
        </w:rPr>
        <w:t>mShadowCaster</w:t>
      </w:r>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7F4FA1CE" w14:textId="77777777" w:rsidR="005B099F" w:rsidRDefault="005B099F" w:rsidP="003238E4">
      <w:pPr>
        <w:pStyle w:val="Code"/>
        <w:rPr>
          <w:ins w:id="545" w:author="Kelvin Sung" w:date="2021-09-12T10:39:00Z"/>
          <w:rFonts w:hint="eastAsia"/>
        </w:rPr>
      </w:pPr>
      <w:ins w:id="546" w:author="Kelvin Sung" w:date="2021-09-12T10:39:00Z">
        <w:r>
          <w:rPr>
            <w:rFonts w:hint="eastAsia"/>
          </w:rPr>
          <w:t>--------------------------------------------------------------------------</w:t>
        </w:r>
      </w:ins>
    </w:p>
    <w:p w14:paraId="5C2A156A" w14:textId="77777777" w:rsidR="005B099F" w:rsidRDefault="005B099F" w:rsidP="003238E4">
      <w:pPr>
        <w:pStyle w:val="Code"/>
        <w:rPr>
          <w:ins w:id="547" w:author="Kelvin Sung" w:date="2021-09-12T10:39:00Z"/>
          <w:rFonts w:hint="eastAsia"/>
        </w:rPr>
      </w:pPr>
      <w:ins w:id="548" w:author="Kelvin Sung" w:date="2021-09-12T10:39:00Z">
        <w:r>
          <w:rPr>
            <w:rFonts w:hint="eastAsia"/>
          </w:rPr>
          <w:t>106: ^HERE^[86]</w:t>
        </w:r>
      </w:ins>
    </w:p>
    <w:p w14:paraId="30E92263" w14:textId="2CFF609C"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5B099F">
      <w:pPr>
        <w:pStyle w:val="Code"/>
        <w:rPr>
          <w:rFonts w:hint="eastAsia"/>
        </w:rPr>
        <w:pPrChange w:id="549" w:author="Kelvin Sung" w:date="2021-09-12T10:39:00Z">
          <w:pPr>
            <w:pStyle w:val="Code"/>
            <w:ind w:firstLine="435"/>
          </w:pPr>
        </w:pPrChange>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547EF42A" w14:textId="77777777" w:rsidR="005B099F" w:rsidRDefault="005B099F">
      <w:pPr>
        <w:pStyle w:val="Code"/>
        <w:rPr>
          <w:ins w:id="550" w:author="Kelvin Sung" w:date="2021-09-12T10:39:00Z"/>
          <w:rFonts w:hint="eastAsia"/>
        </w:rPr>
      </w:pPr>
      <w:ins w:id="551" w:author="Kelvin Sung" w:date="2021-09-12T10:39:00Z">
        <w:r>
          <w:rPr>
            <w:rFonts w:hint="eastAsia"/>
          </w:rPr>
          <w:t>--------------------------------------------------------------------------</w:t>
        </w:r>
      </w:ins>
    </w:p>
    <w:p w14:paraId="6685738E" w14:textId="77777777" w:rsidR="005B099F" w:rsidRDefault="005B099F">
      <w:pPr>
        <w:pStyle w:val="Code"/>
        <w:rPr>
          <w:ins w:id="552" w:author="Kelvin Sung" w:date="2021-09-12T10:39:00Z"/>
          <w:rFonts w:hint="eastAsia"/>
        </w:rPr>
      </w:pPr>
      <w:ins w:id="553" w:author="Kelvin Sung" w:date="2021-09-12T10:39:00Z">
        <w:r>
          <w:rPr>
            <w:rFonts w:hint="eastAsia"/>
          </w:rPr>
          <w:t>107: ^HERE^[91]</w:t>
        </w:r>
      </w:ins>
    </w:p>
    <w:p w14:paraId="4F394D60" w14:textId="2569CA5F"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lastRenderedPageBreak/>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5A060489" w14:textId="77777777" w:rsidR="005B099F" w:rsidRDefault="005B099F" w:rsidP="003238E4">
      <w:pPr>
        <w:pStyle w:val="Code"/>
        <w:rPr>
          <w:ins w:id="554" w:author="Kelvin Sung" w:date="2021-09-12T10:39:00Z"/>
          <w:rFonts w:hint="eastAsia"/>
        </w:rPr>
      </w:pPr>
      <w:ins w:id="555" w:author="Kelvin Sung" w:date="2021-09-12T10:39:00Z">
        <w:r>
          <w:rPr>
            <w:rFonts w:hint="eastAsia"/>
          </w:rPr>
          <w:t>--------------------------------------------------------------------------</w:t>
        </w:r>
      </w:ins>
    </w:p>
    <w:p w14:paraId="06C1EE90" w14:textId="77777777" w:rsidR="005B099F" w:rsidRDefault="005B099F" w:rsidP="003238E4">
      <w:pPr>
        <w:pStyle w:val="Code"/>
        <w:rPr>
          <w:ins w:id="556" w:author="Kelvin Sung" w:date="2021-09-12T10:39:00Z"/>
          <w:rFonts w:hint="eastAsia"/>
        </w:rPr>
      </w:pPr>
      <w:ins w:id="557" w:author="Kelvin Sung" w:date="2021-09-12T10:39:00Z">
        <w:r>
          <w:rPr>
            <w:rFonts w:hint="eastAsia"/>
          </w:rPr>
          <w:t>108: ^HERE^[83]</w:t>
        </w:r>
      </w:ins>
    </w:p>
    <w:p w14:paraId="0726927E" w14:textId="33E8D862"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1A36DF27" w14:textId="77777777" w:rsidR="005B099F" w:rsidRDefault="005B099F" w:rsidP="003238E4">
      <w:pPr>
        <w:pStyle w:val="Code"/>
        <w:rPr>
          <w:ins w:id="558" w:author="Kelvin Sung" w:date="2021-09-12T10:39:00Z"/>
          <w:rFonts w:hint="eastAsia"/>
        </w:rPr>
      </w:pPr>
      <w:ins w:id="559" w:author="Kelvin Sung" w:date="2021-09-12T10:39:00Z">
        <w:r>
          <w:rPr>
            <w:rFonts w:hint="eastAsia"/>
          </w:rPr>
          <w:t>--------------------------------------------------------------------------</w:t>
        </w:r>
      </w:ins>
    </w:p>
    <w:p w14:paraId="2B97F1F7" w14:textId="77777777" w:rsidR="005B099F" w:rsidRDefault="005B099F" w:rsidP="003238E4">
      <w:pPr>
        <w:pStyle w:val="Code"/>
        <w:rPr>
          <w:ins w:id="560" w:author="Kelvin Sung" w:date="2021-09-12T10:39:00Z"/>
          <w:rFonts w:hint="eastAsia"/>
        </w:rPr>
      </w:pPr>
      <w:ins w:id="561" w:author="Kelvin Sung" w:date="2021-09-12T10:39:00Z">
        <w:r>
          <w:rPr>
            <w:rFonts w:hint="eastAsia"/>
          </w:rPr>
          <w:t>109: ^HERE^[81]</w:t>
        </w:r>
      </w:ins>
    </w:p>
    <w:p w14:paraId="7650E025" w14:textId="461B97B6"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r w:rsidR="00885276" w:rsidRPr="003238E4">
        <w:rPr>
          <w:rStyle w:val="CodeInline"/>
        </w:rPr>
        <w:t>casterRenderable</w:t>
      </w:r>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r w:rsidR="00885276" w:rsidRPr="003238E4">
        <w:rPr>
          <w:rStyle w:val="CodeInline"/>
        </w:rPr>
        <w:t>draw()</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r w:rsidRPr="00AB51B9">
        <w:rPr>
          <w:rStyle w:val="CodeInline"/>
        </w:rPr>
        <w:t>ShadowCasterShader</w:t>
      </w:r>
      <w:r>
        <w:t xml:space="preserve"> (</w:t>
      </w:r>
      <w:r w:rsidRPr="00AB51B9">
        <w:rPr>
          <w:rStyle w:val="CodeInline"/>
        </w:rPr>
        <w:t>mCasterShader</w:t>
      </w:r>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r w:rsidR="00312A9A">
        <w:t xml:space="preserve">illuminating the </w:t>
      </w:r>
      <w:r w:rsidR="00312A9A" w:rsidRPr="0099592F">
        <w:rPr>
          <w:rStyle w:val="CodeInline"/>
        </w:rPr>
        <w:t>casterRenderable</w:t>
      </w:r>
      <w:r w:rsidR="00312A9A">
        <w:t xml:space="preserve"> </w:t>
      </w:r>
      <w:r w:rsidR="00505C76">
        <w:t xml:space="preserve">and </w:t>
      </w:r>
      <w:r w:rsidR="00287304">
        <w:t xml:space="preserve">look for lights that are </w:t>
      </w:r>
      <w:r>
        <w:t>switched on and casting shadow</w:t>
      </w:r>
      <w:r w:rsidR="00287304">
        <w:t>.</w:t>
      </w:r>
    </w:p>
    <w:p w14:paraId="06A38013" w14:textId="096DCCC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_computeShadowGeometry()</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r w:rsidR="006F0443" w:rsidRPr="00AB51B9">
        <w:rPr>
          <w:rStyle w:val="CodeInline"/>
        </w:rPr>
        <w:t>SpriteRenderable</w:t>
      </w:r>
      <w:r w:rsidR="006F0443">
        <w:t>.</w:t>
      </w:r>
      <w:r w:rsidR="00CF38D7">
        <w:t xml:space="preserve"> With the replaced </w:t>
      </w:r>
      <w:r w:rsidR="00CF38D7" w:rsidRPr="00AB51B9">
        <w:rPr>
          <w:rStyle w:val="CodeInline"/>
        </w:rPr>
        <w:t>ShadowCasterShader</w:t>
      </w:r>
      <w:r w:rsidR="00CF38D7">
        <w:t xml:space="preserve"> and shadow color, the rendered geometry appears as the shadow of the actual </w:t>
      </w:r>
      <w:r w:rsidR="00CF38D7" w:rsidRPr="0099592F">
        <w:rPr>
          <w:rStyle w:val="CodeInline"/>
          <w:rFonts w:hint="eastAsia"/>
        </w:rPr>
        <w:t>caster</w:t>
      </w:r>
      <w:r w:rsidR="00CF38D7" w:rsidRPr="00B46B35">
        <w:rPr>
          <w:rStyle w:val="CodeInline"/>
        </w:rPr>
        <w:t>Renderable</w:t>
      </w:r>
      <w:r w:rsidR="00CF38D7">
        <w:t>.</w:t>
      </w:r>
    </w:p>
    <w:p w14:paraId="55897D7E" w14:textId="54548AF6" w:rsidR="00885276" w:rsidRDefault="00287304">
      <w:pPr>
        <w:pStyle w:val="NumSubList"/>
        <w:rPr>
          <w:rFonts w:hint="eastAsia"/>
        </w:rPr>
      </w:pPr>
      <w:r>
        <w:t xml:space="preserve">Step D, restores the state of the </w:t>
      </w:r>
      <w:r w:rsidRPr="0099592F">
        <w:rPr>
          <w:rStyle w:val="CodeInline"/>
          <w:rFonts w:hint="eastAsia"/>
        </w:rPr>
        <w:t>caster</w:t>
      </w:r>
      <w:r w:rsidRPr="00AB51B9">
        <w:rPr>
          <w:rStyle w:val="CodeInline"/>
        </w:rPr>
        <w:t>Renderable</w:t>
      </w:r>
      <w:r>
        <w:t>.</w:t>
      </w:r>
    </w:p>
    <w:p w14:paraId="1961646F" w14:textId="7300DE64" w:rsidR="00885276" w:rsidRDefault="00885276" w:rsidP="00885276">
      <w:pPr>
        <w:pStyle w:val="NumList"/>
        <w:rPr>
          <w:rFonts w:hint="eastAsia"/>
        </w:rPr>
      </w:pPr>
      <w:r>
        <w:t xml:space="preserve">Define the </w:t>
      </w:r>
      <w:r w:rsidRPr="003238E4">
        <w:rPr>
          <w:rStyle w:val="CodeInline"/>
        </w:rPr>
        <w:t>_computeShadowGeometry()</w:t>
      </w:r>
      <w:r>
        <w:t xml:space="preserve"> function to compute the shadow caster geometry based on the </w:t>
      </w:r>
      <w:r w:rsidRPr="003238E4">
        <w:rPr>
          <w:rStyle w:val="CodeInline"/>
        </w:rPr>
        <w:t>mShadowCaster</w:t>
      </w:r>
      <w:r>
        <w:t xml:space="preserve">, the </w:t>
      </w:r>
      <w:r w:rsidRPr="003238E4">
        <w:rPr>
          <w:rStyle w:val="CodeInline"/>
        </w:rPr>
        <w:t>mShadowReceiver</w:t>
      </w:r>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r w:rsidR="00B46B35">
        <w:t xml:space="preserve">last </w:t>
      </w:r>
      <w:r>
        <w:t>region sets the computed parameters to the transform</w:t>
      </w:r>
      <w:r w:rsidR="0051547A">
        <w:t xml:space="preserve"> of the caster geometry, </w:t>
      </w:r>
      <w:r w:rsidR="0051547A" w:rsidRPr="00AB51B9">
        <w:rPr>
          <w:rStyle w:val="CodeInline"/>
        </w:rPr>
        <w:t>cxf</w:t>
      </w:r>
      <w:r w:rsidR="0051547A">
        <w:t>.</w:t>
      </w:r>
    </w:p>
    <w:p w14:paraId="7E3F1D6E" w14:textId="0F8861C4" w:rsidR="00E15C4E" w:rsidRDefault="003238E4" w:rsidP="003238E4">
      <w:pPr>
        <w:pStyle w:val="Code"/>
        <w:rPr>
          <w:rFonts w:hint="eastAsia"/>
        </w:rPr>
      </w:pPr>
      <w:r>
        <w:lastRenderedPageBreak/>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1938D55C" w14:textId="77777777" w:rsidR="005B099F" w:rsidRDefault="005B099F" w:rsidP="003238E4">
      <w:pPr>
        <w:pStyle w:val="Code"/>
        <w:rPr>
          <w:ins w:id="562" w:author="Kelvin Sung" w:date="2021-09-12T10:39:00Z"/>
          <w:rFonts w:hint="eastAsia"/>
        </w:rPr>
      </w:pPr>
      <w:ins w:id="563" w:author="Kelvin Sung" w:date="2021-09-12T10:39:00Z">
        <w:r>
          <w:rPr>
            <w:rFonts w:hint="eastAsia"/>
          </w:rPr>
          <w:t>--------------------------------------------------------------------------</w:t>
        </w:r>
      </w:ins>
    </w:p>
    <w:p w14:paraId="131EAF50" w14:textId="77777777" w:rsidR="005B099F" w:rsidRDefault="005B099F" w:rsidP="003238E4">
      <w:pPr>
        <w:pStyle w:val="Code"/>
        <w:rPr>
          <w:ins w:id="564" w:author="Kelvin Sung" w:date="2021-09-12T10:39:00Z"/>
          <w:rFonts w:hint="eastAsia"/>
        </w:rPr>
      </w:pPr>
      <w:ins w:id="565" w:author="Kelvin Sung" w:date="2021-09-12T10:39:00Z">
        <w:r>
          <w:rPr>
            <w:rFonts w:hint="eastAsia"/>
          </w:rPr>
          <w:t>110: ^HERE^[80]</w:t>
        </w:r>
      </w:ins>
    </w:p>
    <w:p w14:paraId="61817E7A" w14:textId="345DF221"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586CD7D7" w14:textId="77777777" w:rsidR="005B099F" w:rsidRDefault="005B099F" w:rsidP="003238E4">
      <w:pPr>
        <w:pStyle w:val="Code"/>
        <w:rPr>
          <w:ins w:id="566" w:author="Kelvin Sung" w:date="2021-09-12T10:39:00Z"/>
          <w:rFonts w:hint="eastAsia"/>
        </w:rPr>
      </w:pPr>
      <w:ins w:id="567" w:author="Kelvin Sung" w:date="2021-09-12T10:39:00Z">
        <w:r>
          <w:rPr>
            <w:rFonts w:hint="eastAsia"/>
          </w:rPr>
          <w:t>--------------------------------------------------------------------------</w:t>
        </w:r>
      </w:ins>
    </w:p>
    <w:p w14:paraId="5B65DBAC" w14:textId="77777777" w:rsidR="005B099F" w:rsidRDefault="005B099F" w:rsidP="003238E4">
      <w:pPr>
        <w:pStyle w:val="Code"/>
        <w:rPr>
          <w:ins w:id="568" w:author="Kelvin Sung" w:date="2021-09-12T10:39:00Z"/>
          <w:rFonts w:hint="eastAsia"/>
        </w:rPr>
      </w:pPr>
      <w:ins w:id="569" w:author="Kelvin Sung" w:date="2021-09-12T10:39:00Z">
        <w:r>
          <w:rPr>
            <w:rFonts w:hint="eastAsia"/>
          </w:rPr>
          <w:t>111: ^HERE^[101]</w:t>
        </w:r>
      </w:ins>
    </w:p>
    <w:p w14:paraId="33159248" w14:textId="62A12719"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10A5BC84" w14:textId="77777777" w:rsidR="005B099F" w:rsidRDefault="005B099F" w:rsidP="003238E4">
      <w:pPr>
        <w:pStyle w:val="Code"/>
        <w:rPr>
          <w:ins w:id="570" w:author="Kelvin Sung" w:date="2021-09-12T10:39:00Z"/>
          <w:rFonts w:hint="eastAsia"/>
        </w:rPr>
      </w:pPr>
      <w:ins w:id="571" w:author="Kelvin Sung" w:date="2021-09-12T10:39:00Z">
        <w:r>
          <w:rPr>
            <w:rFonts w:hint="eastAsia"/>
          </w:rPr>
          <w:t>--------------------------------------------------------------------------</w:t>
        </w:r>
      </w:ins>
    </w:p>
    <w:p w14:paraId="78EDA614" w14:textId="77777777" w:rsidR="005B099F" w:rsidRDefault="005B099F" w:rsidP="003238E4">
      <w:pPr>
        <w:pStyle w:val="Code"/>
        <w:rPr>
          <w:ins w:id="572" w:author="Kelvin Sung" w:date="2021-09-12T10:39:00Z"/>
          <w:rFonts w:hint="eastAsia"/>
        </w:rPr>
      </w:pPr>
      <w:ins w:id="573" w:author="Kelvin Sung" w:date="2021-09-12T10:39:00Z">
        <w:r>
          <w:rPr>
            <w:rFonts w:hint="eastAsia"/>
          </w:rPr>
          <w:t>112: ^HERE^[83]</w:t>
        </w:r>
      </w:ins>
    </w:p>
    <w:p w14:paraId="277C42D9" w14:textId="413DBFA3"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0D97BBD" w14:textId="77777777" w:rsidR="005B099F" w:rsidRDefault="005B099F" w:rsidP="003238E4">
      <w:pPr>
        <w:pStyle w:val="Code"/>
        <w:rPr>
          <w:ins w:id="574" w:author="Kelvin Sung" w:date="2021-09-12T10:39:00Z"/>
          <w:rFonts w:hint="eastAsia"/>
        </w:rPr>
      </w:pPr>
      <w:ins w:id="575" w:author="Kelvin Sung" w:date="2021-09-12T10:39:00Z">
        <w:r>
          <w:rPr>
            <w:rFonts w:hint="eastAsia"/>
          </w:rPr>
          <w:t>--------------------------------------------------------------------------</w:t>
        </w:r>
      </w:ins>
    </w:p>
    <w:p w14:paraId="21819977" w14:textId="77777777" w:rsidR="005B099F" w:rsidRDefault="005B099F" w:rsidP="003238E4">
      <w:pPr>
        <w:pStyle w:val="Code"/>
        <w:rPr>
          <w:ins w:id="576" w:author="Kelvin Sung" w:date="2021-09-12T10:39:00Z"/>
          <w:rFonts w:hint="eastAsia"/>
        </w:rPr>
      </w:pPr>
      <w:ins w:id="577" w:author="Kelvin Sung" w:date="2021-09-12T10:39:00Z">
        <w:r>
          <w:rPr>
            <w:rFonts w:hint="eastAsia"/>
          </w:rPr>
          <w:t>113: ^HERE^[90]</w:t>
        </w:r>
      </w:ins>
    </w:p>
    <w:p w14:paraId="1B49D158" w14:textId="026CC300" w:rsidR="00E15C4E" w:rsidRDefault="003238E4" w:rsidP="003238E4">
      <w:pPr>
        <w:pStyle w:val="Code"/>
        <w:rPr>
          <w:rFonts w:hint="eastAsia"/>
        </w:rPr>
      </w:pPr>
      <w:r>
        <w:t xml:space="preserve">        distToReceiver = Math.abs(receiverToCasterZ / lgtToCaster[2]); // measured along lgtToCaster</w:t>
      </w:r>
    </w:p>
    <w:p w14:paraId="21CF29CD" w14:textId="77777777" w:rsidR="005B099F" w:rsidRDefault="005B099F" w:rsidP="003238E4">
      <w:pPr>
        <w:pStyle w:val="Code"/>
        <w:rPr>
          <w:ins w:id="578" w:author="Kelvin Sung" w:date="2021-09-12T10:39:00Z"/>
          <w:rFonts w:hint="eastAsia"/>
        </w:rPr>
      </w:pPr>
      <w:ins w:id="579" w:author="Kelvin Sung" w:date="2021-09-12T10:39:00Z">
        <w:r>
          <w:rPr>
            <w:rFonts w:hint="eastAsia"/>
          </w:rPr>
          <w:t>--------------------------------------------------------------------------</w:t>
        </w:r>
      </w:ins>
    </w:p>
    <w:p w14:paraId="0226B089" w14:textId="77777777" w:rsidR="005B099F" w:rsidRDefault="005B099F" w:rsidP="003238E4">
      <w:pPr>
        <w:pStyle w:val="Code"/>
        <w:rPr>
          <w:ins w:id="580" w:author="Kelvin Sung" w:date="2021-09-12T10:39:00Z"/>
          <w:rFonts w:hint="eastAsia"/>
        </w:rPr>
      </w:pPr>
      <w:ins w:id="581" w:author="Kelvin Sung" w:date="2021-09-12T10:39:00Z">
        <w:r>
          <w:rPr>
            <w:rFonts w:hint="eastAsia"/>
          </w:rPr>
          <w:t>114: ^HERE^[101]</w:t>
        </w:r>
      </w:ins>
    </w:p>
    <w:p w14:paraId="10D5768B" w14:textId="238360D6" w:rsidR="00E15C4E" w:rsidRDefault="003238E4" w:rsidP="003238E4">
      <w:pPr>
        <w:pStyle w:val="Code"/>
        <w:rPr>
          <w:rFonts w:hint="eastAsia"/>
        </w:rPr>
      </w:pPr>
      <w:r>
        <w:t xml:space="preserve">        scale = (distToCaster + (distToReceiver * this.kReceiverDistanceFudge)) / distToCaster;</w:t>
      </w:r>
    </w:p>
    <w:p w14:paraId="76771355" w14:textId="77777777" w:rsidR="005B099F" w:rsidRDefault="005B099F" w:rsidP="003238E4">
      <w:pPr>
        <w:pStyle w:val="Code"/>
        <w:rPr>
          <w:ins w:id="582" w:author="Kelvin Sung" w:date="2021-09-12T10:39:00Z"/>
          <w:rFonts w:hint="eastAsia"/>
        </w:rPr>
      </w:pPr>
      <w:ins w:id="583" w:author="Kelvin Sung" w:date="2021-09-12T10:39:00Z">
        <w:r>
          <w:rPr>
            <w:rFonts w:hint="eastAsia"/>
          </w:rPr>
          <w:t>--------------------------------------------------------------------------</w:t>
        </w:r>
      </w:ins>
    </w:p>
    <w:p w14:paraId="5DAC3A95" w14:textId="77777777" w:rsidR="005B099F" w:rsidRDefault="005B099F" w:rsidP="003238E4">
      <w:pPr>
        <w:pStyle w:val="Code"/>
        <w:rPr>
          <w:ins w:id="584" w:author="Kelvin Sung" w:date="2021-09-12T10:39:00Z"/>
          <w:rFonts w:hint="eastAsia"/>
        </w:rPr>
      </w:pPr>
      <w:ins w:id="585" w:author="Kelvin Sung" w:date="2021-09-12T10:39:00Z">
        <w:r>
          <w:rPr>
            <w:rFonts w:hint="eastAsia"/>
          </w:rPr>
          <w:lastRenderedPageBreak/>
          <w:t>115: ^HERE^[96]</w:t>
        </w:r>
      </w:ins>
    </w:p>
    <w:p w14:paraId="10B3738D" w14:textId="512D9B50"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283D0412" w14:textId="77777777" w:rsidR="005B099F" w:rsidRDefault="005B099F" w:rsidP="003238E4">
      <w:pPr>
        <w:pStyle w:val="Code"/>
        <w:rPr>
          <w:ins w:id="586" w:author="Kelvin Sung" w:date="2021-09-12T10:39:00Z"/>
          <w:rFonts w:hint="eastAsia"/>
        </w:rPr>
      </w:pPr>
      <w:ins w:id="587" w:author="Kelvin Sung" w:date="2021-09-12T10:39:00Z">
        <w:r>
          <w:rPr>
            <w:rFonts w:hint="eastAsia"/>
          </w:rPr>
          <w:t>--------------------------------------------------------------------------</w:t>
        </w:r>
      </w:ins>
    </w:p>
    <w:p w14:paraId="5AE76321" w14:textId="77777777" w:rsidR="005B099F" w:rsidRDefault="005B099F" w:rsidP="003238E4">
      <w:pPr>
        <w:pStyle w:val="Code"/>
        <w:rPr>
          <w:ins w:id="588" w:author="Kelvin Sung" w:date="2021-09-12T10:39:00Z"/>
          <w:rFonts w:hint="eastAsia"/>
        </w:rPr>
      </w:pPr>
      <w:ins w:id="589" w:author="Kelvin Sung" w:date="2021-09-12T10:39:00Z">
        <w:r>
          <w:rPr>
            <w:rFonts w:hint="eastAsia"/>
          </w:rPr>
          <w:t>116: ^HERE^[102]</w:t>
        </w:r>
      </w:ins>
    </w:p>
    <w:p w14:paraId="114853F3" w14:textId="47D1E913"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29993793" w:rsidR="00A70786" w:rsidRDefault="00885276" w:rsidP="00AB51B9">
      <w:pPr>
        <w:pStyle w:val="BodyTextCont"/>
        <w:rPr>
          <w:rFonts w:hint="eastAsia"/>
        </w:rPr>
      </w:pPr>
      <w:r w:rsidRPr="00885276">
        <w:t xml:space="preserve">The </w:t>
      </w:r>
      <w:r w:rsidRPr="003238E4">
        <w:rPr>
          <w:rStyle w:val="CodeInline"/>
        </w:rPr>
        <w:t>aLight</w:t>
      </w:r>
      <w:r w:rsidRPr="00885276">
        <w:t xml:space="preserve"> parameter is the casting light source. The goals of this function </w:t>
      </w:r>
      <w:r w:rsidR="00EA64C7">
        <w:t>are</w:t>
      </w:r>
      <w:r w:rsidRPr="00885276">
        <w:t xml:space="preserve"> to compute and set the shadow caster geometry transform, </w:t>
      </w:r>
      <w:r w:rsidRPr="003238E4">
        <w:rPr>
          <w:rStyle w:val="CodeInline"/>
        </w:rPr>
        <w:t>cxf</w:t>
      </w:r>
      <w:r w:rsidRPr="00885276">
        <w:t xml:space="preserve">, by using the </w:t>
      </w:r>
      <w:r w:rsidRPr="003238E4">
        <w:rPr>
          <w:rStyle w:val="CodeInline"/>
        </w:rPr>
        <w:t>aLight</w:t>
      </w:r>
      <w:r w:rsidRPr="00885276">
        <w:t xml:space="preserve"> to project the shadow caster onto the shadow receiver. As illustrated in Figure </w:t>
      </w:r>
      <w:r w:rsidR="003401C9">
        <w:t>8-29</w:t>
      </w:r>
      <w:r w:rsidRPr="00885276">
        <w:t xml:space="preserve">, </w:t>
      </w:r>
      <w:r w:rsidR="0083474F" w:rsidRPr="00885276">
        <w:t>there are two cases to consider</w:t>
      </w:r>
      <w:r w:rsidR="0083474F">
        <w:t xml:space="preserve"> </w:t>
      </w:r>
      <w:r w:rsidR="00D352FA">
        <w:t xml:space="preserve">for the </w:t>
      </w:r>
      <w:r w:rsidR="004D76A9">
        <w:t xml:space="preserve">size of the </w:t>
      </w:r>
      <w:r w:rsidR="00D352FA">
        <w:t>projected caster geometry</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is to ensure no shadow is computed when the light direction is parallel to the xy plan or when the light is in the direction from the shadow receiver toward the shadow caster. Notice that for dramatic effects, the shadow caster geometry will be moderately scaled.</w:t>
      </w:r>
    </w:p>
    <w:p w14:paraId="4162950E" w14:textId="70A24FA3"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r w:rsidR="00646345">
        <w:t xml:space="preserve">that </w:t>
      </w:r>
      <w:r>
        <w:t xml:space="preserve">the shadow caster and receiver are on the same side of the light position </w:t>
      </w:r>
      <w:r>
        <w:lastRenderedPageBreak/>
        <w:t>and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r w:rsidRPr="00E56A18">
        <w:rPr>
          <w:rStyle w:val="CodeInline"/>
        </w:rPr>
        <w:t>distToReceiver</w:t>
      </w:r>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r w:rsidR="0007185B" w:rsidRPr="00E56A18">
        <w:rPr>
          <w:rStyle w:val="CodeInline"/>
        </w:rPr>
        <w:t>cxf</w:t>
      </w:r>
      <w:r>
        <w:t xml:space="preserve">. </w:t>
      </w:r>
    </w:p>
    <w:p w14:paraId="3E8EA8AF" w14:textId="4095C05E" w:rsidR="003031DC" w:rsidRDefault="004507D9" w:rsidP="00AB51B9">
      <w:pPr>
        <w:pStyle w:val="BodyTextCont"/>
        <w:rPr>
          <w:rFonts w:hint="eastAsia"/>
        </w:rPr>
      </w:pPr>
      <w:r>
        <w:t xml:space="preserve">The </w:t>
      </w:r>
      <w:r w:rsidRPr="0034748C">
        <w:rPr>
          <w:rStyle w:val="CodeInline"/>
        </w:rPr>
        <w:t>ShadowCaster</w:t>
      </w:r>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79D2D209" w:rsidR="00885276" w:rsidRDefault="005B099F" w:rsidP="00885276">
      <w:pPr>
        <w:pStyle w:val="BodyTextFirst"/>
        <w:rPr>
          <w:rFonts w:hint="eastAsia"/>
        </w:rPr>
      </w:pPr>
      <w:ins w:id="590" w:author="Kelvin Sung" w:date="2021-09-12T10:39:00Z">
        <w:r>
          <w:rPr>
            <w:rFonts w:hint="eastAsia"/>
          </w:rPr>
          <w:t>&gt;&gt;HERE</w:t>
        </w:r>
      </w:ins>
      <w:r w:rsidR="005E39ED">
        <w:t xml:space="preserve">Recall from Figure 8-25, </w:t>
      </w:r>
      <w:r w:rsidR="00885276" w:rsidRPr="00E56A18">
        <w:rPr>
          <w:rStyle w:val="CodeInline"/>
        </w:rPr>
        <w:t>ShadowReceiver</w:t>
      </w:r>
      <w:r w:rsidR="00885276">
        <w:t xml:space="preserve"> </w:t>
      </w:r>
      <w:r w:rsidR="005E39ED">
        <w:t xml:space="preserve">is the object where the shadow of the caster object will appear. As illustrated in Figure 8-26, the </w:t>
      </w:r>
      <w:r w:rsidR="005E39ED" w:rsidRPr="00463784">
        <w:rPr>
          <w:rStyle w:val="CodeInline"/>
        </w:rPr>
        <w:t>ShadowReceiver</w:t>
      </w:r>
      <w:r w:rsidR="005E39ED">
        <w:t xml:space="preserve"> </w:t>
      </w:r>
      <w:r w:rsidR="00463784">
        <w:t xml:space="preserve">must </w:t>
      </w:r>
      <w:r w:rsidR="005E39ED">
        <w:t xml:space="preserve">draw itself into the stencil buffer to ensure shadow caster geometry will </w:t>
      </w:r>
      <w:r w:rsidR="00463784">
        <w:t xml:space="preserve">only </w:t>
      </w:r>
      <w:r w:rsidR="005E39ED">
        <w:t xml:space="preserve">appear over pixels that are occupied by the </w:t>
      </w:r>
      <w:r w:rsidR="005E39ED" w:rsidRPr="00463784">
        <w:rPr>
          <w:rStyle w:val="CodeInline"/>
        </w:rPr>
        <w:t>ShadowReceiver</w:t>
      </w:r>
      <w:r w:rsidR="005E39ED">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r w:rsidRPr="00E56A18">
        <w:rPr>
          <w:rStyle w:val="CodeInline"/>
        </w:rPr>
        <w:t>src/</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r w:rsidR="00E56A18" w:rsidRPr="00E56A18">
        <w:rPr>
          <w:rStyle w:val="CodeInline"/>
        </w:rPr>
        <w:t>ShadowReceiver</w:t>
      </w:r>
      <w:r w:rsidR="00E56A18">
        <w:t xml:space="preserve"> </w:t>
      </w:r>
      <w:r w:rsidR="005306BF">
        <w:t xml:space="preserve">class. In </w:t>
      </w:r>
      <w:r>
        <w:t>the constructor</w:t>
      </w:r>
      <w:r w:rsidR="005306BF">
        <w:t>,</w:t>
      </w:r>
      <w:r>
        <w:t xml:space="preserve"> initialize the constants and variables necessary for receiving shadows. As discussed, the </w:t>
      </w:r>
      <w:r w:rsidRPr="00E56A18">
        <w:rPr>
          <w:rStyle w:val="CodeInline"/>
        </w:rPr>
        <w:t>mReceiver</w:t>
      </w:r>
      <w:r>
        <w:t xml:space="preserve"> is a </w:t>
      </w:r>
      <w:r w:rsidRPr="00E56A18">
        <w:rPr>
          <w:rStyle w:val="CodeInline"/>
        </w:rPr>
        <w:t>GameObject</w:t>
      </w:r>
      <w:r>
        <w:t xml:space="preserve"> with at least a </w:t>
      </w:r>
      <w:r w:rsidRPr="00E56A18">
        <w:rPr>
          <w:rStyle w:val="CodeInline"/>
        </w:rPr>
        <w:t>SpriteRenderable</w:t>
      </w:r>
      <w:r>
        <w:t xml:space="preserve"> reference and is the actual receiver of the shadow. Notice that </w:t>
      </w:r>
      <w:r w:rsidRPr="00E56A18">
        <w:rPr>
          <w:rStyle w:val="CodeInline"/>
        </w:rPr>
        <w:t>mShadowCaster</w:t>
      </w:r>
      <w:r>
        <w:t xml:space="preserve"> is an array of </w:t>
      </w:r>
      <w:r w:rsidRPr="00E56A18">
        <w:rPr>
          <w:rStyle w:val="CodeInline"/>
        </w:rPr>
        <w:t>ShadowCaster</w:t>
      </w:r>
      <w:r>
        <w:t xml:space="preserve"> objects. These objects will cast shadows on the </w:t>
      </w:r>
      <w:r w:rsidRPr="00E56A18">
        <w:rPr>
          <w:rStyle w:val="CodeInline"/>
        </w:rPr>
        <w:t>mReceiver</w:t>
      </w:r>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08280136" w14:textId="77777777" w:rsidR="005B099F" w:rsidRDefault="005B099F" w:rsidP="00E56A18">
      <w:pPr>
        <w:pStyle w:val="Code"/>
        <w:rPr>
          <w:ins w:id="591" w:author="Kelvin Sung" w:date="2021-09-12T10:39:00Z"/>
          <w:rFonts w:hint="eastAsia"/>
        </w:rPr>
      </w:pPr>
      <w:ins w:id="592" w:author="Kelvin Sung" w:date="2021-09-12T10:39:00Z">
        <w:r>
          <w:rPr>
            <w:rFonts w:hint="eastAsia"/>
          </w:rPr>
          <w:t>--------------------------------------------------------------------------</w:t>
        </w:r>
      </w:ins>
    </w:p>
    <w:p w14:paraId="3619DB93" w14:textId="77777777" w:rsidR="005B099F" w:rsidRDefault="005B099F" w:rsidP="00E56A18">
      <w:pPr>
        <w:pStyle w:val="Code"/>
        <w:rPr>
          <w:ins w:id="593" w:author="Kelvin Sung" w:date="2021-09-12T10:39:00Z"/>
          <w:rFonts w:hint="eastAsia"/>
        </w:rPr>
      </w:pPr>
      <w:ins w:id="594" w:author="Kelvin Sung" w:date="2021-09-12T10:39:00Z">
        <w:r>
          <w:rPr>
            <w:rFonts w:hint="eastAsia"/>
          </w:rPr>
          <w:t>117: ^HERE^[99]</w:t>
        </w:r>
      </w:ins>
    </w:p>
    <w:p w14:paraId="58D075A6" w14:textId="01C322C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17ED9CAE" w14:textId="77777777" w:rsidR="005B099F" w:rsidRDefault="005B099F" w:rsidP="00E56A18">
      <w:pPr>
        <w:pStyle w:val="Code"/>
        <w:rPr>
          <w:ins w:id="595" w:author="Kelvin Sung" w:date="2021-09-12T10:39:00Z"/>
          <w:rFonts w:hint="eastAsia"/>
        </w:rPr>
      </w:pPr>
      <w:ins w:id="596" w:author="Kelvin Sung" w:date="2021-09-12T10:39:00Z">
        <w:r>
          <w:rPr>
            <w:rFonts w:hint="eastAsia"/>
          </w:rPr>
          <w:t>--------------------------------------------------------------------------</w:t>
        </w:r>
      </w:ins>
    </w:p>
    <w:p w14:paraId="52DE214D" w14:textId="77777777" w:rsidR="005B099F" w:rsidRDefault="005B099F" w:rsidP="00E56A18">
      <w:pPr>
        <w:pStyle w:val="Code"/>
        <w:rPr>
          <w:ins w:id="597" w:author="Kelvin Sung" w:date="2021-09-12T10:39:00Z"/>
          <w:rFonts w:hint="eastAsia"/>
        </w:rPr>
      </w:pPr>
      <w:ins w:id="598" w:author="Kelvin Sung" w:date="2021-09-12T10:39:00Z">
        <w:r>
          <w:rPr>
            <w:rFonts w:hint="eastAsia"/>
          </w:rPr>
          <w:t>118: ^HERE^[76]</w:t>
        </w:r>
      </w:ins>
    </w:p>
    <w:p w14:paraId="0B80B2FD" w14:textId="11A06F65"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r w:rsidR="0040633B" w:rsidRPr="00E56A18">
        <w:rPr>
          <w:rStyle w:val="CodeInline"/>
        </w:rPr>
        <w:t>addShadowCaster()</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lastRenderedPageBreak/>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r w:rsidRPr="00E56A18">
        <w:rPr>
          <w:rStyle w:val="CodeInline"/>
        </w:rPr>
        <w:t>draw()</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3DDB301E" w14:textId="77777777" w:rsidR="005B099F" w:rsidRDefault="005B099F" w:rsidP="00E23AF9">
      <w:pPr>
        <w:pStyle w:val="Code"/>
        <w:ind w:firstLine="435"/>
        <w:rPr>
          <w:ins w:id="599" w:author="Kelvin Sung" w:date="2021-09-12T10:39:00Z"/>
          <w:rFonts w:hint="eastAsia"/>
        </w:rPr>
      </w:pPr>
      <w:ins w:id="600" w:author="Kelvin Sung" w:date="2021-09-12T10:39:00Z">
        <w:r>
          <w:rPr>
            <w:rFonts w:hint="eastAsia"/>
          </w:rPr>
          <w:t>--------------------------------------------------------------------------</w:t>
        </w:r>
      </w:ins>
    </w:p>
    <w:p w14:paraId="352BE20F" w14:textId="77777777" w:rsidR="005B099F" w:rsidRDefault="005B099F" w:rsidP="00E23AF9">
      <w:pPr>
        <w:pStyle w:val="Code"/>
        <w:ind w:firstLine="435"/>
        <w:rPr>
          <w:ins w:id="601" w:author="Kelvin Sung" w:date="2021-09-12T10:39:00Z"/>
          <w:rFonts w:hint="eastAsia"/>
        </w:rPr>
      </w:pPr>
      <w:ins w:id="602" w:author="Kelvin Sung" w:date="2021-09-12T10:39:00Z">
        <w:r>
          <w:rPr>
            <w:rFonts w:hint="eastAsia"/>
          </w:rPr>
          <w:t>119: ^HERE^[88]</w:t>
        </w:r>
      </w:ins>
    </w:p>
    <w:p w14:paraId="0F33B4B5" w14:textId="1CD1BC27" w:rsidR="00E56A18" w:rsidRDefault="00766A56" w:rsidP="005B099F">
      <w:pPr>
        <w:pStyle w:val="Code"/>
        <w:rPr>
          <w:rFonts w:hint="eastAsia"/>
        </w:rPr>
        <w:pPrChange w:id="603" w:author="Kelvin Sung" w:date="2021-09-12T10:39:00Z">
          <w:pPr>
            <w:pStyle w:val="Code"/>
            <w:ind w:firstLine="435"/>
          </w:pPr>
        </w:pPrChange>
      </w:pPr>
      <w:r>
        <w:t>glSys</w:t>
      </w:r>
      <w:r w:rsidR="00E56A18">
        <w:t>.</w:t>
      </w:r>
      <w:r>
        <w:t>b</w:t>
      </w:r>
      <w:r w:rsidRPr="00766A56">
        <w:t>eginDrawToStencil(this.kShadowStencilBit, this.kShadowStencilMask);</w:t>
      </w:r>
    </w:p>
    <w:p w14:paraId="70CC2D39" w14:textId="77777777" w:rsidR="005B099F" w:rsidRDefault="005B099F" w:rsidP="00E23AF9">
      <w:pPr>
        <w:pStyle w:val="Code"/>
        <w:ind w:firstLine="435"/>
        <w:rPr>
          <w:ins w:id="604" w:author="Kelvin Sung" w:date="2021-09-12T10:39:00Z"/>
          <w:rFonts w:hint="eastAsia"/>
        </w:rPr>
      </w:pPr>
      <w:ins w:id="605" w:author="Kelvin Sung" w:date="2021-09-12T10:39:00Z">
        <w:r>
          <w:rPr>
            <w:rFonts w:hint="eastAsia"/>
          </w:rPr>
          <w:t>--------------------------------------------------------------------------</w:t>
        </w:r>
      </w:ins>
    </w:p>
    <w:p w14:paraId="0557AFC6" w14:textId="77777777" w:rsidR="005B099F" w:rsidRDefault="005B099F" w:rsidP="00E23AF9">
      <w:pPr>
        <w:pStyle w:val="Code"/>
        <w:ind w:firstLine="435"/>
        <w:rPr>
          <w:ins w:id="606" w:author="Kelvin Sung" w:date="2021-09-12T10:39:00Z"/>
          <w:rFonts w:hint="eastAsia"/>
        </w:rPr>
      </w:pPr>
      <w:ins w:id="607" w:author="Kelvin Sung" w:date="2021-09-12T10:39:00Z">
        <w:r>
          <w:rPr>
            <w:rFonts w:hint="eastAsia"/>
          </w:rPr>
          <w:t>120: ^HERE^[75]</w:t>
        </w:r>
      </w:ins>
    </w:p>
    <w:p w14:paraId="3FF1C94A" w14:textId="63EFE601" w:rsidR="00E15C4E" w:rsidRDefault="00E23AF9" w:rsidP="005B099F">
      <w:pPr>
        <w:pStyle w:val="Code"/>
        <w:rPr>
          <w:rFonts w:hint="eastAsia"/>
        </w:rPr>
        <w:pPrChange w:id="608" w:author="Kelvin Sung" w:date="2021-09-12T10:39:00Z">
          <w:pPr>
            <w:pStyle w:val="Code"/>
            <w:ind w:firstLine="435"/>
          </w:pPr>
        </w:pPrChange>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394E6B8" w14:textId="77777777" w:rsidR="005B099F" w:rsidRDefault="005B099F" w:rsidP="00E56A18">
      <w:pPr>
        <w:pStyle w:val="Code"/>
        <w:rPr>
          <w:ins w:id="609" w:author="Kelvin Sung" w:date="2021-09-12T10:39:00Z"/>
          <w:rFonts w:hint="eastAsia"/>
        </w:rPr>
      </w:pPr>
      <w:ins w:id="610" w:author="Kelvin Sung" w:date="2021-09-12T10:39:00Z">
        <w:r>
          <w:rPr>
            <w:rFonts w:hint="eastAsia"/>
          </w:rPr>
          <w:t>--------------------------------------------------------------------------</w:t>
        </w:r>
      </w:ins>
    </w:p>
    <w:p w14:paraId="10FF3877" w14:textId="77777777" w:rsidR="005B099F" w:rsidRDefault="005B099F" w:rsidP="00E56A18">
      <w:pPr>
        <w:pStyle w:val="Code"/>
        <w:rPr>
          <w:ins w:id="611" w:author="Kelvin Sung" w:date="2021-09-12T10:39:00Z"/>
          <w:rFonts w:hint="eastAsia"/>
        </w:rPr>
      </w:pPr>
      <w:ins w:id="612" w:author="Kelvin Sung" w:date="2021-09-12T10:39:00Z">
        <w:r>
          <w:rPr>
            <w:rFonts w:hint="eastAsia"/>
          </w:rPr>
          <w:t>121: ^HERE^[146]</w:t>
        </w:r>
      </w:ins>
    </w:p>
    <w:p w14:paraId="4A7C8CDE" w14:textId="4263FD75"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0A3E7086" w14:textId="77777777" w:rsidR="005B099F" w:rsidRDefault="005B099F" w:rsidP="00E56A18">
      <w:pPr>
        <w:pStyle w:val="Code"/>
        <w:rPr>
          <w:ins w:id="613" w:author="Kelvin Sung" w:date="2021-09-12T10:39:00Z"/>
          <w:rFonts w:hint="eastAsia"/>
        </w:rPr>
      </w:pPr>
      <w:ins w:id="614" w:author="Kelvin Sung" w:date="2021-09-12T10:39:00Z">
        <w:r>
          <w:rPr>
            <w:rFonts w:hint="eastAsia"/>
          </w:rPr>
          <w:t>--------------------------------------------------------------------------</w:t>
        </w:r>
      </w:ins>
    </w:p>
    <w:p w14:paraId="08BD388F" w14:textId="77777777" w:rsidR="005B099F" w:rsidRDefault="005B099F" w:rsidP="00E56A18">
      <w:pPr>
        <w:pStyle w:val="Code"/>
        <w:rPr>
          <w:ins w:id="615" w:author="Kelvin Sung" w:date="2021-09-12T10:39:00Z"/>
          <w:rFonts w:hint="eastAsia"/>
        </w:rPr>
      </w:pPr>
      <w:ins w:id="616" w:author="Kelvin Sung" w:date="2021-09-12T10:39:00Z">
        <w:r>
          <w:rPr>
            <w:rFonts w:hint="eastAsia"/>
          </w:rPr>
          <w:t>122: ^HERE^[77]</w:t>
        </w:r>
      </w:ins>
    </w:p>
    <w:p w14:paraId="1299ECF4" w14:textId="186F8139"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5E43BCEA" w14:textId="77777777" w:rsidR="005B099F" w:rsidRDefault="005B099F" w:rsidP="00E56A18">
      <w:pPr>
        <w:pStyle w:val="Code"/>
        <w:rPr>
          <w:ins w:id="617" w:author="Kelvin Sung" w:date="2021-09-12T10:39:00Z"/>
          <w:rFonts w:hint="eastAsia"/>
        </w:rPr>
      </w:pPr>
      <w:ins w:id="618" w:author="Kelvin Sung" w:date="2021-09-12T10:39:00Z">
        <w:r>
          <w:rPr>
            <w:rFonts w:hint="eastAsia"/>
          </w:rPr>
          <w:t>--------------------------------------------------------------------------</w:t>
        </w:r>
      </w:ins>
    </w:p>
    <w:p w14:paraId="645131B7" w14:textId="77777777" w:rsidR="005B099F" w:rsidRDefault="005B099F" w:rsidP="00E56A18">
      <w:pPr>
        <w:pStyle w:val="Code"/>
        <w:rPr>
          <w:ins w:id="619" w:author="Kelvin Sung" w:date="2021-09-12T10:39:00Z"/>
          <w:rFonts w:hint="eastAsia"/>
        </w:rPr>
      </w:pPr>
      <w:ins w:id="620" w:author="Kelvin Sung" w:date="2021-09-12T10:39:00Z">
        <w:r>
          <w:rPr>
            <w:rFonts w:hint="eastAsia"/>
          </w:rPr>
          <w:t>123: ^HERE^[79]</w:t>
        </w:r>
      </w:ins>
    </w:p>
    <w:p w14:paraId="1E6E3645" w14:textId="67B34B00"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r w:rsidRPr="00E56A18">
        <w:rPr>
          <w:rStyle w:val="CodeInline"/>
        </w:rPr>
        <w:t>mReceiver</w:t>
      </w:r>
      <w:r>
        <w:t xml:space="preserve"> object is drawn twice, in steps A and B2. Step A, the first </w:t>
      </w:r>
      <w:r w:rsidRPr="00E56A18">
        <w:rPr>
          <w:rStyle w:val="CodeInline"/>
        </w:rPr>
        <w:t>draw()</w:t>
      </w:r>
      <w:r>
        <w:t xml:space="preserve"> function, renders the </w:t>
      </w:r>
      <w:r w:rsidRPr="00E56A18">
        <w:rPr>
          <w:rStyle w:val="CodeInline"/>
        </w:rPr>
        <w:t>mReceiver</w:t>
      </w:r>
      <w:r>
        <w:t xml:space="preserve"> to the canvas as usual. Step B enables the stencil buffer </w:t>
      </w:r>
      <w:r w:rsidR="003406B0">
        <w:t xml:space="preserve">for drawing </w:t>
      </w:r>
      <w:r>
        <w:t xml:space="preserve">where all subsequent drawings will be directed to switching on stencil buffer pixels. For this reason, the </w:t>
      </w:r>
      <w:r w:rsidRPr="00E56A18">
        <w:rPr>
          <w:rStyle w:val="CodeInline"/>
        </w:rPr>
        <w:t>draw()</w:t>
      </w:r>
      <w:r>
        <w:t xml:space="preserve"> function at step B2 uses the </w:t>
      </w:r>
      <w:r w:rsidRPr="00E56A18">
        <w:rPr>
          <w:rStyle w:val="CodeInline"/>
        </w:rPr>
        <w:t>ShadowReceiverShader</w:t>
      </w:r>
      <w:r>
        <w:t xml:space="preserve"> and switches on all pixels in the stencil buffer that corresponds to the </w:t>
      </w:r>
      <w:r w:rsidRPr="00E56A18">
        <w:rPr>
          <w:rStyle w:val="CodeInline"/>
        </w:rPr>
        <w:t>mReceiver</w:t>
      </w:r>
      <w:r>
        <w:t xml:space="preserve"> object. With the proper stencil buffer setup, </w:t>
      </w:r>
      <w:r w:rsidR="003406B0">
        <w:t xml:space="preserve">in step C </w:t>
      </w:r>
      <w:r>
        <w:t xml:space="preserve">the </w:t>
      </w:r>
      <w:r w:rsidR="003406B0" w:rsidRPr="003406B0">
        <w:rPr>
          <w:rStyle w:val="CodeInline"/>
        </w:rPr>
        <w:t>draw()</w:t>
      </w:r>
      <w:r w:rsidR="003406B0">
        <w:t xml:space="preserve"> function </w:t>
      </w:r>
      <w:r>
        <w:t xml:space="preserve">calls to the </w:t>
      </w:r>
      <w:r w:rsidRPr="00E56A18">
        <w:rPr>
          <w:rStyle w:val="CodeInline"/>
        </w:rPr>
        <w:t>mShadowCaster</w:t>
      </w:r>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lastRenderedPageBreak/>
        <w:t xml:space="preserve">Lastly, </w:t>
      </w:r>
      <w:r w:rsidR="004C0D81">
        <w:t xml:space="preserve">once again the </w:t>
      </w:r>
      <w:r w:rsidR="004C0D81" w:rsidRPr="006D0518">
        <w:rPr>
          <w:rStyle w:val="CodeInline"/>
        </w:rPr>
        <w:t>ShadowReceiver</w:t>
      </w:r>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19ED16D8" w:rsidR="00885276" w:rsidRDefault="005B099F" w:rsidP="00885276">
      <w:pPr>
        <w:pStyle w:val="BodyTextFirst"/>
        <w:rPr>
          <w:rFonts w:hint="eastAsia"/>
        </w:rPr>
      </w:pPr>
      <w:ins w:id="621" w:author="Kelvin Sung" w:date="2021-09-12T10:39:00Z">
        <w:r>
          <w:rPr>
            <w:rFonts w:hint="eastAsia"/>
          </w:rPr>
          <w:t>&gt;&gt;HERE</w:t>
        </w:r>
      </w:ins>
      <w:r w:rsidR="00885276">
        <w:t xml:space="preserve">With the new objects defined and engine configured, some of the existing engine </w:t>
      </w:r>
      <w:r w:rsidR="003C2D14">
        <w:t xml:space="preserve">classes </w:t>
      </w:r>
      <w:r w:rsidR="00885276">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r w:rsidR="00885276" w:rsidRPr="00E56A18">
        <w:rPr>
          <w:rStyle w:val="CodeInline"/>
        </w:rPr>
        <w:t>ShadowCaster</w:t>
      </w:r>
      <w:r w:rsidR="00885276">
        <w:t xml:space="preserve"> and </w:t>
      </w:r>
      <w:r w:rsidR="00885276" w:rsidRPr="00E56A18">
        <w:rPr>
          <w:rStyle w:val="CodeInline"/>
        </w:rPr>
        <w:t>ShadowReceiver</w:t>
      </w:r>
      <w:r w:rsidR="00885276">
        <w:t xml:space="preserve"> objects require the ability to swap the shaders </w:t>
      </w:r>
      <w:r w:rsidR="003874D3">
        <w:t>to</w:t>
      </w:r>
      <w:r w:rsidR="00885276">
        <w:t xml:space="preserve"> render the objects for shadow simulation purpose. This </w:t>
      </w:r>
      <w:r w:rsidR="00A1713B" w:rsidRPr="00661400">
        <w:rPr>
          <w:rStyle w:val="CodeInline"/>
        </w:rPr>
        <w:t>s</w:t>
      </w:r>
      <w:r w:rsidR="000A7C23" w:rsidRPr="00661400">
        <w:rPr>
          <w:rStyle w:val="CodeInline"/>
        </w:rPr>
        <w:t>wapShader()</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393C4AEA"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the </w:t>
      </w:r>
      <w:r w:rsidR="0089020A" w:rsidRPr="0089020A">
        <w:rPr>
          <w:rStyle w:val="CodeInline"/>
        </w:rPr>
        <w:t>Light</w:t>
      </w:r>
      <w:r w:rsidR="0089020A">
        <w:t xml:space="preserve"> </w:t>
      </w:r>
      <w:r w:rsidR="00B3284E">
        <w:t xml:space="preserve">source now defines </w:t>
      </w:r>
      <w:r w:rsidR="00B3284E" w:rsidRPr="00B3284E">
        <w:rPr>
          <w:rStyle w:val="CodeInline"/>
        </w:rPr>
        <w:t>mCastShadow</w:t>
      </w:r>
      <w:r w:rsidR="001F4031">
        <w:t xml:space="preserve">, a </w:t>
      </w:r>
      <w:r w:rsidR="00B3284E">
        <w:t>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r w:rsidR="00897910" w:rsidRPr="00897910">
        <w:rPr>
          <w:rStyle w:val="CodeInline"/>
        </w:rPr>
        <w:t>kCameraZ</w:t>
      </w:r>
      <w:r w:rsidR="00897910">
        <w:t xml:space="preserve"> constant is defined for this purpose and used in the </w:t>
      </w:r>
      <w:r w:rsidR="00897910" w:rsidRPr="00897910">
        <w:rPr>
          <w:rStyle w:val="CodeInline"/>
        </w:rPr>
        <w:t>mCameraMatrix</w:t>
      </w:r>
      <w:r w:rsidR="00897910">
        <w:t xml:space="preserve"> computation in </w:t>
      </w:r>
      <w:r w:rsidR="00885276">
        <w:t xml:space="preserve">the </w:t>
      </w:r>
      <w:r w:rsidR="007C6EAE" w:rsidRPr="007C6EAE">
        <w:rPr>
          <w:rStyle w:val="CodeInline"/>
        </w:rPr>
        <w:t>setViewAndCameraMatrix</w:t>
      </w:r>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r w:rsidR="00A14857" w:rsidRPr="00A14857">
        <w:rPr>
          <w:rStyle w:val="CodeInline"/>
        </w:rPr>
        <w:t>cloneTo()</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37921C62" w:rsidR="00885276" w:rsidRDefault="005B099F" w:rsidP="00885276">
      <w:pPr>
        <w:pStyle w:val="BodyTextFirst"/>
        <w:rPr>
          <w:rFonts w:hint="eastAsia"/>
        </w:rPr>
      </w:pPr>
      <w:ins w:id="622" w:author="Kelvin Sung" w:date="2021-09-12T10:39:00Z">
        <w:r>
          <w:rPr>
            <w:rFonts w:hint="eastAsia"/>
          </w:rPr>
          <w:t>&gt;&gt;HERE</w:t>
        </w:r>
      </w:ins>
      <w:r w:rsidR="00885276">
        <w:t xml:space="preserve">There are two important aspects to testing the shadow simulation. First, you must understand how to program and create shadow effects based on the implementation. Second, you must verify that </w:t>
      </w:r>
      <w:r w:rsidR="00885276" w:rsidRPr="00DB64F9">
        <w:rPr>
          <w:rStyle w:val="CodeInline"/>
        </w:rPr>
        <w:t>Renderable</w:t>
      </w:r>
      <w:r w:rsidR="00885276">
        <w:t xml:space="preserve"> objects can serve as shadow casters and receivers. The </w:t>
      </w:r>
      <w:r w:rsidR="00885276" w:rsidRPr="00DB64F9">
        <w:rPr>
          <w:rStyle w:val="CodeInline"/>
        </w:rPr>
        <w:t>MyGame</w:t>
      </w:r>
      <w:r w:rsidR="00885276">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7B57B31D" w:rsidR="0046720A" w:rsidRDefault="005B099F" w:rsidP="00885276">
      <w:pPr>
        <w:pStyle w:val="BodyTextFirst"/>
        <w:rPr>
          <w:rFonts w:hint="eastAsia"/>
        </w:rPr>
      </w:pPr>
      <w:ins w:id="623" w:author="Kelvin Sung" w:date="2021-09-12T10:39:00Z">
        <w:r>
          <w:rPr>
            <w:rFonts w:hint="eastAsia"/>
          </w:rPr>
          <w:t>&gt;&gt;HERE</w:t>
        </w:r>
      </w:ins>
      <w:r w:rsidR="00885276">
        <w:t>The proper way of setting up the shadow system is to create</w:t>
      </w:r>
      <w:r w:rsidR="0046720A">
        <w:t xml:space="preserve"> all </w:t>
      </w:r>
      <w:r w:rsidR="00885276" w:rsidRPr="00DB64F9">
        <w:rPr>
          <w:rStyle w:val="CodeInline"/>
        </w:rPr>
        <w:t>ShadowCaster</w:t>
      </w:r>
      <w:r w:rsidR="00885276">
        <w:t xml:space="preserve"> </w:t>
      </w:r>
      <w:r w:rsidR="00C50AA0">
        <w:t>objects and</w:t>
      </w:r>
      <w:r w:rsidR="0046720A">
        <w:t xml:space="preserve"> then create and add </w:t>
      </w:r>
      <w:r w:rsidR="00885276">
        <w:t xml:space="preserve">to </w:t>
      </w:r>
      <w:r w:rsidR="0046720A">
        <w:t xml:space="preserve">the </w:t>
      </w:r>
      <w:r w:rsidR="0046720A" w:rsidRPr="0046720A">
        <w:rPr>
          <w:rStyle w:val="CodeInline"/>
        </w:rPr>
        <w:t>ShadowReceiver</w:t>
      </w:r>
      <w:r w:rsidR="0046720A" w:rsidRPr="0046720A">
        <w:t xml:space="preserve"> objects</w:t>
      </w:r>
      <w:r w:rsidR="00885276">
        <w:t xml:space="preserve">. The </w:t>
      </w:r>
      <w:r w:rsidR="00DB64F9" w:rsidRPr="00DB64F9">
        <w:rPr>
          <w:rStyle w:val="CodeInline"/>
        </w:rPr>
        <w:t>my_g</w:t>
      </w:r>
      <w:r w:rsidR="00885276" w:rsidRPr="00DB64F9">
        <w:rPr>
          <w:rStyle w:val="CodeInline"/>
        </w:rPr>
        <w:t>ame_</w:t>
      </w:r>
      <w:r w:rsidR="00DB64F9" w:rsidRPr="00DB64F9">
        <w:rPr>
          <w:rStyle w:val="CodeInline"/>
        </w:rPr>
        <w:t>s</w:t>
      </w:r>
      <w:r w:rsidR="00885276" w:rsidRPr="00DB64F9">
        <w:rPr>
          <w:rStyle w:val="CodeInline"/>
        </w:rPr>
        <w:t>hadow.js</w:t>
      </w:r>
      <w:r w:rsidR="00885276">
        <w:t xml:space="preserve"> file defines the </w:t>
      </w:r>
      <w:r w:rsidR="00885276" w:rsidRPr="00DB64F9">
        <w:rPr>
          <w:rStyle w:val="CodeInline"/>
        </w:rPr>
        <w:t>_setupShadow()</w:t>
      </w:r>
      <w:r w:rsidR="00885276">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lastRenderedPageBreak/>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_setupShadow()</w:t>
      </w:r>
      <w:r>
        <w:t xml:space="preserve"> function is called at the end of the </w:t>
      </w:r>
      <w:r w:rsidRPr="00DB64F9">
        <w:rPr>
          <w:rStyle w:val="CodeInline"/>
        </w:rPr>
        <w:t>MyGame</w:t>
      </w:r>
      <w:r w:rsidR="001224E6">
        <w:t>.</w:t>
      </w:r>
      <w:r w:rsidRPr="001224E6">
        <w:rPr>
          <w:rStyle w:val="CodeInline"/>
        </w:rPr>
        <w:t>init()</w:t>
      </w:r>
      <w:r>
        <w:t xml:space="preserve"> function, when all </w:t>
      </w:r>
      <w:r w:rsidR="00A47D1E">
        <w:t xml:space="preserve">other </w:t>
      </w:r>
      <w:r w:rsidRPr="0046720A">
        <w:rPr>
          <w:rStyle w:val="CodeInline"/>
        </w:rPr>
        <w:t>GameObject</w:t>
      </w:r>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r w:rsidRPr="00DF1BE7">
        <w:rPr>
          <w:rStyle w:val="CodeInline"/>
        </w:rPr>
        <w:t>LightRenderable</w:t>
      </w:r>
      <w:r>
        <w:t xml:space="preserve">: </w:t>
      </w:r>
      <w:r w:rsidRPr="009D4D96">
        <w:rPr>
          <w:rStyle w:val="CodeInline"/>
        </w:rPr>
        <w:t>mLgtMinionShadow</w:t>
      </w:r>
      <w:r>
        <w:t xml:space="preserve"> </w:t>
      </w:r>
      <w:r w:rsidR="009D4D96">
        <w:t xml:space="preserve">is created with </w:t>
      </w:r>
      <w:r w:rsidRPr="009D4D96">
        <w:rPr>
          <w:rStyle w:val="CodeInline"/>
        </w:rPr>
        <w:t>mLgtMinon</w:t>
      </w:r>
      <w:r>
        <w:t xml:space="preserve"> as a receiver, which has a reference to a </w:t>
      </w:r>
      <w:r w:rsidRPr="009D4D96">
        <w:rPr>
          <w:rStyle w:val="CodeInline"/>
        </w:rPr>
        <w:t>LightRenderable</w:t>
      </w:r>
      <w:r>
        <w:t xml:space="preserve"> object.</w:t>
      </w:r>
    </w:p>
    <w:p w14:paraId="17356BCF" w14:textId="53D0D1E5" w:rsidR="00A47D1E" w:rsidRDefault="00885276" w:rsidP="00E1778E">
      <w:pPr>
        <w:pStyle w:val="Bullet"/>
        <w:rPr>
          <w:rFonts w:hint="eastAsia"/>
        </w:rPr>
      </w:pPr>
      <w:r w:rsidRPr="009D4D96">
        <w:rPr>
          <w:rStyle w:val="CodeInline"/>
        </w:rPr>
        <w:t>IllumRenderable</w:t>
      </w:r>
      <w:r>
        <w:t xml:space="preserve">: </w:t>
      </w:r>
      <w:r w:rsidRPr="009D4D96">
        <w:rPr>
          <w:rStyle w:val="CodeInline"/>
        </w:rPr>
        <w:t>mBgShadow</w:t>
      </w:r>
      <w:r>
        <w:t xml:space="preserve"> </w:t>
      </w:r>
      <w:r w:rsidR="009D4D96">
        <w:t xml:space="preserve">and </w:t>
      </w:r>
      <w:r w:rsidR="009D4D96" w:rsidRPr="009D4D96">
        <w:rPr>
          <w:rStyle w:val="CodeInline"/>
        </w:rPr>
        <w:t>mMinionShadow</w:t>
      </w:r>
      <w:r w:rsidR="009D4D96">
        <w:t xml:space="preserve"> are created with </w:t>
      </w:r>
      <w:r w:rsidR="009D4D96" w:rsidRPr="009D4D96">
        <w:rPr>
          <w:rStyle w:val="CodeInline"/>
        </w:rPr>
        <w:t>mBg</w:t>
      </w:r>
      <w:r w:rsidR="009D4D96">
        <w:t xml:space="preserve"> and </w:t>
      </w:r>
      <w:r w:rsidR="009D4D96" w:rsidRPr="009D4D96">
        <w:rPr>
          <w:rStyle w:val="CodeInline"/>
        </w:rPr>
        <w:t>mIllumMinion</w:t>
      </w:r>
      <w:r w:rsidR="009D4D96">
        <w:t xml:space="preserve"> being the receivers where both have references to </w:t>
      </w:r>
      <w:r w:rsidRPr="009D4D96">
        <w:rPr>
          <w:rStyle w:val="CodeInline"/>
        </w:rPr>
        <w:t>IllumRenderable</w:t>
      </w:r>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r w:rsidRPr="009D4D96">
        <w:rPr>
          <w:rStyle w:val="CodeInline"/>
        </w:rPr>
        <w:t>ShadowReceive</w:t>
      </w:r>
      <w:r>
        <w:rPr>
          <w:rStyle w:val="CodeInline"/>
        </w:rPr>
        <w:t>r</w:t>
      </w:r>
      <w:r>
        <w:t xml:space="preserve"> must be created and followed by explicitly adding </w:t>
      </w:r>
      <w:r w:rsidRPr="009D4D96">
        <w:rPr>
          <w:rStyle w:val="CodeInline"/>
        </w:rPr>
        <w:t>ShadowCaster</w:t>
      </w:r>
      <w:r>
        <w:t xml:space="preserve"> objects to the receiver. For example, </w:t>
      </w:r>
      <w:r w:rsidRPr="009D4D96">
        <w:rPr>
          <w:rStyle w:val="CodeInline"/>
        </w:rPr>
        <w:t>mLgtMinionShadow</w:t>
      </w:r>
      <w:r>
        <w:t xml:space="preserve"> defines the </w:t>
      </w:r>
      <w:r w:rsidRPr="009D4D96">
        <w:rPr>
          <w:rStyle w:val="CodeInline"/>
        </w:rPr>
        <w:t>mLgtMinion</w:t>
      </w:r>
      <w:r>
        <w:t xml:space="preserve"> object to be a receiver, where only the </w:t>
      </w:r>
      <w:r w:rsidRPr="009D4D96">
        <w:rPr>
          <w:rStyle w:val="CodeInline"/>
        </w:rPr>
        <w:t>mIllumHero</w:t>
      </w:r>
      <w:r>
        <w:t xml:space="preserve"> and </w:t>
      </w:r>
      <w:r w:rsidRPr="009D4D96">
        <w:rPr>
          <w:rStyle w:val="CodeInline"/>
        </w:rPr>
        <w:t>mLgtHero</w:t>
      </w:r>
      <w:r>
        <w:t xml:space="preserve"> will cast shadows on this object.</w:t>
      </w:r>
      <w:r w:rsidR="005E2263">
        <w:t xml:space="preserve"> Lastly, notice that </w:t>
      </w:r>
      <w:r w:rsidR="005E2263" w:rsidRPr="009D4D96">
        <w:rPr>
          <w:rStyle w:val="CodeInline"/>
        </w:rPr>
        <w:t>mLgtMinon</w:t>
      </w:r>
      <w:r w:rsidR="005E2263">
        <w:t xml:space="preserve"> and </w:t>
      </w:r>
      <w:r w:rsidR="005E2263" w:rsidRPr="009D4D96">
        <w:rPr>
          <w:rStyle w:val="CodeInline"/>
        </w:rPr>
        <w:t>mIllumMinion</w:t>
      </w:r>
      <w:r w:rsidR="005E2263">
        <w:t xml:space="preserve"> are both receivers and casters of shadows.</w:t>
      </w:r>
    </w:p>
    <w:p w14:paraId="401D705E" w14:textId="77777777" w:rsidR="00885276" w:rsidRDefault="00885276" w:rsidP="00885276">
      <w:pPr>
        <w:pStyle w:val="Heading4"/>
      </w:pPr>
      <w:r>
        <w:t>Drawing the Shadow</w:t>
      </w:r>
    </w:p>
    <w:p w14:paraId="446C9FFD" w14:textId="6E7F65BB" w:rsidR="00885276" w:rsidRDefault="005B099F" w:rsidP="00885276">
      <w:pPr>
        <w:pStyle w:val="BodyTextFirst"/>
        <w:rPr>
          <w:rFonts w:hint="eastAsia"/>
        </w:rPr>
      </w:pPr>
      <w:ins w:id="624" w:author="Kelvin Sung" w:date="2021-09-12T10:39:00Z">
        <w:r>
          <w:rPr>
            <w:rFonts w:hint="eastAsia"/>
          </w:rPr>
          <w:t>&gt;&gt;HERE</w:t>
        </w:r>
      </w:ins>
      <w:r w:rsidR="00885276">
        <w:t xml:space="preserve">In 2D drawings, objects are drawn </w:t>
      </w:r>
      <w:r w:rsidR="00547CA6">
        <w:t>by</w:t>
      </w:r>
      <w:r w:rsidR="00885276">
        <w:t xml:space="preserve"> overwrit</w:t>
      </w:r>
      <w:r w:rsidR="00547CA6">
        <w:t>ing</w:t>
      </w:r>
      <w:r w:rsidR="00885276">
        <w:t xml:space="preserve"> the previously drawn objects. For this reason, it is important to draw the shadow receivers and the shadow caster geometries before drawing the shadow casters. The following </w:t>
      </w:r>
      <w:r w:rsidR="00E05741" w:rsidRPr="00E05741">
        <w:rPr>
          <w:rStyle w:val="CodeInline"/>
        </w:rPr>
        <w:t>my_game.</w:t>
      </w:r>
      <w:r w:rsidR="00885276" w:rsidRPr="00E05741">
        <w:rPr>
          <w:rStyle w:val="CodeInline"/>
        </w:rPr>
        <w:t>draw()</w:t>
      </w:r>
      <w:r w:rsidR="00885276">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68C3878" w14:textId="77777777" w:rsidR="005B099F" w:rsidRDefault="005B099F" w:rsidP="00822FBD">
      <w:pPr>
        <w:pStyle w:val="Code"/>
        <w:rPr>
          <w:ins w:id="625" w:author="Kelvin Sung" w:date="2021-09-12T10:39:00Z"/>
          <w:rFonts w:hint="eastAsia"/>
        </w:rPr>
      </w:pPr>
      <w:ins w:id="626" w:author="Kelvin Sung" w:date="2021-09-12T10:39:00Z">
        <w:r>
          <w:rPr>
            <w:rFonts w:hint="eastAsia"/>
          </w:rPr>
          <w:t>--------------------------------------------------------------------------</w:t>
        </w:r>
      </w:ins>
    </w:p>
    <w:p w14:paraId="27CC8A9D" w14:textId="77777777" w:rsidR="005B099F" w:rsidRDefault="005B099F" w:rsidP="00822FBD">
      <w:pPr>
        <w:pStyle w:val="Code"/>
        <w:rPr>
          <w:ins w:id="627" w:author="Kelvin Sung" w:date="2021-09-12T10:39:00Z"/>
          <w:rFonts w:hint="eastAsia"/>
        </w:rPr>
      </w:pPr>
      <w:ins w:id="628" w:author="Kelvin Sung" w:date="2021-09-12T10:39:00Z">
        <w:r>
          <w:rPr>
            <w:rFonts w:hint="eastAsia"/>
          </w:rPr>
          <w:t>124: ^HERE^[80]</w:t>
        </w:r>
      </w:ins>
    </w:p>
    <w:p w14:paraId="302E4241" w14:textId="3C5F1C46"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r w:rsidR="00220FCE" w:rsidRPr="00220FCE">
        <w:rPr>
          <w:rStyle w:val="CodeInline"/>
        </w:rPr>
        <w:t>mBgShadow</w:t>
      </w:r>
      <w:r w:rsidR="00220FCE">
        <w:t xml:space="preserve"> </w:t>
      </w:r>
      <w:r w:rsidR="00D900A8">
        <w:t xml:space="preserve">object </w:t>
      </w:r>
      <w:r w:rsidR="00220FCE">
        <w:t xml:space="preserve">is </w:t>
      </w:r>
      <w:r w:rsidR="00D900A8">
        <w:lastRenderedPageBreak/>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r w:rsidR="00220FCE" w:rsidRPr="00220FCE">
        <w:rPr>
          <w:rStyle w:val="CodeInline"/>
        </w:rPr>
        <w:t>ShadowReceiver</w:t>
      </w:r>
      <w:r w:rsidR="00220FCE">
        <w:t xml:space="preserve"> class, the </w:t>
      </w:r>
      <w:r w:rsidR="00220FCE" w:rsidRPr="00220FCE">
        <w:rPr>
          <w:rStyle w:val="CodeInline"/>
        </w:rPr>
        <w:t>draw()</w:t>
      </w:r>
      <w:r w:rsidR="00220FCE">
        <w:t xml:space="preserve"> function also draws the receiver </w:t>
      </w:r>
      <w:r w:rsidR="00795725">
        <w:t>object</w:t>
      </w:r>
      <w:r w:rsidR="00C73701">
        <w:t xml:space="preserve">. For this reason, </w:t>
      </w:r>
      <w:r w:rsidR="00795725">
        <w:t xml:space="preserve">there is no need to call the </w:t>
      </w:r>
      <w:r w:rsidR="00795725" w:rsidRPr="00C73701">
        <w:rPr>
          <w:rStyle w:val="CodeInline"/>
        </w:rPr>
        <w:t>draw</w:t>
      </w:r>
      <w:r w:rsidR="00C73701" w:rsidRPr="00C73701">
        <w:rPr>
          <w:rStyle w:val="CodeInline"/>
        </w:rPr>
        <w:t>()</w:t>
      </w:r>
      <w:r w:rsidR="00795725">
        <w:t xml:space="preserve"> function of </w:t>
      </w:r>
      <w:r w:rsidR="00795725" w:rsidRPr="00C73701">
        <w:rPr>
          <w:rStyle w:val="CodeInline"/>
        </w:rPr>
        <w:t>mLgtMinion</w:t>
      </w:r>
      <w:r w:rsidR="00795725">
        <w:t xml:space="preserve">, </w:t>
      </w:r>
      <w:r w:rsidR="00795725" w:rsidRPr="00C73701">
        <w:rPr>
          <w:rStyle w:val="CodeInline"/>
        </w:rPr>
        <w:t>mIllumMinion</w:t>
      </w:r>
      <w:r w:rsidR="00795725">
        <w:t xml:space="preserve">, and </w:t>
      </w:r>
      <w:r w:rsidR="00795725" w:rsidRPr="00C73701">
        <w:rPr>
          <w:rStyle w:val="CodeInline"/>
        </w:rPr>
        <w:t>mBg</w:t>
      </w:r>
      <w:r w:rsidR="00C73701">
        <w:t xml:space="preserve"> objects.</w:t>
      </w:r>
    </w:p>
    <w:p w14:paraId="25A44622" w14:textId="6DFCAD24" w:rsidR="00885276" w:rsidRDefault="00885276" w:rsidP="00220FCE">
      <w:pPr>
        <w:pStyle w:val="BodyTextCont"/>
        <w:rPr>
          <w:rFonts w:hint="eastAsia"/>
        </w:rPr>
      </w:pPr>
      <w:r>
        <w:t xml:space="preserve">The rest of the </w:t>
      </w:r>
      <w:r w:rsidRPr="00A078B7">
        <w:rPr>
          <w:rStyle w:val="CodeInline"/>
        </w:rPr>
        <w:t>MyGame</w:t>
      </w:r>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6CEE7310" w:rsidR="00885276" w:rsidRDefault="005B099F" w:rsidP="00885276">
      <w:pPr>
        <w:pStyle w:val="BodyTextFirst"/>
        <w:rPr>
          <w:rFonts w:hint="eastAsia"/>
        </w:rPr>
      </w:pPr>
      <w:ins w:id="629" w:author="Kelvin Sung" w:date="2021-09-12T10:39:00Z">
        <w:r>
          <w:rPr>
            <w:rFonts w:hint="eastAsia"/>
          </w:rPr>
          <w:t>&gt;&gt;HERE</w:t>
        </w:r>
      </w:ins>
      <w:r w:rsidR="00885276">
        <w:t xml:space="preserve">You can now run the project and observe the shadows. Notice the effect of the stencil buffer where the shadow from the </w:t>
      </w:r>
      <w:r w:rsidR="00885276" w:rsidRPr="00DB64F9">
        <w:rPr>
          <w:rStyle w:val="CodeInline"/>
        </w:rPr>
        <w:t>mIllumHero</w:t>
      </w:r>
      <w:r w:rsidR="00885276">
        <w:t xml:space="preserve"> object is cast on</w:t>
      </w:r>
      <w:r w:rsidR="00286ACD">
        <w:t>to</w:t>
      </w:r>
      <w:r w:rsidR="00885276">
        <w:t xml:space="preserve"> the minion and yet not on the background. Press the WASD keys to move both of the </w:t>
      </w:r>
      <w:r w:rsidR="00885276" w:rsidRPr="00DB64F9">
        <w:rPr>
          <w:rStyle w:val="CodeInline"/>
        </w:rPr>
        <w:t>Hero</w:t>
      </w:r>
      <w:r w:rsidR="00885276">
        <w:t xml:space="preserve"> objects. Observe how the shadows offer depth and distance cues as they move with the</w:t>
      </w:r>
      <w:r w:rsidR="0040280C">
        <w:t xml:space="preserve"> two hero</w:t>
      </w:r>
      <w:r w:rsidR="00885276">
        <w:t xml:space="preserve"> objects. The </w:t>
      </w:r>
      <w:r w:rsidR="00885276" w:rsidRPr="00DB64F9">
        <w:rPr>
          <w:rStyle w:val="CodeInline"/>
        </w:rPr>
        <w:t>mLgtHero</w:t>
      </w:r>
      <w:r w:rsidR="00885276">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00885276" w:rsidRPr="00DB64F9">
        <w:rPr>
          <w:rStyle w:val="CodeInline"/>
        </w:rPr>
        <w:t>hadow</w:t>
      </w:r>
      <w:r w:rsidR="00DB64F9" w:rsidRPr="00DB64F9">
        <w:rPr>
          <w:rStyle w:val="CodeInline"/>
        </w:rPr>
        <w:t>_c</w:t>
      </w:r>
      <w:r w:rsidR="00885276" w:rsidRPr="00DB64F9">
        <w:rPr>
          <w:rStyle w:val="CodeInline"/>
        </w:rPr>
        <w:t>aster.js</w:t>
      </w:r>
      <w:r w:rsidR="00885276">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12C11856" w:rsidR="00885276" w:rsidRDefault="005B099F" w:rsidP="00885276">
      <w:pPr>
        <w:pStyle w:val="BodyTextFirst"/>
        <w:rPr>
          <w:rFonts w:hint="eastAsia"/>
        </w:rPr>
      </w:pPr>
      <w:ins w:id="630" w:author="Kelvin Sung" w:date="2021-09-12T10:39:00Z">
        <w:r>
          <w:rPr>
            <w:rFonts w:hint="eastAsia"/>
          </w:rPr>
          <w:t>&gt;&gt;HERE</w:t>
        </w:r>
      </w:ins>
      <w:r w:rsidR="00885276">
        <w:t xml:space="preserve">This chapter guided you </w:t>
      </w:r>
      <w:r w:rsidR="00E9596E">
        <w:t xml:space="preserve">to develop </w:t>
      </w:r>
      <w:r w:rsidR="00885276">
        <w:t xml:space="preserve">a variation of the simple yet complete Phong illumination model for </w:t>
      </w:r>
      <w:r w:rsidR="00E9596E">
        <w:t xml:space="preserve">the </w:t>
      </w:r>
      <w:r w:rsidR="00885276">
        <w:t xml:space="preserve">game engine. The examples were organized to follow the three terms of the Phong illumination model: ambient, diffuse, and specular. The </w:t>
      </w:r>
      <w:r w:rsidR="00B8524F">
        <w:t xml:space="preserve">coverage of </w:t>
      </w:r>
      <w:r w:rsidR="00885276">
        <w:t>light source</w:t>
      </w:r>
      <w:r w:rsidR="00B8524F">
        <w:t>s</w:t>
      </w:r>
      <w:r w:rsidR="00885276">
        <w:t xml:space="preserve"> </w:t>
      </w:r>
      <w:r w:rsidR="00B8524F">
        <w:t xml:space="preserve">was </w:t>
      </w:r>
      <w:r w:rsidR="00885276">
        <w:t xml:space="preserve">strategically intermixed </w:t>
      </w:r>
      <w:r w:rsidR="00B8524F">
        <w:t xml:space="preserve">to ensure proper illumination can be observed for every topic </w:t>
      </w:r>
      <w:r w:rsidR="0099592F">
        <w:t>discussed</w:t>
      </w:r>
      <w:r w:rsidR="00B8524F">
        <w:t xml:space="preserve">. </w:t>
      </w:r>
    </w:p>
    <w:p w14:paraId="3456FCAD" w14:textId="77777777" w:rsidR="008F33DE"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w:t>
      </w:r>
    </w:p>
    <w:p w14:paraId="56A22B40" w14:textId="6C86737F"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r w:rsidR="008F33DE">
        <w:t xml:space="preserve">version </w:t>
      </w:r>
      <w:r>
        <w:t xml:space="preserve">of the Phong illumination model was implemented to avoid computing the light source reflection vector for each pixel. The light source types </w:t>
      </w:r>
      <w:r w:rsidR="00286ACD">
        <w:t xml:space="preserve">project </w:t>
      </w:r>
      <w:r>
        <w:t xml:space="preserve">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w:t>
      </w:r>
      <w:r w:rsidR="00286ACD">
        <w:t xml:space="preserve">same </w:t>
      </w:r>
      <w:r>
        <w:t xml:space="preserve">vital visual cues. </w:t>
      </w:r>
    </w:p>
    <w:p w14:paraId="370C151A" w14:textId="45D73B13"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w:t>
      </w:r>
      <w:r>
        <w:lastRenderedPageBreak/>
        <w:t xml:space="preserve">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14CF67E6" w:rsidR="001C0D20" w:rsidRPr="00FF4E00" w:rsidRDefault="005B099F" w:rsidP="001C0D20">
      <w:pPr>
        <w:pStyle w:val="BodyTextFirst"/>
        <w:rPr>
          <w:rFonts w:hint="eastAsia"/>
        </w:rPr>
      </w:pPr>
      <w:ins w:id="631" w:author="Kelvin Sung" w:date="2021-09-12T10:39:00Z">
        <w:r>
          <w:rPr>
            <w:rFonts w:hint="eastAsia"/>
          </w:rPr>
          <w:t>&gt;&gt;HERE</w:t>
        </w:r>
      </w:ins>
      <w:r w:rsidR="001C0D20" w:rsidRPr="00FF4E00">
        <w:t>The work you did in the “</w:t>
      </w:r>
      <w:r w:rsidR="001C0D20" w:rsidRPr="00FF4E00">
        <w:rPr>
          <w:rStyle w:val="Emphasis"/>
        </w:rPr>
        <w:t>Game Design Consideration</w:t>
      </w:r>
      <w:r w:rsidR="001C0D20" w:rsidRPr="00FF4E00">
        <w:t xml:space="preserve">” section of Chapter 7 to create a basic well-formed game mechanic will ultimately need to be paired with the other elements of game design to create something that feels satisfying for players. In addition to the basic </w:t>
      </w:r>
      <w:r w:rsidR="001C0D20">
        <w:t>game loop</w:t>
      </w:r>
      <w:r w:rsidR="001C0D20" w:rsidRPr="00FF4E00">
        <w:t xml:space="preserve"> you’ll need to think about your game’s systems, setting, and metagame</w:t>
      </w:r>
      <w:r w:rsidR="001C0D20">
        <w:t>,</w:t>
      </w:r>
      <w:r w:rsidR="001C0D20" w:rsidRPr="00FF4E00">
        <w:t xml:space="preserve"> and how they’ll help determine the kinds of levels you design</w:t>
      </w:r>
      <w:r w:rsidR="001C0D20">
        <w:t>.</w:t>
      </w:r>
      <w:r w:rsidR="001C0D20" w:rsidRPr="00FF4E00">
        <w:t xml:space="preserve"> </w:t>
      </w:r>
      <w:r w:rsidR="001C0D20">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Playdead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bookmarkStart w:id="632" w:name="_GoBack"/>
      <w:r w:rsidRPr="00FF4E00">
        <w:t xml:space="preserve">In the next chapter you’ll investigate how your </w:t>
      </w:r>
      <w:r>
        <w:t>game loop</w:t>
      </w:r>
      <w:r w:rsidRPr="00FF4E00">
        <w:t xml:space="preserve"> can evolve once again by applying simple physics to objects in the game world.</w:t>
      </w:r>
      <w:bookmarkEnd w:id="632"/>
    </w:p>
    <w:sectPr w:rsidR="00176116" w:rsidRPr="00176116" w:rsidSect="00D6394B">
      <w:headerReference w:type="even" r:id="rId47"/>
      <w:headerReference w:type="default" r:id="rId48"/>
      <w:footerReference w:type="even" r:id="rId49"/>
      <w:footerReference w:type="default" r:id="rId50"/>
      <w:headerReference w:type="first" r:id="rId51"/>
      <w:footerReference w:type="first" r:id="rId52"/>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7B2" w16cex:dateUtc="2021-09-07T03:25:00Z"/>
  <w16cex:commentExtensible w16cex:durableId="24E0FA9C" w16cex:dateUtc="2021-09-07T03:37:00Z"/>
  <w16cex:commentExtensible w16cex:durableId="24E0FADA" w16cex:dateUtc="2021-09-07T03:38:00Z"/>
  <w16cex:commentExtensible w16cex:durableId="24E0FF2F" w16cex:dateUtc="2021-09-07T03:57:00Z"/>
  <w16cex:commentExtensible w16cex:durableId="24E103BC" w16cex:dateUtc="2021-09-07T04:16:00Z"/>
  <w16cex:commentExtensible w16cex:durableId="24E10411" w16cex:dateUtc="2021-09-07T04:18:00Z"/>
  <w16cex:commentExtensible w16cex:durableId="24E109A0" w16cex:dateUtc="2021-09-07T04:41:00Z"/>
  <w16cex:commentExtensible w16cex:durableId="24E10CAE" w16cex:dateUtc="2021-09-07T04:5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8FC57" w14:textId="77777777" w:rsidR="00A53827" w:rsidRDefault="00A53827" w:rsidP="000C758C">
      <w:pPr>
        <w:spacing w:after="0" w:line="240" w:lineRule="auto"/>
      </w:pPr>
      <w:r>
        <w:separator/>
      </w:r>
    </w:p>
  </w:endnote>
  <w:endnote w:type="continuationSeparator" w:id="0">
    <w:p w14:paraId="2D00CC5D" w14:textId="77777777" w:rsidR="00A53827" w:rsidRDefault="00A5382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auto"/>
    <w:pitch w:val="default"/>
  </w:font>
  <w:font w:name="TheSansMonoConBlack">
    <w:altName w:val="Lucida Sans"/>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9D7927" w:rsidRPr="00222F70" w:rsidRDefault="009D7927">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24A884A2" w:rsidR="009D7927" w:rsidRPr="00222F70" w:rsidRDefault="009D7927"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016CB">
      <w:rPr>
        <w:rStyle w:val="PageNumber"/>
        <w:rFonts w:hint="eastAsia"/>
        <w:noProof/>
      </w:rPr>
      <w:t>108</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496D08E7" w:rsidR="009D7927" w:rsidRDefault="009D792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016CB">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03807" w14:textId="77777777" w:rsidR="00A53827" w:rsidRDefault="00A53827" w:rsidP="000C758C">
      <w:pPr>
        <w:spacing w:after="0" w:line="240" w:lineRule="auto"/>
      </w:pPr>
      <w:r>
        <w:separator/>
      </w:r>
    </w:p>
  </w:footnote>
  <w:footnote w:type="continuationSeparator" w:id="0">
    <w:p w14:paraId="5D8E2469" w14:textId="77777777" w:rsidR="00A53827" w:rsidRDefault="00A5382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9D7927" w:rsidRPr="003C7D0E" w:rsidRDefault="009D792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9D7927" w:rsidRPr="002A45BE" w:rsidRDefault="009D7927"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9D7927" w:rsidRDefault="009D792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8</w:t>
    </w:r>
  </w:p>
  <w:p w14:paraId="6F3867FC" w14:textId="77777777" w:rsidR="009D7927" w:rsidRPr="00B44665" w:rsidRDefault="009D792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08CF"/>
    <w:rsid w:val="000124A3"/>
    <w:rsid w:val="000125D2"/>
    <w:rsid w:val="00013A85"/>
    <w:rsid w:val="00016B12"/>
    <w:rsid w:val="00021FE4"/>
    <w:rsid w:val="00022150"/>
    <w:rsid w:val="00022E17"/>
    <w:rsid w:val="0003012B"/>
    <w:rsid w:val="00030372"/>
    <w:rsid w:val="00030977"/>
    <w:rsid w:val="00031AFA"/>
    <w:rsid w:val="0003261B"/>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3387"/>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531"/>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282E"/>
    <w:rsid w:val="00214335"/>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6ACD"/>
    <w:rsid w:val="00287304"/>
    <w:rsid w:val="00291E67"/>
    <w:rsid w:val="002946C2"/>
    <w:rsid w:val="00295F4E"/>
    <w:rsid w:val="00296555"/>
    <w:rsid w:val="002A04FA"/>
    <w:rsid w:val="002A07FC"/>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56C3"/>
    <w:rsid w:val="002C6DC9"/>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01EF"/>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5FC"/>
    <w:rsid w:val="00457FA1"/>
    <w:rsid w:val="0046297E"/>
    <w:rsid w:val="00463784"/>
    <w:rsid w:val="004637C0"/>
    <w:rsid w:val="004639DC"/>
    <w:rsid w:val="00463CAA"/>
    <w:rsid w:val="0046720A"/>
    <w:rsid w:val="0047069B"/>
    <w:rsid w:val="004707D2"/>
    <w:rsid w:val="00470CAE"/>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099F"/>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2925"/>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1D3"/>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5841"/>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43C"/>
    <w:rsid w:val="008D06A8"/>
    <w:rsid w:val="008D0760"/>
    <w:rsid w:val="008D3870"/>
    <w:rsid w:val="008D56A5"/>
    <w:rsid w:val="008D74D1"/>
    <w:rsid w:val="008D7AAF"/>
    <w:rsid w:val="008E183F"/>
    <w:rsid w:val="008E19CA"/>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56BB5"/>
    <w:rsid w:val="00961F67"/>
    <w:rsid w:val="00964BF1"/>
    <w:rsid w:val="00965726"/>
    <w:rsid w:val="00966A75"/>
    <w:rsid w:val="00967AEA"/>
    <w:rsid w:val="00972639"/>
    <w:rsid w:val="00973585"/>
    <w:rsid w:val="00974658"/>
    <w:rsid w:val="00976B80"/>
    <w:rsid w:val="00977027"/>
    <w:rsid w:val="00977EAD"/>
    <w:rsid w:val="00982AD4"/>
    <w:rsid w:val="00987209"/>
    <w:rsid w:val="00990F05"/>
    <w:rsid w:val="0099354B"/>
    <w:rsid w:val="009950E4"/>
    <w:rsid w:val="0099592F"/>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D7927"/>
    <w:rsid w:val="009E05F2"/>
    <w:rsid w:val="009E4A65"/>
    <w:rsid w:val="009E5562"/>
    <w:rsid w:val="009E59E0"/>
    <w:rsid w:val="009E66CF"/>
    <w:rsid w:val="009E7175"/>
    <w:rsid w:val="009F0EDA"/>
    <w:rsid w:val="009F1E4D"/>
    <w:rsid w:val="009F1E5D"/>
    <w:rsid w:val="009F697C"/>
    <w:rsid w:val="00A002B3"/>
    <w:rsid w:val="00A016CB"/>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827"/>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1FE"/>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847"/>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524F"/>
    <w:rsid w:val="00B8741F"/>
    <w:rsid w:val="00B87B96"/>
    <w:rsid w:val="00B914FC"/>
    <w:rsid w:val="00B93086"/>
    <w:rsid w:val="00B9388E"/>
    <w:rsid w:val="00B94EF8"/>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5D9F"/>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A67B0"/>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4C43"/>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1399"/>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6791"/>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4E27"/>
    <w:rsid w:val="00F15409"/>
    <w:rsid w:val="00F1711D"/>
    <w:rsid w:val="00F17960"/>
    <w:rsid w:val="00F20561"/>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customStyle="1" w:styleId="UnresolvedMention1">
    <w:name w:val="Unresolved Mention1"/>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petry.github.io/NormalMap-Onlin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8/08/relationships/commentsExtensible" Target="commentsExtensible.xml"/><Relationship Id="rId20" Type="http://schemas.openxmlformats.org/officeDocument/2006/relationships/image" Target="media/image12.png"/><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BBB4B-6CFD-4F52-BAE3-56DA0C8E2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108</Pages>
  <Words>30358</Words>
  <Characters>173041</Characters>
  <Application>Microsoft Office Word</Application>
  <DocSecurity>0</DocSecurity>
  <Lines>1442</Lines>
  <Paragraphs>405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14</cp:revision>
  <dcterms:created xsi:type="dcterms:W3CDTF">2021-09-07T03:16:00Z</dcterms:created>
  <dcterms:modified xsi:type="dcterms:W3CDTF">2021-09-12T17:43:00Z</dcterms:modified>
</cp:coreProperties>
</file>