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commentRangeStart w:id="1"/>
      <w:commentRangeStart w:id="2"/>
      <w:r w:rsidRPr="00665FB8">
        <w:t>Implementing Illumination and Shadow</w:t>
      </w:r>
      <w:commentRangeEnd w:id="1"/>
      <w:r w:rsidR="0052441B">
        <w:rPr>
          <w:rStyle w:val="CommentReference"/>
          <w:rFonts w:asciiTheme="minorHAnsi" w:eastAsia="SimSun" w:hAnsiTheme="minorHAnsi" w:cstheme="minorBidi"/>
          <w:b w:val="0"/>
        </w:rPr>
        <w:commentReference w:id="1"/>
      </w:r>
      <w:commentRangeEnd w:id="2"/>
      <w:r w:rsidR="00B16D89">
        <w:rPr>
          <w:rStyle w:val="CommentReference"/>
          <w:rFonts w:asciiTheme="minorHAnsi" w:eastAsia="SimSun" w:hAnsiTheme="minorHAnsi" w:cstheme="minorBidi"/>
          <w:b w:val="0"/>
        </w:rPr>
        <w:commentReference w:id="2"/>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71320AE" w:rsidR="00665FB8" w:rsidRDefault="00665FB8" w:rsidP="00665FB8">
      <w:pPr>
        <w:pStyle w:val="BodyTextFirst"/>
        <w:rPr>
          <w:rFonts w:hint="eastAsia"/>
        </w:rPr>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31953472" w:rsidR="00665FB8" w:rsidRDefault="00665FB8" w:rsidP="00665FB8">
      <w:pPr>
        <w:pStyle w:val="BodyTextCont"/>
        <w:rPr>
          <w:rFonts w:hint="eastAsia"/>
        </w:rPr>
      </w:pPr>
      <w:r>
        <w:t xml:space="preserve">An illumination model, or a lighting model, is a </w:t>
      </w:r>
      <w:commentRangeStart w:id="3"/>
      <w:commentRangeStart w:id="4"/>
      <w:r>
        <w:t>mathematic</w:t>
      </w:r>
      <w:ins w:id="5" w:author="Kelvin Sung" w:date="2021-09-01T09:20:00Z">
        <w:r w:rsidR="007D7A5F">
          <w:t>al</w:t>
        </w:r>
      </w:ins>
      <w:r>
        <w:t xml:space="preserve"> formulation</w:t>
      </w:r>
      <w:commentRangeEnd w:id="3"/>
      <w:r w:rsidR="00416C31">
        <w:rPr>
          <w:rStyle w:val="CommentReference"/>
          <w:rFonts w:asciiTheme="minorHAnsi" w:hAnsiTheme="minorHAnsi"/>
        </w:rPr>
        <w:commentReference w:id="3"/>
      </w:r>
      <w:commentRangeEnd w:id="4"/>
      <w:r w:rsidR="007D7A5F">
        <w:rPr>
          <w:rStyle w:val="CommentReference"/>
          <w:rFonts w:asciiTheme="minorHAnsi" w:hAnsiTheme="minorHAnsi"/>
        </w:rPr>
        <w:commentReference w:id="4"/>
      </w:r>
      <w:r>
        <w:t xml:space="preserve">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039EEE" w:rsidR="00665FB8" w:rsidRDefault="00665FB8" w:rsidP="00665FB8">
      <w:pPr>
        <w:pStyle w:val="BodyTextCont"/>
        <w:rPr>
          <w:rFonts w:hint="eastAsia"/>
        </w:rPr>
      </w:pPr>
      <w:r>
        <w:t xml:space="preserve">A </w:t>
      </w:r>
      <w:r w:rsidR="00667283">
        <w:t xml:space="preserve">simplified </w:t>
      </w:r>
      <w:r>
        <w:t>variation of the Phong illumination model</w:t>
      </w:r>
      <w:r w:rsidR="00667283">
        <w:t>,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3363758A" w:rsidR="00665FB8" w:rsidRDefault="00665FB8" w:rsidP="00665FB8">
      <w:pPr>
        <w:pStyle w:val="BodyTextFirst"/>
        <w:rPr>
          <w:rFonts w:hint="eastAsia"/>
        </w:rPr>
      </w:pPr>
      <w:r>
        <w:t xml:space="preserve">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w:t>
      </w:r>
      <w:del w:id="6" w:author="Kelvin Sung" w:date="2021-09-01T09:37:00Z">
        <w:r w:rsidDel="00177F45">
          <w:delText>intensive</w:delText>
        </w:r>
      </w:del>
      <w:ins w:id="7" w:author="Kelvin Sung" w:date="2021-09-01T09:37:00Z">
        <w:r w:rsidR="00177F45">
          <w:t>expensive</w:t>
        </w:r>
      </w:ins>
      <w:r>
        <w:t>.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66732CBB" w:rsidR="00665FB8" w:rsidRDefault="00665FB8" w:rsidP="00C5290D">
      <w:pPr>
        <w:pStyle w:val="Bullet"/>
        <w:rPr>
          <w:rFonts w:hint="eastAsia"/>
        </w:rPr>
      </w:pPr>
      <w:r>
        <w:t xml:space="preserve">Diffuse Reflection and Normal Maps: Simulates </w:t>
      </w:r>
      <w:commentRangeStart w:id="8"/>
      <w:commentRangeStart w:id="9"/>
      <w:del w:id="10" w:author="Kelvin Sung" w:date="2021-09-01T09:21:00Z">
        <w:r w:rsidDel="00CF164C">
          <w:delText xml:space="preserve">diffuse </w:delText>
        </w:r>
      </w:del>
      <w:r>
        <w:t>light reflection</w:t>
      </w:r>
      <w:commentRangeEnd w:id="8"/>
      <w:r w:rsidR="002425F5">
        <w:rPr>
          <w:rStyle w:val="CommentReference"/>
          <w:rFonts w:asciiTheme="minorHAnsi" w:hAnsiTheme="minorHAnsi"/>
        </w:rPr>
        <w:commentReference w:id="8"/>
      </w:r>
      <w:commentRangeEnd w:id="9"/>
      <w:ins w:id="11" w:author="Kelvin Sung" w:date="2021-09-01T09:21:00Z">
        <w:r w:rsidR="00CF164C">
          <w:t xml:space="preserve"> from matte</w:t>
        </w:r>
      </w:ins>
      <w:ins w:id="12" w:author="Kelvin Sung" w:date="2021-09-02T11:19:00Z">
        <w:r w:rsidR="00351E12">
          <w:t>, or diffuse,</w:t>
        </w:r>
      </w:ins>
      <w:ins w:id="13" w:author="Kelvin Sung" w:date="2021-09-01T09:21:00Z">
        <w:r w:rsidR="00CF164C">
          <w:t xml:space="preserve"> surfaces</w:t>
        </w:r>
      </w:ins>
      <w:r w:rsidR="007D7A5F">
        <w:rPr>
          <w:rStyle w:val="CommentReference"/>
          <w:rFonts w:asciiTheme="minorHAnsi" w:hAnsiTheme="minorHAnsi"/>
        </w:rPr>
        <w:commentReference w:id="9"/>
      </w:r>
      <w:del w:id="14" w:author="Kelvin Sung" w:date="2021-09-01T09:21:00Z">
        <w:r w:rsidDel="00CF164C">
          <w:delText xml:space="preserve"> in 2D</w:delText>
        </w:r>
      </w:del>
    </w:p>
    <w:p w14:paraId="2483BFC0" w14:textId="445E3F01" w:rsidR="00665FB8" w:rsidRDefault="00665FB8" w:rsidP="00C5290D">
      <w:pPr>
        <w:pStyle w:val="Bullet"/>
        <w:rPr>
          <w:rFonts w:hint="eastAsia"/>
        </w:rPr>
      </w:pPr>
      <w:r>
        <w:t xml:space="preserve">Specular Light and Material: Models light reflecting off </w:t>
      </w:r>
      <w:ins w:id="15" w:author="Kelvin Sung" w:date="2021-09-01T09:39:00Z">
        <w:r w:rsidR="00C8703A">
          <w:t xml:space="preserve">shinning </w:t>
        </w:r>
      </w:ins>
      <w:r>
        <w:t>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37385014" w:rsidR="00665FB8" w:rsidRDefault="00665FB8" w:rsidP="00C5290D">
      <w:pPr>
        <w:pStyle w:val="Bullet"/>
        <w:rPr>
          <w:rFonts w:hint="eastAsia"/>
        </w:rPr>
      </w:pPr>
      <w:r>
        <w:t xml:space="preserve">Shadow: Approximates the results from </w:t>
      </w:r>
      <w:commentRangeStart w:id="16"/>
      <w:commentRangeStart w:id="17"/>
      <w:r>
        <w:t xml:space="preserve">light </w:t>
      </w:r>
      <w:ins w:id="18" w:author="Kelvin Sung" w:date="2021-09-01T09:22:00Z">
        <w:r w:rsidR="0061557F">
          <w:t>being blocked</w:t>
        </w:r>
      </w:ins>
      <w:del w:id="19" w:author="Kelvin Sung" w:date="2021-09-01T09:22:00Z">
        <w:r w:rsidDel="0061557F">
          <w:delText>occlusion</w:delText>
        </w:r>
      </w:del>
      <w:commentRangeEnd w:id="16"/>
      <w:r w:rsidR="002425F5">
        <w:rPr>
          <w:rStyle w:val="CommentReference"/>
          <w:rFonts w:asciiTheme="minorHAnsi" w:hAnsiTheme="minorHAnsi"/>
        </w:rPr>
        <w:commentReference w:id="16"/>
      </w:r>
      <w:commentRangeEnd w:id="17"/>
      <w:r w:rsidR="0061557F">
        <w:rPr>
          <w:rStyle w:val="CommentReference"/>
          <w:rFonts w:asciiTheme="minorHAnsi" w:hAnsiTheme="minorHAnsi"/>
        </w:rPr>
        <w:commentReference w:id="17"/>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211E4C5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0E171F01" w:rsidR="00665FB8" w:rsidRDefault="00665FB8" w:rsidP="00C5290D">
      <w:pPr>
        <w:pStyle w:val="BodyTextFirst"/>
        <w:rPr>
          <w:rFonts w:hint="eastAsia"/>
        </w:rPr>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5B022D7" w:rsidR="00C5290D" w:rsidRDefault="00C5290D" w:rsidP="00C5290D">
      <w:pPr>
        <w:pStyle w:val="Bullet"/>
        <w:rPr>
          <w:rFonts w:hint="eastAsia"/>
        </w:rPr>
      </w:pPr>
      <w:r>
        <w:t>To understand how to implement a simple global ambient</w:t>
      </w:r>
      <w:r w:rsidR="004E4DC9">
        <w:t xml:space="preserve"> illumination</w:t>
      </w:r>
      <w:r>
        <w:t xml:space="preserve"> across a scene</w:t>
      </w:r>
    </w:p>
    <w:p w14:paraId="2328912F" w14:textId="242C515E" w:rsidR="00C5290D" w:rsidRDefault="00C5290D" w:rsidP="00C5290D">
      <w:pPr>
        <w:pStyle w:val="Bullet"/>
        <w:rPr>
          <w:rFonts w:hint="eastAsia"/>
        </w:rPr>
      </w:pPr>
      <w:r>
        <w:t xml:space="preserve">To refamiliarize yourself with the </w:t>
      </w:r>
      <w:r w:rsidRPr="00C5290D">
        <w:rPr>
          <w:rStyle w:val="CodeInline"/>
        </w:rPr>
        <w:t>S</w:t>
      </w:r>
      <w:ins w:id="20" w:author="Kelvin Sung" w:date="2021-09-02T07:15:00Z">
        <w:r w:rsidR="00B3722D">
          <w:rPr>
            <w:rStyle w:val="CodeInline"/>
          </w:rPr>
          <w:t>impleS</w:t>
        </w:r>
      </w:ins>
      <w:r w:rsidRPr="00C5290D">
        <w:rPr>
          <w:rStyle w:val="CodeInline"/>
        </w:rPr>
        <w:t>hader</w:t>
      </w:r>
      <w:r>
        <w:t>/</w:t>
      </w:r>
      <w:r w:rsidRPr="00C5290D">
        <w:rPr>
          <w:rStyle w:val="CodeInline"/>
        </w:rPr>
        <w:t>Renderable</w:t>
      </w:r>
      <w:r>
        <w:t xml:space="preserve"> pair structure to interface to GLSL shaders and the game engine</w:t>
      </w:r>
    </w:p>
    <w:p w14:paraId="66567656" w14:textId="7C1D607B" w:rsidR="00C5290D" w:rsidRDefault="00C5290D" w:rsidP="002B5FE6">
      <w:pPr>
        <w:pStyle w:val="BodyTextCon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w:t>
      </w:r>
      <w:ins w:id="21" w:author="Kelvin Sung" w:date="2021-09-02T07:16:00Z">
        <w:r w:rsidR="00B3722D">
          <w:t>:</w:t>
        </w:r>
      </w:ins>
      <w:r>
        <w:t xml:space="preserve"> </w:t>
      </w:r>
      <w:del w:id="22" w:author="Kelvin Sung" w:date="2021-09-02T07:16:00Z">
        <w:r w:rsidDel="00B3722D">
          <w:delText>(</w:delText>
        </w:r>
      </w:del>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del w:id="23" w:author="Kelvin Sung" w:date="2021-09-02T07:16:00Z">
        <w:r w:rsidDel="00B3722D">
          <w:delText>)</w:delText>
        </w:r>
      </w:del>
      <w:r>
        <w:t>.</w:t>
      </w:r>
    </w:p>
    <w:p w14:paraId="12BA76FF" w14:textId="2D3777DE" w:rsidR="00C5290D" w:rsidRDefault="00C5290D" w:rsidP="00C5290D">
      <w:pPr>
        <w:pStyle w:val="Heading3"/>
      </w:pPr>
      <w:r w:rsidRPr="00C5290D">
        <w:t>Modifying the GLSL Shaders</w:t>
      </w:r>
    </w:p>
    <w:p w14:paraId="13AEC7B5" w14:textId="6406F9D3" w:rsidR="008919F1" w:rsidRDefault="00A25D16" w:rsidP="00A25D16">
      <w:pPr>
        <w:pStyle w:val="BodyTextFirst"/>
        <w:rPr>
          <w:rFonts w:hint="eastAsia"/>
        </w:rPr>
      </w:pPr>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 xml:space="preserve">. </w:t>
      </w:r>
    </w:p>
    <w:p w14:paraId="70E40681" w14:textId="33798DBC" w:rsidR="008919F1" w:rsidRDefault="008919F1" w:rsidP="008919F1">
      <w:pPr>
        <w:pStyle w:val="BodyTextCont"/>
        <w:rPr>
          <w:rFonts w:hint="eastAsia"/>
        </w:rPr>
      </w:pPr>
      <w:r>
        <w:t xml:space="preserve">For example, in this project you will begin by adding ambient lighting functionality to </w:t>
      </w:r>
      <w:r w:rsidR="000F7218">
        <w:t xml:space="preserve">all </w:t>
      </w:r>
      <w:r>
        <w:t>existing GLSL shader</w:t>
      </w:r>
      <w:r w:rsidR="000F7218">
        <w:t>s</w:t>
      </w:r>
      <w:r>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p>
    <w:p w14:paraId="43FE4209" w14:textId="08859FC0" w:rsidR="00C5290D" w:rsidRDefault="00A25D16" w:rsidP="00AB51B9">
      <w:pPr>
        <w:pStyle w:val="BodyTextCont"/>
        <w:rPr>
          <w:rFonts w:hint="eastAsia"/>
        </w:rPr>
      </w:pPr>
      <w:r w:rsidRPr="00A25D16">
        <w:t>Thus, to</w:t>
      </w:r>
      <w:r w:rsidR="00127088">
        <w:t xml:space="preserve"> begin</w:t>
      </w:r>
      <w:r w:rsidRPr="00A25D16">
        <w:t xml:space="preserve">, </w:t>
      </w:r>
      <w:r w:rsidR="00C050D1">
        <w:t xml:space="preserve">integrate </w:t>
      </w:r>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309445BC"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r w:rsidR="00C050D1">
        <w:t xml:space="preserve">defining two new </w:t>
      </w:r>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r w:rsidR="00C050D1">
        <w:t>,</w:t>
      </w:r>
      <w:r w:rsidRPr="00A25D16">
        <w:t xml:space="preserve"> </w:t>
      </w:r>
      <w:r w:rsidR="00C050D1">
        <w:t>and multiply</w:t>
      </w:r>
      <w:r w:rsidR="00E01D75">
        <w:t>ing</w:t>
      </w:r>
      <w:r w:rsidR="00C050D1">
        <w:t xml:space="preserve"> these variables with the </w:t>
      </w:r>
      <w:proofErr w:type="spellStart"/>
      <w:r w:rsidRPr="00A25D16">
        <w:rPr>
          <w:rStyle w:val="CodeInline"/>
        </w:rPr>
        <w:t>uPixelColor</w:t>
      </w:r>
      <w:proofErr w:type="spellEnd"/>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lastRenderedPageBreak/>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commentRangeStart w:id="24"/>
      <w:commentRangeStart w:id="25"/>
      <w:r>
        <w:t xml:space="preserve">varying </w:t>
      </w:r>
      <w:commentRangeEnd w:id="24"/>
      <w:r w:rsidR="00BF369A">
        <w:rPr>
          <w:rStyle w:val="CommentReference"/>
          <w:rFonts w:asciiTheme="minorHAnsi" w:hAnsiTheme="minorHAnsi"/>
          <w:noProof w:val="0"/>
        </w:rPr>
        <w:commentReference w:id="24"/>
      </w:r>
      <w:commentRangeEnd w:id="25"/>
      <w:r w:rsidR="00D94AA9">
        <w:rPr>
          <w:rStyle w:val="CommentReference"/>
          <w:rFonts w:asciiTheme="minorHAnsi" w:hAnsiTheme="minorHAnsi"/>
          <w:noProof w:val="0"/>
        </w:rPr>
        <w:commentReference w:id="25"/>
      </w:r>
      <w:r>
        <w:t>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3FC0BA3B" w:rsidR="006007F9" w:rsidRDefault="008902DF" w:rsidP="006007F9">
      <w:pPr>
        <w:pStyle w:val="BodyTextFirst"/>
        <w:rPr>
          <w:rFonts w:hint="eastAsia"/>
        </w:rPr>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 xml:space="preserve">to the rest of the engine and to the </w:t>
      </w:r>
      <w:r>
        <w:t xml:space="preserve">clients. </w:t>
      </w:r>
      <w:r w:rsidR="000F01D6">
        <w:t xml:space="preserve">The </w:t>
      </w:r>
      <w:proofErr w:type="spellStart"/>
      <w:r w:rsidR="005E0F56" w:rsidRPr="00AB51B9">
        <w:rPr>
          <w:rStyle w:val="CodeInline"/>
        </w:rPr>
        <w:t>d</w:t>
      </w:r>
      <w:r w:rsidR="000F01D6" w:rsidRPr="00AB51B9">
        <w:rPr>
          <w:rStyle w:val="CodeInline"/>
        </w:rPr>
        <w:t>efaultResources</w:t>
      </w:r>
      <w:proofErr w:type="spellEnd"/>
      <w:r w:rsidR="000F01D6">
        <w:t xml:space="preserve"> </w:t>
      </w:r>
      <w:r w:rsidR="005E0F56">
        <w:t xml:space="preserve">module is perfectly suited for this purpose. Edit the </w:t>
      </w:r>
      <w:proofErr w:type="spellStart"/>
      <w:r w:rsidR="00F2094E">
        <w:rPr>
          <w:rStyle w:val="CodeInline"/>
        </w:rPr>
        <w:t>src</w:t>
      </w:r>
      <w:proofErr w:type="spellEnd"/>
      <w:r w:rsidR="00F2094E">
        <w:rPr>
          <w:rStyle w:val="CodeInline"/>
        </w:rPr>
        <w:t>/e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3CE68A9D" w14:textId="77777777"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lastRenderedPageBreak/>
        <w:t>Modifying SimpleShader</w:t>
      </w:r>
    </w:p>
    <w:p w14:paraId="5F92CADD" w14:textId="10439D1A" w:rsidR="00082611" w:rsidRDefault="006859CA" w:rsidP="006859CA">
      <w:pPr>
        <w:pStyle w:val="BodyTextFirst"/>
        <w:rPr>
          <w:rFonts w:hint="eastAsia"/>
        </w:rPr>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proofErr w:type="spellStart"/>
      <w:r w:rsidR="00066CA0" w:rsidRPr="00AB51B9">
        <w:rPr>
          <w:rStyle w:val="CodeInline"/>
        </w:rPr>
        <w:t>simple_</w:t>
      </w:r>
      <w:proofErr w:type="gramStart"/>
      <w:r w:rsidR="00066CA0" w:rsidRPr="00AB51B9">
        <w:rPr>
          <w:rStyle w:val="CodeInline"/>
        </w:rPr>
        <w:t>fs.glsl</w:t>
      </w:r>
      <w:proofErr w:type="spellEnd"/>
      <w:proofErr w:type="gramEnd"/>
      <w:r w:rsidR="00066CA0">
        <w:t xml:space="preserve"> is referenced by the </w:t>
      </w:r>
      <w:r w:rsidR="00066CA0" w:rsidRPr="00AB51B9">
        <w:rPr>
          <w:rStyle w:val="CodeInline"/>
        </w:rPr>
        <w:t>SimpleShader</w:t>
      </w:r>
      <w:r w:rsidR="00066CA0">
        <w:t xml:space="preserve"> class, and that </w:t>
      </w:r>
      <w:proofErr w:type="spellStart"/>
      <w:r w:rsidR="00066CA0" w:rsidRPr="00AB51B9">
        <w:rPr>
          <w:rStyle w:val="CodeInline"/>
        </w:rPr>
        <w:t>texture_fs.glsl</w:t>
      </w:r>
      <w:proofErr w:type="spellEnd"/>
      <w:r w:rsidR="00066CA0">
        <w:t xml:space="preserve"> is referenced by the </w:t>
      </w:r>
      <w:proofErr w:type="spellStart"/>
      <w:r w:rsidR="00066CA0" w:rsidRPr="00AB51B9">
        <w:rPr>
          <w:rStyle w:val="CodeInline"/>
        </w:rPr>
        <w:t>TextureShader</w:t>
      </w:r>
      <w:proofErr w:type="spellEnd"/>
      <w:r w:rsidR="00066CA0">
        <w:t xml:space="preserve"> class. Since </w:t>
      </w:r>
      <w:proofErr w:type="spellStart"/>
      <w:r w:rsidR="00066CA0" w:rsidRPr="00AB51B9">
        <w:rPr>
          <w:rStyle w:val="CodeInline"/>
        </w:rPr>
        <w:t>TextureShader</w:t>
      </w:r>
      <w:proofErr w:type="spellEnd"/>
      <w:r w:rsidR="00066CA0">
        <w:t xml:space="preserve"> is a subclass of </w:t>
      </w:r>
      <w:r w:rsidR="00066CA0" w:rsidRPr="00AB51B9">
        <w:rPr>
          <w:rStyle w:val="CodeInline"/>
        </w:rPr>
        <w:t>SimpleShader</w:t>
      </w:r>
      <w:r w:rsidR="00066CA0">
        <w:t xml:space="preserve">, the </w:t>
      </w:r>
      <w:r w:rsidR="00F13B77">
        <w:t xml:space="preserve">newly defined </w:t>
      </w:r>
      <w:r w:rsidR="00066CA0">
        <w:t xml:space="preserve">GLSL functionality in </w:t>
      </w:r>
      <w:proofErr w:type="spellStart"/>
      <w:r w:rsidR="00066CA0" w:rsidRPr="00AB51B9">
        <w:rPr>
          <w:rStyle w:val="CodeInline"/>
        </w:rPr>
        <w:t>texture_</w:t>
      </w:r>
      <w:proofErr w:type="gramStart"/>
      <w:r w:rsidR="00066CA0" w:rsidRPr="00AB51B9">
        <w:rPr>
          <w:rStyle w:val="CodeInline"/>
        </w:rPr>
        <w:t>fs.glsl</w:t>
      </w:r>
      <w:proofErr w:type="spellEnd"/>
      <w:proofErr w:type="gramEnd"/>
      <w:r w:rsidR="00066CA0">
        <w:t xml:space="preserve"> will be supported with appropriate </w:t>
      </w:r>
      <w:r w:rsidR="00066CA0" w:rsidRPr="00AB51B9">
        <w:rPr>
          <w:rStyle w:val="CodeInline"/>
        </w:rPr>
        <w:t>SimpleShader</w:t>
      </w:r>
      <w:del w:id="26" w:author="Kelvin Sung" w:date="2021-09-02T07:40:00Z">
        <w:r w:rsidR="00F13B77" w:rsidDel="003C7D6B">
          <w:delText xml:space="preserve">, super class of </w:delText>
        </w:r>
        <w:r w:rsidR="00F13B77" w:rsidRPr="00AB51B9" w:rsidDel="003C7D6B">
          <w:rPr>
            <w:rStyle w:val="CodeInline"/>
          </w:rPr>
          <w:delText>TextureShader</w:delText>
        </w:r>
        <w:r w:rsidR="00F13B77" w:rsidDel="003C7D6B">
          <w:delText>,</w:delText>
        </w:r>
      </w:del>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AB51B9">
        <w:rPr>
          <w:rStyle w:val="CodeInline"/>
        </w:rPr>
        <w:t>efaultResources</w:t>
      </w:r>
      <w:proofErr w:type="spellEnd"/>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WebGL </w:t>
      </w:r>
      <w:proofErr w:type="spellStart"/>
      <w:proofErr w:type="gramStart"/>
      <w:r w:rsidR="00B96D54" w:rsidRPr="0088796B">
        <w:rPr>
          <w:rStyle w:val="CodeInline"/>
        </w:rPr>
        <w:t>getUniformLocation</w:t>
      </w:r>
      <w:proofErr w:type="spellEnd"/>
      <w:r w:rsidR="00B96D54" w:rsidRPr="0088796B">
        <w:rPr>
          <w:rStyle w:val="CodeInline"/>
        </w:rPr>
        <w:t>(</w:t>
      </w:r>
      <w:proofErr w:type="gramEnd"/>
      <w:r w:rsidR="00B96D54" w:rsidRPr="0088796B">
        <w:rPr>
          <w:rStyle w:val="CodeInline"/>
        </w:rPr>
        <w:t>)</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2831CF" w14:textId="28DDF0C9" w:rsidR="0088796B" w:rsidRPr="0088796B" w:rsidRDefault="0088796B" w:rsidP="0088796B">
      <w:pPr>
        <w:pStyle w:val="Code"/>
        <w:rPr>
          <w:rFonts w:hint="eastAsia"/>
        </w:rPr>
      </w:pPr>
      <w:r w:rsidRPr="0088796B">
        <w:t>this.mPixelColorRef = gl.getUniformLocation(this.mCompiledShader, "uPixelColor");</w:t>
      </w:r>
    </w:p>
    <w:p w14:paraId="480BB9FA" w14:textId="656B27CF" w:rsidR="0088796B" w:rsidRPr="0088796B" w:rsidRDefault="0088796B" w:rsidP="0088796B">
      <w:pPr>
        <w:pStyle w:val="Code"/>
        <w:rPr>
          <w:rFonts w:hint="eastAsia"/>
        </w:rPr>
      </w:pPr>
      <w:r w:rsidRPr="0088796B">
        <w:t>this.mModelMatrixRef = gl.getUniformLocation(this.mCompiledShader, "uModelXformMatrix");</w:t>
      </w:r>
    </w:p>
    <w:p w14:paraId="04EA7541" w14:textId="5AE31367" w:rsidR="0088796B" w:rsidRPr="0088796B" w:rsidRDefault="0088796B" w:rsidP="0088796B">
      <w:pPr>
        <w:pStyle w:val="Code"/>
        <w:rPr>
          <w:rFonts w:hint="eastAsia"/>
        </w:rPr>
      </w:pPr>
      <w:r w:rsidRPr="0088796B">
        <w:t>this.mCameraMatrixRef = gl.getUniformLocation(this.mCompiledShader, "uCameraXformMatrix");</w:t>
      </w:r>
    </w:p>
    <w:p w14:paraId="31A0F264" w14:textId="546C4323"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7F1330D5" w14:textId="5858850F"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CF7E99C" w14:textId="5FB53ABB" w:rsidR="0088796B" w:rsidRPr="0088796B" w:rsidRDefault="0088796B" w:rsidP="0088796B">
      <w:pPr>
        <w:pStyle w:val="NumList"/>
        <w:rPr>
          <w:rFonts w:hint="eastAsia"/>
        </w:rPr>
      </w:pPr>
      <w:r w:rsidRPr="0088796B">
        <w:t xml:space="preserve">In the </w:t>
      </w:r>
      <w:proofErr w:type="gramStart"/>
      <w:r w:rsidRPr="0088796B">
        <w:rPr>
          <w:rStyle w:val="CodeInline"/>
        </w:rPr>
        <w:t>activate(</w:t>
      </w:r>
      <w:proofErr w:type="gramEnd"/>
      <w:r w:rsidRPr="0088796B">
        <w:rPr>
          <w:rStyle w:val="CodeInline"/>
        </w:rPr>
        <w:t>)</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proofErr w:type="spellStart"/>
      <w:r w:rsidR="00B96D54" w:rsidRPr="00AB51B9">
        <w:rPr>
          <w:rStyle w:val="CodeInline"/>
        </w:rPr>
        <w:t>defaultRes</w:t>
      </w:r>
      <w:r w:rsidR="00837A2A">
        <w:rPr>
          <w:rStyle w:val="CodeInline"/>
        </w:rPr>
        <w:t>ources</w:t>
      </w:r>
      <w:proofErr w:type="spellEnd"/>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lastRenderedPageBreak/>
        <w:t xml:space="preserve">    … identical to previous code …</w:t>
      </w:r>
    </w:p>
    <w:p w14:paraId="53AA9490" w14:textId="77777777" w:rsidR="0088796B" w:rsidRDefault="0088796B" w:rsidP="0088796B">
      <w:pPr>
        <w:pStyle w:val="Code"/>
        <w:rPr>
          <w:rFonts w:hint="eastAsia"/>
        </w:rPr>
      </w:pPr>
      <w:r>
        <w:t xml:space="preserve">        </w:t>
      </w:r>
    </w:p>
    <w:p w14:paraId="52123DFD" w14:textId="7CEA0A27" w:rsidR="0088796B" w:rsidRDefault="00B96D54" w:rsidP="0088796B">
      <w:pPr>
        <w:pStyle w:val="Code"/>
        <w:rPr>
          <w:rFonts w:hint="eastAsia"/>
        </w:rPr>
      </w:pPr>
      <w:r>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61AE1211" w14:textId="7621FA86" w:rsidR="0088796B" w:rsidRPr="0088796B" w:rsidRDefault="00B96D54" w:rsidP="0088796B">
      <w:pPr>
        <w:pStyle w:val="Code"/>
        <w:rPr>
          <w:rStyle w:val="CodeBold"/>
        </w:rPr>
      </w:pPr>
      <w:r w:rsidRPr="00B96D54">
        <w:rPr>
          <w:rStyle w:val="CodeBold"/>
        </w:rPr>
        <w:t xml:space="preserve">    </w:t>
      </w:r>
      <w:r w:rsidR="0088796B" w:rsidRPr="0088796B">
        <w:rPr>
          <w:rStyle w:val="CodeBold"/>
        </w:rPr>
        <w:t>gl.uniform1f(this.mGlobalAmbientIntensityRef, defaultResources.getGlobalAmbientIntensity());</w:t>
      </w:r>
    </w:p>
    <w:p w14:paraId="056003ED" w14:textId="1094EB02"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1D524D6D" w:rsidR="002A45D1" w:rsidRDefault="002A45D1" w:rsidP="00BD6D71">
      <w:pPr>
        <w:pStyle w:val="BodyTextFirst"/>
        <w:rPr>
          <w:rFonts w:hint="eastAsia"/>
        </w:rPr>
      </w:pPr>
      <w:r>
        <w:t xml:space="preserve">You can now define the </w:t>
      </w:r>
      <w:proofErr w:type="spellStart"/>
      <w:r w:rsidRPr="00AB51B9">
        <w:rPr>
          <w:rStyle w:val="CodeInline"/>
        </w:rPr>
        <w:t>MyGame</w:t>
      </w:r>
      <w:proofErr w:type="spellEnd"/>
      <w:r>
        <w:t xml:space="preserve"> class to verify the correctness of the newly defined ambient lighting effect. In anticipation of upcoming complexities in testing, the </w:t>
      </w:r>
      <w:proofErr w:type="spellStart"/>
      <w:r w:rsidRPr="00AB51B9">
        <w:rPr>
          <w:rStyle w:val="CodeInline"/>
        </w:rPr>
        <w:t>MyGame</w:t>
      </w:r>
      <w:proofErr w:type="spellEnd"/>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proofErr w:type="spellStart"/>
      <w:r w:rsidR="00BE40D3" w:rsidRPr="00AB51B9">
        <w:rPr>
          <w:rStyle w:val="CodeInline"/>
        </w:rPr>
        <w:t>MyGame</w:t>
      </w:r>
      <w:proofErr w:type="spellEnd"/>
      <w:r w:rsidR="00BE40D3">
        <w:t xml:space="preserve"> </w:t>
      </w:r>
      <w:r>
        <w:t xml:space="preserve">will </w:t>
      </w:r>
      <w:ins w:id="27" w:author="Kelvin Sung" w:date="2021-09-02T07:44:00Z">
        <w:r w:rsidR="00C761AF">
          <w:t xml:space="preserve">have a name that </w:t>
        </w:r>
      </w:ins>
      <w:r>
        <w:t>begin</w:t>
      </w:r>
      <w:ins w:id="28" w:author="Kelvin Sung" w:date="2021-09-02T07:44:00Z">
        <w:r w:rsidR="00C761AF">
          <w:t>s</w:t>
        </w:r>
      </w:ins>
      <w:r>
        <w:t xml:space="preserve"> with </w:t>
      </w:r>
      <w:proofErr w:type="spellStart"/>
      <w:r w:rsidRPr="00AB51B9">
        <w:rPr>
          <w:rStyle w:val="CodeInline"/>
        </w:rPr>
        <w:t>my_game</w:t>
      </w:r>
      <w:proofErr w:type="spellEnd"/>
      <w:r>
        <w:t xml:space="preserve"> where each </w:t>
      </w:r>
      <w:del w:id="29" w:author="Kelvin Sung" w:date="2021-09-02T07:44:00Z">
        <w:r w:rsidDel="00C761AF">
          <w:delText xml:space="preserve">individual filename </w:delText>
        </w:r>
      </w:del>
      <w:r>
        <w:t>will end with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w:t>
      </w:r>
      <w:ins w:id="30" w:author="Kelvin Sung" w:date="2021-09-02T07:45:00Z">
        <w:r w:rsidR="008F2FC1">
          <w:t xml:space="preserve">that </w:t>
        </w:r>
      </w:ins>
      <w:r w:rsidR="00BE40D3">
        <w:t xml:space="preserve">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proofErr w:type="spellStart"/>
      <w:r w:rsidR="00BE40D3" w:rsidRPr="00AB51B9">
        <w:rPr>
          <w:rStyle w:val="CodeInline"/>
        </w:rPr>
        <w:t>MyGame</w:t>
      </w:r>
      <w:proofErr w:type="spellEnd"/>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rPr>
          <w:rFonts w:hint="eastAsia"/>
        </w:rPr>
      </w:pPr>
      <w:r>
        <w:t xml:space="preserve">Create the </w:t>
      </w:r>
      <w:proofErr w:type="spellStart"/>
      <w:r w:rsidRPr="00AB51B9">
        <w:rPr>
          <w:rStyle w:val="CodeInline"/>
        </w:rPr>
        <w:t>MyGame</w:t>
      </w:r>
      <w:proofErr w:type="spellEnd"/>
      <w:r>
        <w:t xml:space="preserve"> class access file in </w:t>
      </w:r>
      <w:proofErr w:type="spellStart"/>
      <w:r w:rsidRPr="00AB51B9">
        <w:rPr>
          <w:rStyle w:val="CodeInline"/>
        </w:rPr>
        <w:t>src</w:t>
      </w:r>
      <w:proofErr w:type="spellEnd"/>
      <w:r w:rsidRPr="00AB51B9">
        <w:rPr>
          <w:rStyle w:val="CodeInline"/>
        </w:rPr>
        <w:t>/</w:t>
      </w:r>
      <w:proofErr w:type="spellStart"/>
      <w:r w:rsidRPr="00AB51B9">
        <w:rPr>
          <w:rStyle w:val="CodeInline"/>
        </w:rPr>
        <w:t>my_game</w:t>
      </w:r>
      <w:proofErr w:type="spellEnd"/>
      <w:r>
        <w:t xml:space="preserve">. For now, the </w:t>
      </w:r>
      <w:proofErr w:type="spellStart"/>
      <w:r w:rsidRPr="00AB51B9">
        <w:rPr>
          <w:rStyle w:val="CodeInline"/>
        </w:rPr>
        <w:t>MyGame</w:t>
      </w:r>
      <w:proofErr w:type="spellEnd"/>
      <w:r>
        <w:t xml:space="preserve"> functionality should be imported from the basic class implementation file, </w:t>
      </w:r>
      <w:r w:rsidRPr="00AB51B9">
        <w:rPr>
          <w:rStyle w:val="CodeInline"/>
        </w:rPr>
        <w:t>my_game_main.js</w:t>
      </w:r>
      <w:r>
        <w:t xml:space="preserve">. </w:t>
      </w:r>
      <w:r w:rsidR="00743170">
        <w:t xml:space="preserve">With full access to the </w:t>
      </w:r>
      <w:proofErr w:type="spellStart"/>
      <w:r w:rsidR="00743170" w:rsidRPr="00AB51B9">
        <w:rPr>
          <w:rStyle w:val="CodeInline"/>
        </w:rPr>
        <w:t>MyGame</w:t>
      </w:r>
      <w:proofErr w:type="spellEnd"/>
      <w:r w:rsidR="00743170">
        <w:t xml:space="preserve"> class, it is convenient to define the webpage </w:t>
      </w:r>
      <w:proofErr w:type="gramStart"/>
      <w:r w:rsidR="00743170" w:rsidRPr="00AB51B9">
        <w:rPr>
          <w:rStyle w:val="CodeInline"/>
        </w:rPr>
        <w:t>onload(</w:t>
      </w:r>
      <w:proofErr w:type="gramEnd"/>
      <w:r w:rsidR="00743170" w:rsidRPr="00AB51B9">
        <w:rPr>
          <w:rStyle w:val="CodeInline"/>
        </w:rPr>
        <w:t>)</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79711A32"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proofErr w:type="spellStart"/>
      <w:r w:rsidRPr="00AB51B9">
        <w:rPr>
          <w:rStyle w:val="CodeInline"/>
        </w:rPr>
        <w:t>MyGame</w:t>
      </w:r>
      <w:proofErr w:type="spellEnd"/>
      <w:r>
        <w:t xml:space="preserve"> functionality. Now, as in all previous cases, define </w:t>
      </w:r>
      <w:r w:rsidR="00CA589C">
        <w:t>the</w:t>
      </w:r>
      <w:r w:rsidR="006A40FB">
        <w:t xml:space="preserve"> </w:t>
      </w:r>
      <w:proofErr w:type="spellStart"/>
      <w:r w:rsidR="006A40FB" w:rsidRPr="006A40FB">
        <w:rPr>
          <w:rStyle w:val="CodeInline"/>
        </w:rPr>
        <w:t>MyGame</w:t>
      </w:r>
      <w:proofErr w:type="spellEnd"/>
      <w:r w:rsidR="006A40FB">
        <w:rPr>
          <w:rStyle w:val="CodeInline"/>
        </w:rPr>
        <w:t xml:space="preserve"> </w:t>
      </w:r>
      <w:r w:rsidR="006A40FB" w:rsidRPr="006A40FB">
        <w:rPr>
          <w:rStyle w:val="BodyTextFirstChar"/>
        </w:rPr>
        <w:t xml:space="preserve">class </w:t>
      </w:r>
      <w:r>
        <w:rPr>
          <w:rStyle w:val="BodyTextFirstChar"/>
        </w:rPr>
        <w:t xml:space="preserve">as a subclass of </w:t>
      </w:r>
      <w:proofErr w:type="spellStart"/>
      <w:proofErr w:type="gramStart"/>
      <w:r w:rsidRPr="00AB51B9">
        <w:rPr>
          <w:rStyle w:val="CodeInline"/>
        </w:rPr>
        <w:t>engine.</w:t>
      </w:r>
      <w:r w:rsidR="006A40FB" w:rsidRPr="006A40FB">
        <w:rPr>
          <w:rStyle w:val="CodeInline"/>
        </w:rPr>
        <w:t>Scene</w:t>
      </w:r>
      <w:proofErr w:type="spellEnd"/>
      <w:proofErr w:type="gramEnd"/>
      <w:r w:rsidR="00CA589C">
        <w:t>.</w:t>
      </w:r>
      <w:r w:rsidR="006A40FB">
        <w:t xml:space="preserve"> </w:t>
      </w:r>
      <w:r w:rsidR="00CA589C">
        <w:t>D</w:t>
      </w:r>
      <w:r w:rsidR="006A40FB">
        <w:t>efin</w:t>
      </w:r>
      <w:r w:rsidR="00CA589C">
        <w:t>e</w:t>
      </w:r>
      <w:r w:rsidR="006A40FB">
        <w:t xml:space="preserve"> the </w:t>
      </w:r>
      <w:r w:rsidR="006A40FB" w:rsidRPr="006A40FB">
        <w:rPr>
          <w:rStyle w:val="CodeInline"/>
        </w:rPr>
        <w:t>constructor</w:t>
      </w:r>
      <w:r w:rsidR="00CA589C">
        <w:t xml:space="preserve"> </w:t>
      </w:r>
      <w:del w:id="31" w:author="Kelvin Sung" w:date="2021-09-02T07:48:00Z">
        <w:r w:rsidR="00CA589C" w:rsidDel="008F2FC1">
          <w:delText xml:space="preserve">by </w:delText>
        </w:r>
      </w:del>
      <w:r>
        <w:t xml:space="preserve">to </w:t>
      </w:r>
      <w:r w:rsidRPr="00AB51B9">
        <w:rPr>
          <w:rStyle w:val="CodeInline"/>
        </w:rPr>
        <w:t>null</w:t>
      </w:r>
      <w:r>
        <w:t xml:space="preserve">-initialize instance variables. </w:t>
      </w:r>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3EA6FF44" w:rsidR="0072479E" w:rsidRDefault="00743170" w:rsidP="000D057D">
      <w:pPr>
        <w:pStyle w:val="NumList"/>
        <w:numPr>
          <w:ilvl w:val="0"/>
          <w:numId w:val="7"/>
        </w:numPr>
        <w:rPr>
          <w:rFonts w:hint="eastAsia"/>
        </w:rPr>
      </w:pPr>
      <w:del w:id="32" w:author="Kelvin Sung" w:date="2021-09-02T07:49:00Z">
        <w:r w:rsidDel="008F2FC1">
          <w:delText>P</w:delText>
        </w:r>
        <w:r w:rsidR="00CA589C" w:rsidRPr="00CA589C" w:rsidDel="008F2FC1">
          <w:delText>ractice proper implementation by remembering to l</w:delText>
        </w:r>
      </w:del>
      <w:ins w:id="33" w:author="Kelvin Sung" w:date="2021-09-02T07:49:00Z">
        <w:r w:rsidR="008F2FC1">
          <w:t>L</w:t>
        </w:r>
      </w:ins>
      <w:r w:rsidR="00CA589C" w:rsidRPr="00CA589C">
        <w:t xml:space="preserve">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lastRenderedPageBreak/>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ADFA063" w:rsidR="0072479E" w:rsidRDefault="0072479E" w:rsidP="0072479E">
      <w:pPr>
        <w:pStyle w:val="Code"/>
        <w:rPr>
          <w:rFonts w:hint="eastAsia"/>
        </w:rPr>
      </w:pPr>
      <w:r>
        <w:t xml:space="preserve">        vec2.fromValues(50, 37.5), // position of the camera</w:t>
      </w:r>
    </w:p>
    <w:p w14:paraId="68BF42C8" w14:textId="4018B102" w:rsidR="0072479E" w:rsidRDefault="0072479E" w:rsidP="0072479E">
      <w:pPr>
        <w:pStyle w:val="Code"/>
        <w:rPr>
          <w:rFonts w:hint="eastAsia"/>
        </w:rPr>
      </w:pPr>
      <w:r>
        <w:t xml:space="preserve">        100,                       // width of camera</w:t>
      </w:r>
    </w:p>
    <w:p w14:paraId="0C71D497" w14:textId="0E4B78AA" w:rsidR="0072479E" w:rsidRDefault="008A142F" w:rsidP="0072479E">
      <w:pPr>
        <w:pStyle w:val="Code"/>
        <w:rPr>
          <w:rFonts w:hint="eastAsia"/>
        </w:rPr>
      </w:pPr>
      <w:r>
        <w:t xml:space="preserve">    </w:t>
      </w:r>
      <w:r w:rsidR="0072479E">
        <w:t xml:space="preserve">    [0, 0, 640, 480]           // viewport (orgX, orgY, width, height)</w:t>
      </w:r>
    </w:p>
    <w:p w14:paraId="05F567D8" w14:textId="0060CA8F"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t xml:space="preserve">    </w:t>
      </w:r>
      <w:r w:rsidR="0072479E">
        <w:t>bgR.getXform().setSize(190, 100);</w:t>
      </w:r>
    </w:p>
    <w:p w14:paraId="067F7A77" w14:textId="27F6E6E5" w:rsidR="0072479E" w:rsidRDefault="008A142F" w:rsidP="0072479E">
      <w:pPr>
        <w:pStyle w:val="Code"/>
        <w:rPr>
          <w:rFonts w:hint="eastAsia"/>
        </w:rPr>
      </w:pPr>
      <w:r>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t xml:space="preserve">    </w:t>
      </w:r>
      <w:r w:rsidR="0072479E">
        <w:t>this.mLMinion = new Minion(this.kMinionSprite, 30, 30);</w:t>
      </w:r>
    </w:p>
    <w:p w14:paraId="6E4AB287" w14:textId="752564C8" w:rsidR="0072479E" w:rsidRDefault="008A142F" w:rsidP="0072479E">
      <w:pPr>
        <w:pStyle w:val="Code"/>
        <w:rPr>
          <w:rFonts w:hint="eastAsia"/>
        </w:rPr>
      </w:pPr>
      <w:r>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proofErr w:type="gramStart"/>
      <w:r w:rsidR="00CA589C" w:rsidRPr="00AB51B9">
        <w:rPr>
          <w:rStyle w:val="CodeInline"/>
        </w:rPr>
        <w:t>draw</w:t>
      </w:r>
      <w:r w:rsidRPr="00AB51B9">
        <w:rPr>
          <w:rStyle w:val="CodeInline"/>
        </w:rPr>
        <w:t>(</w:t>
      </w:r>
      <w:proofErr w:type="gramEnd"/>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lastRenderedPageBreak/>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t>}</w:t>
      </w:r>
    </w:p>
    <w:p w14:paraId="4150D259" w14:textId="649A23F1" w:rsidR="0072479E" w:rsidRDefault="00CA589C" w:rsidP="000D057D">
      <w:pPr>
        <w:pStyle w:val="NumList"/>
        <w:numPr>
          <w:ilvl w:val="0"/>
          <w:numId w:val="7"/>
        </w:numPr>
        <w:rPr>
          <w:rFonts w:hint="eastAsia"/>
        </w:rPr>
      </w:pPr>
      <w:r w:rsidRPr="00CA589C">
        <w:t xml:space="preserve">Lastly, implement the </w:t>
      </w:r>
      <w:proofErr w:type="gramStart"/>
      <w:r w:rsidRPr="00AB51B9">
        <w:rPr>
          <w:rStyle w:val="CodeInline"/>
        </w:rPr>
        <w:t>update</w:t>
      </w:r>
      <w:r w:rsidR="00F90E78" w:rsidRPr="00AB51B9">
        <w:rPr>
          <w:rStyle w:val="CodeInline"/>
        </w:rPr>
        <w:t>(</w:t>
      </w:r>
      <w:proofErr w:type="gramEnd"/>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068F17D5" w:rsidR="0072479E" w:rsidRPr="0072479E" w:rsidRDefault="0072479E" w:rsidP="0072479E">
      <w:pPr>
        <w:pStyle w:val="Code"/>
        <w:rPr>
          <w:rFonts w:hint="eastAsia"/>
        </w:rPr>
      </w:pPr>
      <w:r w:rsidRPr="0072479E">
        <w:t xml:space="preserve">    this.mCamera.update();  // to ensure proper interpolated movement effects</w:t>
      </w:r>
    </w:p>
    <w:p w14:paraId="313DC25E" w14:textId="3A920B3D"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CD40B65" w14:textId="3B298809" w:rsidR="0072479E" w:rsidRPr="0072479E" w:rsidRDefault="00F90E78" w:rsidP="0072479E">
      <w:pPr>
        <w:pStyle w:val="Code"/>
        <w:rPr>
          <w:rFonts w:hint="eastAsia"/>
        </w:rPr>
      </w:pPr>
      <w:r>
        <w:t xml:space="preserve">            </w:t>
      </w:r>
      <w:r w:rsidR="0072479E" w:rsidRPr="0072479E">
        <w:t>engine.defaultResources.getGlobalAmbientIntensity() - deltaAmbient);</w:t>
      </w:r>
    </w:p>
    <w:p w14:paraId="419CA791" w14:textId="77777777"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t xml:space="preserve">    </w:t>
      </w:r>
      <w:r w:rsidR="0072479E" w:rsidRPr="0072479E">
        <w:t xml:space="preserve">    engine.defaultResources.setGlobalAmbientIntensity(</w:t>
      </w:r>
    </w:p>
    <w:p w14:paraId="45195270" w14:textId="1BEC8B17" w:rsidR="00F90E78" w:rsidRPr="0072479E" w:rsidRDefault="00F90E78" w:rsidP="0072479E">
      <w:pPr>
        <w:pStyle w:val="Code"/>
        <w:rPr>
          <w:rFonts w:hint="eastAsia"/>
        </w:rPr>
      </w:pPr>
      <w:r>
        <w:t xml:space="preserve">            </w:t>
      </w:r>
      <w:r w:rsidR="0072479E" w:rsidRPr="0072479E">
        <w:t>engine.defaultResources.getGlobalAmbientIntensity() + deltaAmbient);</w:t>
      </w:r>
    </w:p>
    <w:p w14:paraId="3AB145BB" w14:textId="77777777" w:rsidR="0072479E" w:rsidRPr="0072479E" w:rsidRDefault="0072479E" w:rsidP="0072479E">
      <w:pPr>
        <w:pStyle w:val="Code"/>
        <w:rPr>
          <w:rFonts w:hint="eastAsia"/>
        </w:rPr>
      </w:pPr>
    </w:p>
    <w:p w14:paraId="7A3715E7" w14:textId="5AE2758F" w:rsidR="00F90E78" w:rsidRDefault="0072479E" w:rsidP="00AB51B9">
      <w:pPr>
        <w:pStyle w:val="Code"/>
        <w:ind w:firstLine="435"/>
        <w:rPr>
          <w:rFonts w:hint="eastAsia"/>
        </w:rPr>
      </w:pPr>
      <w:r w:rsidRPr="0072479E">
        <w:t xml:space="preserve">msg += " Red=" + v[0].toPrecision(3) + " Intensity=" + </w:t>
      </w:r>
    </w:p>
    <w:p w14:paraId="3DCCF831" w14:textId="35DDC242" w:rsidR="0072479E" w:rsidRPr="0072479E" w:rsidRDefault="00F90E78" w:rsidP="00AB51B9">
      <w:pPr>
        <w:pStyle w:val="Code"/>
        <w:ind w:firstLine="435"/>
        <w:rPr>
          <w:rFonts w:hint="eastAsia"/>
        </w:rPr>
      </w:pPr>
      <w:r>
        <w:t xml:space="preserve">       </w:t>
      </w:r>
      <w:r w:rsidR="0072479E" w:rsidRPr="0072479E">
        <w:t>engine.defaultResources.getGlobalAmbientIntensity().toPrecision(3);</w:t>
      </w:r>
    </w:p>
    <w:p w14:paraId="7B5A40CC" w14:textId="3CC4CED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14354D58" w:rsidR="00F90E78" w:rsidRDefault="00BD6D71" w:rsidP="00BD6D71">
      <w:pPr>
        <w:pStyle w:val="BodyTextFirst"/>
        <w:rPr>
          <w:rFonts w:hint="eastAsia"/>
        </w:rPr>
      </w:pPr>
      <w:r>
        <w:t xml:space="preserve">You can now </w:t>
      </w:r>
      <w:r w:rsidR="00F90E78">
        <w:t xml:space="preserve">run the project and observe </w:t>
      </w:r>
      <w:r>
        <w:t xml:space="preserve">the results. Notice that the </w:t>
      </w:r>
      <w:r w:rsidR="00F90E78">
        <w:t xml:space="preserve">initial </w:t>
      </w:r>
      <w:r>
        <w:t xml:space="preserve">scene is dark. This is because the RGB values for the global ambient color were all </w:t>
      </w:r>
      <w:r>
        <w:lastRenderedPageBreak/>
        <w:t>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473842FF"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w:t>
      </w:r>
      <w:commentRangeStart w:id="34"/>
      <w:commentRangeStart w:id="35"/>
      <w:r w:rsidR="00F90E78">
        <w:t xml:space="preserve">begin </w:t>
      </w:r>
      <w:r w:rsidR="003E4041">
        <w:t>to</w:t>
      </w:r>
      <w:del w:id="36" w:author="Kelvin Sung" w:date="2021-09-01T09:23:00Z">
        <w:r w:rsidR="003E4041" w:rsidDel="00AE1F2E">
          <w:rPr>
            <w:rFonts w:hint="eastAsia"/>
          </w:rPr>
          <w:delText>o</w:delText>
        </w:r>
      </w:del>
      <w:r w:rsidR="00F90E78">
        <w:t xml:space="preserve"> over saturate</w:t>
      </w:r>
      <w:commentRangeEnd w:id="34"/>
      <w:r w:rsidR="00F24923">
        <w:rPr>
          <w:rStyle w:val="CommentReference"/>
          <w:rFonts w:asciiTheme="minorHAnsi" w:hAnsiTheme="minorHAnsi"/>
        </w:rPr>
        <w:commentReference w:id="34"/>
      </w:r>
      <w:commentRangeEnd w:id="35"/>
      <w:r w:rsidR="00AE1F2E">
        <w:rPr>
          <w:rStyle w:val="CommentReference"/>
          <w:rFonts w:asciiTheme="minorHAnsi" w:hAnsiTheme="minorHAnsi"/>
        </w:rPr>
        <w:commentReference w:id="35"/>
      </w:r>
      <w:r w:rsidR="00F90E78">
        <w:t xml:space="preserve">. </w:t>
      </w:r>
      <w:r w:rsidR="001A052B">
        <w:t xml:space="preserve">Without proper context, over saturation can be a distraction. However, it is also true that strategically creating over saturation on selective objects can be used to indicate significant events, e.g., triggering a trap. </w:t>
      </w:r>
      <w:r>
        <w:t xml:space="preserve">The next section describes how to create and direct a light source to illuminate </w:t>
      </w:r>
      <w:commentRangeStart w:id="37"/>
      <w:commentRangeStart w:id="38"/>
      <w:del w:id="39" w:author="Kelvin Sung" w:date="2021-09-02T07:55:00Z">
        <w:r w:rsidDel="000546AA">
          <w:delText>only</w:delText>
        </w:r>
      </w:del>
      <w:del w:id="40" w:author="Kelvin Sung" w:date="2021-09-01T09:23:00Z">
        <w:r w:rsidDel="00AE1F2E">
          <w:delText xml:space="preserve"> on </w:delText>
        </w:r>
      </w:del>
      <w:r>
        <w:t>selected objects</w:t>
      </w:r>
      <w:commentRangeEnd w:id="37"/>
      <w:r w:rsidR="00F24923">
        <w:rPr>
          <w:rStyle w:val="CommentReference"/>
          <w:rFonts w:asciiTheme="minorHAnsi" w:hAnsiTheme="minorHAnsi"/>
        </w:rPr>
        <w:commentReference w:id="37"/>
      </w:r>
      <w:commentRangeEnd w:id="38"/>
      <w:r w:rsidR="00AE1F2E">
        <w:rPr>
          <w:rStyle w:val="CommentReference"/>
          <w:rFonts w:asciiTheme="minorHAnsi" w:hAnsiTheme="minorHAnsi"/>
        </w:rPr>
        <w:commentReference w:id="38"/>
      </w:r>
      <w:r>
        <w:t>.</w:t>
      </w:r>
    </w:p>
    <w:p w14:paraId="57FD466A" w14:textId="77777777" w:rsidR="00CA589C" w:rsidRDefault="00CA589C" w:rsidP="00CA589C">
      <w:pPr>
        <w:pStyle w:val="Heading1"/>
      </w:pPr>
      <w:r>
        <w:t>Light Source</w:t>
      </w:r>
    </w:p>
    <w:p w14:paraId="0887D505" w14:textId="748A6C21" w:rsidR="001E737E" w:rsidRDefault="008D7AAF" w:rsidP="00CA589C">
      <w:pPr>
        <w:pStyle w:val="BodyTextFirst"/>
        <w:rPr>
          <w:rFonts w:hint="eastAsia"/>
        </w:rPr>
      </w:pPr>
      <w:r>
        <w:t>E</w:t>
      </w:r>
      <w:r w:rsidR="001E737E">
        <w:t>xamin</w:t>
      </w:r>
      <w:r>
        <w:t>e</w:t>
      </w:r>
      <w:r w:rsidR="001E737E">
        <w:t xml:space="preserve"> your surroundings</w:t>
      </w:r>
      <w:r>
        <w:t xml:space="preserve"> and</w:t>
      </w:r>
      <w:r w:rsidR="001E737E">
        <w:t xml:space="preserve"> you can observe many types of light sources, e.g., your table lamp, light rays from the Sun, or, an isolated light bulb. The isolated 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143FBE2" w14:textId="390E40D9" w:rsidR="00CA589C" w:rsidDel="00637F9B" w:rsidRDefault="00616398" w:rsidP="00AB51B9">
      <w:pPr>
        <w:pStyle w:val="BodyTextFirst"/>
        <w:rPr>
          <w:del w:id="41" w:author="Kelvin Sung" w:date="2021-09-02T07:25:00Z"/>
          <w:rFonts w:hint="eastAsia"/>
        </w:rPr>
      </w:pPr>
      <w:r>
        <w:t xml:space="preserve">Recall </w:t>
      </w:r>
      <w:r w:rsidR="00CA589C">
        <w:t xml:space="preserve">that the engine interfaces to the GLSL shaders with the corresponding subclasses of the </w:t>
      </w:r>
      <w:r w:rsidR="00CA589C" w:rsidRPr="004F32BC">
        <w:rPr>
          <w:rStyle w:val="CodeInline"/>
        </w:rPr>
        <w:t>S</w:t>
      </w:r>
      <w:ins w:id="42" w:author="Kelvin Sung" w:date="2021-09-02T08:42:00Z">
        <w:r w:rsidR="00593FE7">
          <w:rPr>
            <w:rStyle w:val="CodeInline"/>
          </w:rPr>
          <w:t>impleS</w:t>
        </w:r>
      </w:ins>
      <w:r w:rsidR="00CA589C" w:rsidRPr="004F32BC">
        <w:rPr>
          <w:rStyle w:val="CodeInline"/>
        </w:rPr>
        <w:t>hader</w:t>
      </w:r>
      <w:r w:rsidR="00CA589C" w:rsidRPr="004F32BC">
        <w:t>/</w:t>
      </w:r>
      <w:r w:rsidR="00CA589C" w:rsidRPr="004F32BC">
        <w:rPr>
          <w:rStyle w:val="CodeInline"/>
        </w:rPr>
        <w:t>Renderable</w:t>
      </w:r>
      <w:r w:rsidR="00CA589C">
        <w:t xml:space="preserve"> </w:t>
      </w:r>
      <w:del w:id="43" w:author="Kelvin Sung" w:date="2021-09-02T08:43:00Z">
        <w:r w:rsidR="00CA589C" w:rsidDel="000C50A2">
          <w:delText xml:space="preserve">object </w:delText>
        </w:r>
      </w:del>
      <w:r w:rsidR="00CA589C">
        <w:t>pairs</w:t>
      </w:r>
      <w:r w:rsidR="00D25A37">
        <w:t>.</w:t>
      </w:r>
      <w:r w:rsidR="00CA589C">
        <w:t xml:space="preserve"> </w:t>
      </w:r>
      <w:r w:rsidR="00CA589C" w:rsidRPr="00AB51B9">
        <w:rPr>
          <w:rStyle w:val="CodeInline"/>
        </w:rPr>
        <w:t>S</w:t>
      </w:r>
      <w:ins w:id="44" w:author="Kelvin Sung" w:date="2021-09-02T08:42:00Z">
        <w:r w:rsidR="000C50A2">
          <w:rPr>
            <w:rStyle w:val="CodeInline"/>
          </w:rPr>
          <w:t>impleS</w:t>
        </w:r>
      </w:ins>
      <w:r w:rsidR="00CA589C" w:rsidRPr="00AB51B9">
        <w:rPr>
          <w:rStyle w:val="CodeInline"/>
        </w:rPr>
        <w:t>hader</w:t>
      </w:r>
      <w:r w:rsidR="00CA589C">
        <w:t xml:space="preserve"> </w:t>
      </w:r>
      <w:del w:id="45" w:author="Kelvin Sung" w:date="2021-09-02T08:43:00Z">
        <w:r w:rsidR="00CA589C" w:rsidDel="000C50A2">
          <w:delText xml:space="preserve">objects </w:delText>
        </w:r>
      </w:del>
      <w:ins w:id="46" w:author="Kelvin Sung" w:date="2021-09-02T08:43:00Z">
        <w:r w:rsidR="000C50A2">
          <w:t xml:space="preserve">and subclasses </w:t>
        </w:r>
      </w:ins>
      <w:r w:rsidR="00CA589C">
        <w:t xml:space="preserve">interface to the GLSL shaders and </w:t>
      </w:r>
      <w:r w:rsidR="00CA589C" w:rsidRPr="004F32BC">
        <w:rPr>
          <w:rStyle w:val="CodeInline"/>
        </w:rPr>
        <w:t>Renderable</w:t>
      </w:r>
      <w:r w:rsidR="00CA589C">
        <w:t xml:space="preserve"> </w:t>
      </w:r>
      <w:del w:id="47" w:author="Kelvin Sung" w:date="2021-09-02T08:44:00Z">
        <w:r w:rsidR="00CA589C" w:rsidDel="000C50A2">
          <w:delText xml:space="preserve">objects </w:delText>
        </w:r>
      </w:del>
      <w:ins w:id="48" w:author="Kelvin Sung" w:date="2021-09-02T08:44:00Z">
        <w:r w:rsidR="000C50A2">
          <w:t xml:space="preserve">and subclasses </w:t>
        </w:r>
      </w:ins>
      <w:r w:rsidR="00CA589C">
        <w:t xml:space="preserve">provide programmers with the convenience of manipulating many copies of geometries </w:t>
      </w:r>
      <w:r w:rsidR="00D25A37">
        <w:t xml:space="preserve">with </w:t>
      </w:r>
      <w:r w:rsidR="00CA589C">
        <w:t xml:space="preserve">the same shader type. For example, </w:t>
      </w:r>
      <w:proofErr w:type="spellStart"/>
      <w:r w:rsidR="004F32BC" w:rsidRPr="004F32BC">
        <w:rPr>
          <w:rStyle w:val="CodeInline"/>
        </w:rPr>
        <w:t>t</w:t>
      </w:r>
      <w:r w:rsidR="00CA589C"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rsidR="00CA589C">
        <w:t xml:space="preserve"> and </w:t>
      </w:r>
      <w:proofErr w:type="spellStart"/>
      <w:r w:rsidR="004F32BC" w:rsidRPr="004F32BC">
        <w:rPr>
          <w:rStyle w:val="CodeInline"/>
        </w:rPr>
        <w:t>t</w:t>
      </w:r>
      <w:r w:rsidR="00CA589C" w:rsidRPr="004F32BC">
        <w:rPr>
          <w:rStyle w:val="CodeInline"/>
        </w:rPr>
        <w:t>exture</w:t>
      </w:r>
      <w:r w:rsidR="004F32BC" w:rsidRPr="004F32BC">
        <w:rPr>
          <w:rStyle w:val="CodeInline"/>
        </w:rPr>
        <w:t>_fs.glsl</w:t>
      </w:r>
      <w:proofErr w:type="spellEnd"/>
      <w:r w:rsidR="00CA589C">
        <w:t xml:space="preserve"> are interfaced to the game engine via the </w:t>
      </w:r>
      <w:proofErr w:type="spellStart"/>
      <w:r w:rsidR="00CA589C" w:rsidRPr="004F32BC">
        <w:rPr>
          <w:rStyle w:val="CodeInline"/>
        </w:rPr>
        <w:t>TextureShader</w:t>
      </w:r>
      <w:proofErr w:type="spellEnd"/>
      <w:r w:rsidR="00CA589C">
        <w:t xml:space="preserve"> object, and the </w:t>
      </w:r>
      <w:proofErr w:type="spellStart"/>
      <w:r w:rsidR="00CA589C" w:rsidRPr="004F32BC">
        <w:rPr>
          <w:rStyle w:val="CodeInline"/>
        </w:rPr>
        <w:t>TextureRenderable</w:t>
      </w:r>
      <w:proofErr w:type="spellEnd"/>
      <w:r w:rsidR="00CA589C">
        <w:t xml:space="preserve"> objects allow game programmers to create and manipulate multiple instances of geometries shaded by the </w:t>
      </w:r>
      <w:proofErr w:type="spellStart"/>
      <w:r w:rsidR="004F32BC" w:rsidRPr="004F32BC">
        <w:rPr>
          <w:rStyle w:val="CodeInline"/>
        </w:rPr>
        <w:t>t</w:t>
      </w:r>
      <w:r w:rsidR="00CA589C" w:rsidRPr="004F32BC">
        <w:rPr>
          <w:rStyle w:val="CodeInline"/>
        </w:rPr>
        <w:t>exture</w:t>
      </w:r>
      <w:r w:rsidR="004F32BC" w:rsidRPr="004F32BC">
        <w:rPr>
          <w:rStyle w:val="CodeInline"/>
        </w:rPr>
        <w:t>_vs</w:t>
      </w:r>
      <w:proofErr w:type="spellEnd"/>
      <w:r w:rsidR="00CA589C">
        <w:t>/</w:t>
      </w:r>
      <w:r w:rsidR="004F32BC" w:rsidRPr="004F32BC">
        <w:rPr>
          <w:rStyle w:val="CodeInline"/>
        </w:rPr>
        <w:t>fs</w:t>
      </w:r>
      <w:r w:rsidR="00CA589C">
        <w:t xml:space="preserve"> shaders.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shader, </w:t>
      </w:r>
      <w:proofErr w:type="spellStart"/>
      <w:r w:rsidR="004F32BC">
        <w:rPr>
          <w:rStyle w:val="CodeInline"/>
        </w:rPr>
        <w:t>l</w:t>
      </w:r>
      <w:r w:rsidR="00CA589C" w:rsidRPr="004F32BC">
        <w:rPr>
          <w:rStyle w:val="CodeInline"/>
        </w:rPr>
        <w:t>ight</w:t>
      </w:r>
      <w:r w:rsidR="004F32BC">
        <w:rPr>
          <w:rStyle w:val="CodeInline"/>
        </w:rPr>
        <w:t>_fs</w:t>
      </w:r>
      <w:proofErr w:type="spellEnd"/>
      <w:r w:rsidR="00CA589C">
        <w:t xml:space="preserve">, via the </w:t>
      </w:r>
      <w:proofErr w:type="spellStart"/>
      <w:r w:rsidR="00CA589C" w:rsidRPr="004F32BC">
        <w:rPr>
          <w:rStyle w:val="CodeInline"/>
        </w:rPr>
        <w:t>LightShader</w:t>
      </w:r>
      <w:proofErr w:type="spellEnd"/>
      <w:r w:rsidR="00CA589C">
        <w:t>/</w:t>
      </w:r>
      <w:proofErr w:type="spellStart"/>
      <w:r w:rsidR="00CA589C" w:rsidRPr="004F32BC">
        <w:rPr>
          <w:rStyle w:val="CodeInline"/>
        </w:rPr>
        <w:t>LightRenderable</w:t>
      </w:r>
      <w:proofErr w:type="spellEnd"/>
      <w:r w:rsidR="00CA589C">
        <w:t xml:space="preserve"> pair for computing the appropriate pixel colors. The GLSL vertex shader, </w:t>
      </w:r>
      <w:proofErr w:type="spellStart"/>
      <w:r w:rsidR="004F32BC">
        <w:rPr>
          <w:rStyle w:val="CodeInline"/>
        </w:rPr>
        <w:t>t</w:t>
      </w:r>
      <w:r w:rsidR="00CA589C" w:rsidRPr="004F32BC">
        <w:rPr>
          <w:rStyle w:val="CodeInline"/>
        </w:rPr>
        <w:t>exture</w:t>
      </w:r>
      <w:r w:rsidR="004F32BC">
        <w:rPr>
          <w:rStyle w:val="CodeInline"/>
        </w:rPr>
        <w:t>_vs</w:t>
      </w:r>
      <w:proofErr w:type="spellEnd"/>
      <w:r w:rsidR="00CA589C">
        <w:t>, is reused because light source illumination involves the same information to be processed at each vertex.</w:t>
      </w:r>
    </w:p>
    <w:p w14:paraId="6822EDD5" w14:textId="0EE15CE1" w:rsidR="00CA589C" w:rsidDel="00637F9B" w:rsidRDefault="00CA589C">
      <w:pPr>
        <w:pStyle w:val="BodyTextFirst"/>
        <w:rPr>
          <w:del w:id="49" w:author="Kelvin Sung" w:date="2021-09-02T07:25:00Z"/>
        </w:rPr>
        <w:pPrChange w:id="50" w:author="Kelvin Sung" w:date="2021-09-02T07:25:00Z">
          <w:pPr>
            <w:pStyle w:val="Figure"/>
          </w:pPr>
        </w:pPrChange>
      </w:pPr>
      <w:del w:id="51" w:author="Kelvin Sung" w:date="2021-09-02T07:25:00Z">
        <w:r w:rsidDel="00637F9B">
          <w:delText xml:space="preserve"> </w:delText>
        </w:r>
      </w:del>
    </w:p>
    <w:p w14:paraId="015A2491" w14:textId="3FEC8688" w:rsidR="00E94671" w:rsidRDefault="00E94671">
      <w:pPr>
        <w:pStyle w:val="Figure"/>
        <w:pPrChange w:id="52" w:author="Kelvin Sung" w:date="2021-09-02T07:25:00Z">
          <w:pPr/>
        </w:pPrChange>
      </w:pPr>
    </w:p>
    <w:p w14:paraId="676A4C3A" w14:textId="184ADB6B" w:rsidR="00304F42" w:rsidRPr="00E9470F" w:rsidRDefault="00304F42" w:rsidP="00637F9B">
      <w:pPr>
        <w:pStyle w:val="Figure"/>
      </w:pPr>
      <w:r>
        <w:rPr>
          <w:noProof/>
        </w:rPr>
        <w:lastRenderedPageBreak/>
        <w:drawing>
          <wp:inline distT="0" distB="0" distL="0" distR="0" wp14:anchorId="2ED113AF" wp14:editId="33B90E88">
            <wp:extent cx="4223366" cy="3630304"/>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7269" cy="3633659"/>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036DE99E" w:rsidR="00CA589C" w:rsidRPr="004F32BC" w:rsidRDefault="00CA589C" w:rsidP="002B5FE6">
      <w:pPr>
        <w:pStyle w:val="BodyTextCont"/>
        <w:rPr>
          <w:rFonts w:hint="eastAsia"/>
        </w:rPr>
      </w:pPr>
      <w:r w:rsidRPr="004F32BC">
        <w:t>Finally, it is important to</w:t>
      </w:r>
      <w:r w:rsidR="009F1E5D">
        <w:t xml:space="preserve"> </w:t>
      </w:r>
      <w:del w:id="53" w:author="Kelvin Sung" w:date="2021-09-02T08:46:00Z">
        <w:r w:rsidR="009F1E5D" w:rsidDel="00654E7B">
          <w:delText>note</w:delText>
        </w:r>
        <w:r w:rsidRPr="004F32BC" w:rsidDel="00654E7B">
          <w:delText xml:space="preserve"> </w:delText>
        </w:r>
      </w:del>
      <w:ins w:id="54" w:author="Kelvin Sung" w:date="2021-09-02T08:46:00Z">
        <w:r w:rsidR="00654E7B">
          <w:t>remember</w:t>
        </w:r>
        <w:r w:rsidR="00654E7B" w:rsidRPr="004F32BC">
          <w:t xml:space="preserve"> </w:t>
        </w:r>
      </w:ins>
      <w:r w:rsidRPr="004F32BC">
        <w:t xml:space="preserve">that the GLSL fragment shader is invoked once for every pixel covered by the corresponding geometry. This means </w:t>
      </w:r>
      <w:r w:rsidR="00777D98">
        <w:t xml:space="preserve">that </w:t>
      </w:r>
      <w:r w:rsidRPr="004F32BC">
        <w:t xml:space="preserve">the GLSL fragment shaders you are about to </w:t>
      </w:r>
      <w:r w:rsidR="00777D98">
        <w:t xml:space="preserve">create </w:t>
      </w:r>
      <w:r w:rsidRPr="004F32BC">
        <w:t>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t>The Simple Light Shader Project</w:t>
      </w:r>
    </w:p>
    <w:p w14:paraId="4F643413" w14:textId="52AB6AC1" w:rsidR="00CA589C" w:rsidRDefault="00CA589C" w:rsidP="00CA589C">
      <w:pPr>
        <w:pStyle w:val="BodyTextFirst"/>
        <w:rPr>
          <w:rFonts w:hint="eastAsia"/>
        </w:rPr>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F964AEB" w:rsidR="00253D5C" w:rsidRDefault="00253D5C" w:rsidP="00253D5C">
      <w:pPr>
        <w:pStyle w:val="Bullet"/>
        <w:rPr>
          <w:rFonts w:hint="eastAsia"/>
        </w:rPr>
      </w:pPr>
      <w:r>
        <w:t xml:space="preserve">To </w:t>
      </w:r>
      <w:r w:rsidR="00351E63">
        <w:t xml:space="preserve">observe </w:t>
      </w:r>
      <w:r>
        <w:t>point light</w:t>
      </w:r>
      <w:r w:rsidR="00DF1C2B">
        <w:t xml:space="preserve"> illumination</w:t>
      </w:r>
    </w:p>
    <w:p w14:paraId="6F606946" w14:textId="77777777" w:rsidR="00253D5C" w:rsidRDefault="00253D5C" w:rsidP="00253D5C">
      <w:pPr>
        <w:pStyle w:val="Bullet"/>
        <w:rPr>
          <w:rFonts w:hint="eastAsia"/>
        </w:rPr>
      </w:pPr>
      <w:r>
        <w:lastRenderedPageBreak/>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14ED4A4E" w:rsidR="00253D5C" w:rsidRDefault="00253D5C" w:rsidP="00253D5C">
      <w:pPr>
        <w:pStyle w:val="BodyTextFirst"/>
        <w:rPr>
          <w:rFonts w:hint="eastAsia"/>
        </w:rPr>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proofErr w:type="spellStart"/>
      <w:r w:rsidR="00511716" w:rsidRPr="00253D5C">
        <w:rPr>
          <w:rStyle w:val="CodeInline"/>
        </w:rPr>
        <w:t>texture_vs</w:t>
      </w:r>
      <w:proofErr w:type="spellEnd"/>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proofErr w:type="spellStart"/>
      <w:r w:rsidR="00253D5C" w:rsidRPr="00253D5C">
        <w:rPr>
          <w:rStyle w:val="CodeInline"/>
        </w:rPr>
        <w:t>src</w:t>
      </w:r>
      <w:proofErr w:type="spellEnd"/>
      <w:r w:rsidR="00253D5C" w:rsidRPr="00253D5C">
        <w:rPr>
          <w:rStyle w:val="CodeInline"/>
        </w:rPr>
        <w:t>/</w:t>
      </w:r>
      <w:proofErr w:type="spellStart"/>
      <w:r w:rsidR="00253D5C" w:rsidRPr="00253D5C">
        <w:rPr>
          <w:rStyle w:val="CodeInline"/>
        </w:rPr>
        <w:t>glsl_shaders</w:t>
      </w:r>
      <w:proofErr w:type="spellEnd"/>
      <w:r w:rsidR="00253D5C" w:rsidRPr="00253D5C">
        <w:t xml:space="preserve"> folder, create a new file and name it </w:t>
      </w:r>
      <w:proofErr w:type="spellStart"/>
      <w:r w:rsidR="00253D5C" w:rsidRPr="00253D5C">
        <w:rPr>
          <w:rStyle w:val="CodeInline"/>
        </w:rPr>
        <w:t>light_</w:t>
      </w:r>
      <w:proofErr w:type="gramStart"/>
      <w:r w:rsidR="00253D5C" w:rsidRPr="00253D5C">
        <w:rPr>
          <w:rStyle w:val="CodeInline"/>
        </w:rPr>
        <w:t>fs.glsl</w:t>
      </w:r>
      <w:proofErr w:type="spellEnd"/>
      <w:proofErr w:type="gramEnd"/>
      <w:r w:rsidR="00253D5C" w:rsidRPr="00253D5C">
        <w:t>.</w:t>
      </w:r>
    </w:p>
    <w:p w14:paraId="5BBAEB56" w14:textId="20B54B98" w:rsidR="0040105A" w:rsidRDefault="007563A3" w:rsidP="000D057D">
      <w:pPr>
        <w:pStyle w:val="NumList"/>
        <w:numPr>
          <w:ilvl w:val="0"/>
          <w:numId w:val="11"/>
        </w:numPr>
        <w:rPr>
          <w:rFonts w:hint="eastAsia"/>
        </w:rPr>
      </w:pPr>
      <w:r>
        <w:t xml:space="preserve">Refer to </w:t>
      </w:r>
      <w:proofErr w:type="spellStart"/>
      <w:r w:rsidRPr="00AB51B9">
        <w:rPr>
          <w:rStyle w:val="CodeInline"/>
        </w:rPr>
        <w:t>texture_</w:t>
      </w:r>
      <w:proofErr w:type="gramStart"/>
      <w:r w:rsidRPr="00AB51B9">
        <w:rPr>
          <w:rStyle w:val="CodeInline"/>
        </w:rPr>
        <w:t>fs.glsl</w:t>
      </w:r>
      <w:proofErr w:type="spellEnd"/>
      <w:proofErr w:type="gramEnd"/>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proofErr w:type="spellStart"/>
      <w:r w:rsidR="0040105A" w:rsidRPr="00AB51B9">
        <w:rPr>
          <w:rStyle w:val="CodeInline"/>
        </w:rPr>
        <w:t>light_fs</w:t>
      </w:r>
      <w:proofErr w:type="spellEnd"/>
      <w:r w:rsidR="0040105A">
        <w:t xml:space="preserve"> fragment shader will interface to the game engine via the </w:t>
      </w:r>
      <w:proofErr w:type="spellStart"/>
      <w:r w:rsidR="0040105A" w:rsidRPr="00AB51B9">
        <w:rPr>
          <w:rStyle w:val="CodeInline"/>
        </w:rPr>
        <w:t>LightShader</w:t>
      </w:r>
      <w:proofErr w:type="spellEnd"/>
      <w:r w:rsidR="0040105A">
        <w:t xml:space="preserve"> class. The </w:t>
      </w:r>
      <w:proofErr w:type="spellStart"/>
      <w:r w:rsidR="0040105A" w:rsidRPr="00AB51B9">
        <w:rPr>
          <w:rStyle w:val="CodeInline"/>
        </w:rPr>
        <w:t>LightShader</w:t>
      </w:r>
      <w:proofErr w:type="spellEnd"/>
      <w:r w:rsidR="0040105A">
        <w:t xml:space="preserve"> class, in turn, will be implemented as a subclass of </w:t>
      </w:r>
      <w:proofErr w:type="spellStart"/>
      <w:r w:rsidR="0040105A" w:rsidRPr="00AB51B9">
        <w:rPr>
          <w:rStyle w:val="CodeInline"/>
        </w:rPr>
        <w:t>TextureShader</w:t>
      </w:r>
      <w:proofErr w:type="spellEnd"/>
      <w:r w:rsidR="0040105A">
        <w:t xml:space="preserve">, where </w:t>
      </w:r>
      <w:r w:rsidR="000F78BA">
        <w:t xml:space="preserve">the existence of these variables </w:t>
      </w:r>
      <w:del w:id="55" w:author="Kelvin Sung" w:date="2021-09-02T08:51:00Z">
        <w:r w:rsidR="000F78BA" w:rsidDel="00AC2CA3">
          <w:delText xml:space="preserve">are </w:delText>
        </w:r>
      </w:del>
      <w:ins w:id="56" w:author="Kelvin Sung" w:date="2021-09-02T08:51:00Z">
        <w:r w:rsidR="00AC2CA3">
          <w:t xml:space="preserve">is </w:t>
        </w:r>
      </w:ins>
      <w:r w:rsidR="000F78BA">
        <w:t>assumed</w:t>
      </w:r>
      <w:del w:id="57" w:author="Kelvin Sung" w:date="2021-09-02T08:51:00Z">
        <w:r w:rsidR="000F78BA" w:rsidDel="00881A82">
          <w:delText xml:space="preserve"> and </w:delText>
        </w:r>
        <w:r w:rsidR="0040105A" w:rsidDel="00881A82">
          <w:delText xml:space="preserve">references </w:delText>
        </w:r>
        <w:r w:rsidR="000F78BA" w:rsidDel="00881A82">
          <w:delText>created</w:delText>
        </w:r>
      </w:del>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77777777" w:rsidR="0040105A" w:rsidRDefault="0040105A" w:rsidP="00AB51B9">
      <w:pPr>
        <w:pStyle w:val="Code"/>
        <w:rPr>
          <w:rFonts w:hint="eastAsia"/>
        </w:rPr>
      </w:pPr>
      <w:r>
        <w:t>// The "varying" keyword is for signifying that the texture coordinate will be</w:t>
      </w:r>
    </w:p>
    <w:p w14:paraId="2B7F9FC3" w14:textId="77777777"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proofErr w:type="gramStart"/>
      <w:r w:rsidR="00253D5C" w:rsidRPr="00253D5C">
        <w:rPr>
          <w:rStyle w:val="CodeInline"/>
        </w:rPr>
        <w:t>main(</w:t>
      </w:r>
      <w:proofErr w:type="gramEnd"/>
      <w:r w:rsidR="00253D5C" w:rsidRPr="00253D5C">
        <w:rPr>
          <w:rStyle w:val="CodeInline"/>
        </w:rPr>
        <w:t>)</w:t>
      </w:r>
      <w:r w:rsidR="00C66CBD">
        <w:t xml:space="preserve"> function as follows.</w:t>
      </w:r>
    </w:p>
    <w:p w14:paraId="3895FACF" w14:textId="0B73E6D8" w:rsidR="00253D5C" w:rsidRDefault="00D020BD" w:rsidP="00253D5C">
      <w:pPr>
        <w:pStyle w:val="NumSubList"/>
        <w:rPr>
          <w:rFonts w:hint="eastAsia"/>
        </w:rPr>
      </w:pPr>
      <w:r>
        <w:t>Step A, s</w:t>
      </w:r>
      <w:r w:rsidR="00253D5C">
        <w:t>ample the texture color and apply the ambient color and intensity.</w:t>
      </w:r>
    </w:p>
    <w:p w14:paraId="6CC3B30F" w14:textId="2CFD32AB" w:rsidR="00253D5C" w:rsidRDefault="00D020BD">
      <w:pPr>
        <w:pStyle w:val="NumSubList"/>
        <w:rPr>
          <w:rFonts w:hint="eastAsia"/>
        </w:rPr>
      </w:pPr>
      <w:r>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 xml:space="preserve">favorable, the distance between the light position and the current pixel is compared with the light radius to determine if </w:t>
      </w:r>
      <w:del w:id="58" w:author="Kelvin Sung" w:date="2021-09-02T08:54:00Z">
        <w:r w:rsidDel="0064202B">
          <w:delText xml:space="preserve">current </w:delText>
        </w:r>
      </w:del>
      <w:ins w:id="59" w:author="Kelvin Sung" w:date="2021-09-02T08:54:00Z">
        <w:r w:rsidR="0064202B">
          <w:t xml:space="preserve">the </w:t>
        </w:r>
      </w:ins>
      <w:r>
        <w:t>pixel is inside the volume of illumination.</w:t>
      </w:r>
      <w:r w:rsidR="00C44B6E">
        <w:t xml:space="preserve"> Note that</w:t>
      </w:r>
      <w:r w:rsidR="00CA439D">
        <w:t xml:space="preserve"> </w:t>
      </w:r>
      <w:proofErr w:type="spellStart"/>
      <w:r w:rsidR="00D05670" w:rsidRPr="00253D5C">
        <w:rPr>
          <w:rStyle w:val="CodeInline"/>
        </w:rPr>
        <w:t>gl_FragCord.xyz</w:t>
      </w:r>
      <w:proofErr w:type="spellEnd"/>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r w:rsidR="00352904">
        <w:t xml:space="preserve">Step C: </w:t>
      </w:r>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6B6B5234"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lastRenderedPageBreak/>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BE282A2" w:rsidR="00FB3D5B" w:rsidRDefault="00FB3D5B" w:rsidP="00AB51B9">
      <w:pPr>
        <w:pStyle w:val="Code"/>
        <w:ind w:firstLine="435"/>
        <w:rPr>
          <w:rFonts w:hint="eastAsia"/>
        </w:rPr>
      </w:pPr>
      <w:r>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59D77D62"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r w:rsidR="00FC1EB2">
        <w:rPr>
          <w:noProof/>
        </w:rPr>
        <w:t xml:space="preserve">class </w:t>
      </w:r>
      <w:r>
        <w:rPr>
          <w:noProof/>
        </w:rPr>
        <w:t xml:space="preserve">subclasses from the </w:t>
      </w:r>
      <w:proofErr w:type="spellStart"/>
      <w:r w:rsidRPr="00FB3D5B">
        <w:rPr>
          <w:rStyle w:val="CodeInline"/>
        </w:rPr>
        <w:t>SpriteShader</w:t>
      </w:r>
      <w:proofErr w:type="spellEnd"/>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w:t>
      </w:r>
      <w:r w:rsidR="00BF42F8">
        <w:rPr>
          <w:noProof/>
        </w:rPr>
        <w:lastRenderedPageBreak/>
        <w:t xml:space="preserve">source in the </w:t>
      </w:r>
      <w:proofErr w:type="spellStart"/>
      <w:r w:rsidR="00BF42F8" w:rsidRPr="00AB51B9">
        <w:rPr>
          <w:rStyle w:val="CodeInline"/>
        </w:rPr>
        <w:t>light_fs</w:t>
      </w:r>
      <w:proofErr w:type="spellEnd"/>
      <w:r w:rsidR="00BF42F8">
        <w:rPr>
          <w:noProof/>
        </w:rPr>
        <w:t xml:space="preserve"> fragment shader. </w:t>
      </w:r>
      <w:r w:rsidR="000504F3">
        <w:rPr>
          <w:noProof/>
        </w:rPr>
        <w:t>In this way, the</w:t>
      </w:r>
      <w:r>
        <w:rPr>
          <w:noProof/>
        </w:rPr>
        <w:t xml:space="preserve"> </w:t>
      </w:r>
      <w:proofErr w:type="spellStart"/>
      <w:r w:rsidR="000504F3" w:rsidRPr="00AB51B9">
        <w:rPr>
          <w:rStyle w:val="CodeInline"/>
        </w:rPr>
        <w:t>LightShader</w:t>
      </w:r>
      <w:proofErr w:type="spellEnd"/>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proofErr w:type="spellStart"/>
      <w:r w:rsidR="00FB3D5B" w:rsidRPr="00FB3D5B">
        <w:rPr>
          <w:rStyle w:val="CodeInline"/>
        </w:rPr>
        <w:t>src</w:t>
      </w:r>
      <w:proofErr w:type="spellEnd"/>
      <w:r w:rsidR="00FB3D5B" w:rsidRPr="00FB3D5B">
        <w:rPr>
          <w:rStyle w:val="CodeInline"/>
        </w:rPr>
        <w:t>/engine/shaders</w:t>
      </w:r>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t xml:space="preserve">Define the </w:t>
      </w:r>
      <w:proofErr w:type="spellStart"/>
      <w:r w:rsidR="00FB3D5B" w:rsidRPr="00FB3D5B">
        <w:rPr>
          <w:rStyle w:val="CodeInline"/>
        </w:rPr>
        <w:t>LightShader</w:t>
      </w:r>
      <w:proofErr w:type="spellEnd"/>
      <w:r w:rsidR="00FB3D5B">
        <w:rPr>
          <w:noProof/>
        </w:rPr>
        <w:t xml:space="preserve"> </w:t>
      </w:r>
      <w:r>
        <w:rPr>
          <w:noProof/>
        </w:rPr>
        <w:t xml:space="preserve">class to be a subclass of </w:t>
      </w:r>
      <w:proofErr w:type="spellStart"/>
      <w:r w:rsidRPr="00AB51B9">
        <w:rPr>
          <w:rStyle w:val="CodeInline"/>
        </w:rPr>
        <w:t>SpriteShader</w:t>
      </w:r>
      <w:proofErr w:type="spellEnd"/>
      <w:r>
        <w:rPr>
          <w:noProof/>
        </w:rPr>
        <w:t xml:space="preserve">. In the constructor, define the necessary variables to support sending the informaiton associated with a point light to the </w:t>
      </w:r>
      <w:proofErr w:type="spellStart"/>
      <w:r w:rsidRPr="00AB51B9">
        <w:rPr>
          <w:rStyle w:val="CodeInline"/>
        </w:rPr>
        <w:t>light_fs</w:t>
      </w:r>
      <w:proofErr w:type="spellEnd"/>
      <w:r>
        <w:rPr>
          <w:noProof/>
        </w:rPr>
        <w:t xml:space="preserve"> fragment shader. The point light information in the engine is stored in </w:t>
      </w:r>
      <w:proofErr w:type="spellStart"/>
      <w:r w:rsidRPr="00AB51B9">
        <w:rPr>
          <w:rStyle w:val="CodeInline"/>
        </w:rPr>
        <w:t>mLight</w:t>
      </w:r>
      <w:proofErr w:type="spellEnd"/>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proofErr w:type="spellStart"/>
      <w:r w:rsidR="00C16D93" w:rsidRPr="00AB51B9">
        <w:rPr>
          <w:rStyle w:val="CodeInline"/>
        </w:rPr>
        <w:t>light_fs</w:t>
      </w:r>
      <w:proofErr w:type="spellEnd"/>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6EE96B88" w14:textId="2B3184B0" w:rsidR="00FB3D5B" w:rsidRDefault="00FB3D5B" w:rsidP="00FB3D5B">
      <w:pPr>
        <w:pStyle w:val="Code"/>
        <w:rPr>
          <w:rFonts w:hint="eastAsia"/>
        </w:rPr>
      </w:pPr>
      <w:r>
        <w:t>export default LightShader;</w:t>
      </w:r>
    </w:p>
    <w:p w14:paraId="26D4732C" w14:textId="63DD6B5C"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 xml:space="preserve">associate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t>}</w:t>
      </w:r>
    </w:p>
    <w:p w14:paraId="049C6640" w14:textId="4D6DC69C" w:rsidR="00326F2E" w:rsidRDefault="00326F2E" w:rsidP="00326F2E">
      <w:pPr>
        <w:pStyle w:val="NumList"/>
        <w:rPr>
          <w:rFonts w:hint="eastAsia"/>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proofErr w:type="spellStart"/>
      <w:r w:rsidR="004D2313" w:rsidRPr="00AB51B9">
        <w:rPr>
          <w:rStyle w:val="CodeInline"/>
        </w:rPr>
        <w:t>mLight</w:t>
      </w:r>
      <w:proofErr w:type="spellEnd"/>
      <w:r w:rsidR="004D2313">
        <w:rPr>
          <w:noProof/>
        </w:rPr>
        <w:t xml:space="preserve"> when the light is present. </w:t>
      </w:r>
      <w:r w:rsidRPr="00326F2E">
        <w:rPr>
          <w:noProof/>
        </w:rPr>
        <w:t xml:space="preserve">Notice that you still call the </w:t>
      </w:r>
      <w:proofErr w:type="gramStart"/>
      <w:r w:rsidRPr="00326F2E">
        <w:rPr>
          <w:rStyle w:val="CodeInline"/>
        </w:rPr>
        <w:t>activate(</w:t>
      </w:r>
      <w:proofErr w:type="gramEnd"/>
      <w:r w:rsidRPr="00326F2E">
        <w:rPr>
          <w:rStyle w:val="CodeInline"/>
        </w:rPr>
        <w:t>)</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proofErr w:type="spellStart"/>
      <w:r w:rsidR="00562F29" w:rsidRPr="00AB51B9">
        <w:rPr>
          <w:rStyle w:val="CodeInline"/>
        </w:rPr>
        <w:t>light_fs</w:t>
      </w:r>
      <w:proofErr w:type="spellEnd"/>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5E8E2840" w:rsidR="00326F2E" w:rsidRDefault="00562F29" w:rsidP="00326F2E">
      <w:pPr>
        <w:pStyle w:val="Code"/>
        <w:rPr>
          <w:rFonts w:hint="eastAsia"/>
        </w:rPr>
      </w:pPr>
      <w:r>
        <w:t xml:space="preserve">    </w:t>
      </w:r>
      <w:r w:rsidR="00326F2E">
        <w:t xml:space="preserve">    glSys.get().uniform1i(this.mIsOnRef, false); // &lt;-- switch off the light!</w:t>
      </w:r>
    </w:p>
    <w:p w14:paraId="31D3350B" w14:textId="0EAAFCB0"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24289E69" w:rsidR="00326F2E" w:rsidRPr="00326F2E" w:rsidRDefault="00326F2E" w:rsidP="00326F2E">
      <w:pPr>
        <w:pStyle w:val="NumList"/>
        <w:rPr>
          <w:rFonts w:hint="eastAsia"/>
          <w:noProof/>
        </w:rPr>
      </w:pPr>
      <w:r w:rsidRPr="00326F2E">
        <w:rPr>
          <w:noProof/>
        </w:rPr>
        <w:t xml:space="preserve">Implement </w:t>
      </w:r>
      <w:r w:rsidR="00562F29">
        <w:rPr>
          <w:noProof/>
        </w:rPr>
        <w:t xml:space="preserve">the </w:t>
      </w:r>
      <w:r w:rsidR="00562F29" w:rsidRPr="00AB51B9">
        <w:rPr>
          <w:rStyle w:val="CodeInline"/>
        </w:rPr>
        <w:t>_</w:t>
      </w:r>
      <w:proofErr w:type="spellStart"/>
      <w:proofErr w:type="gramStart"/>
      <w:r w:rsidR="00562F29" w:rsidRPr="00AB51B9">
        <w:rPr>
          <w:rStyle w:val="CodeInline"/>
        </w:rPr>
        <w:t>loadToShader</w:t>
      </w:r>
      <w:proofErr w:type="spellEnd"/>
      <w:r w:rsidR="00562F29" w:rsidRPr="00AB51B9">
        <w:rPr>
          <w:rStyle w:val="CodeInline"/>
        </w:rPr>
        <w:t>(</w:t>
      </w:r>
      <w:proofErr w:type="gramEnd"/>
      <w:r w:rsidR="00562F29" w:rsidRPr="00AB51B9">
        <w:rPr>
          <w:rStyle w:val="CodeInline"/>
        </w:rPr>
        <w:t>)</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w:t>
      </w:r>
      <w:del w:id="60" w:author="Kelvin Sung" w:date="2021-09-02T09:05:00Z">
        <w:r w:rsidR="00562F29" w:rsidDel="00DE2D07">
          <w:rPr>
            <w:noProof/>
          </w:rPr>
          <w:delText xml:space="preserve">GLSL </w:delText>
        </w:r>
      </w:del>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proofErr w:type="spellStart"/>
      <w:proofErr w:type="gramStart"/>
      <w:r w:rsidRPr="00326F2E">
        <w:rPr>
          <w:rStyle w:val="CodeInline"/>
        </w:rPr>
        <w:t>wcPosToPixel</w:t>
      </w:r>
      <w:proofErr w:type="spellEnd"/>
      <w:r w:rsidR="0085718C">
        <w:rPr>
          <w:rStyle w:val="CodeInline"/>
        </w:rPr>
        <w:t>(</w:t>
      </w:r>
      <w:proofErr w:type="gramEnd"/>
      <w:r w:rsidR="0085718C">
        <w:rPr>
          <w:rStyle w:val="CodeInline"/>
        </w:rPr>
        <w:t>)</w:t>
      </w:r>
      <w:r w:rsidRPr="00326F2E">
        <w:rPr>
          <w:noProof/>
        </w:rPr>
        <w:t xml:space="preserve"> and </w:t>
      </w:r>
      <w:proofErr w:type="spellStart"/>
      <w:r w:rsidRPr="00326F2E">
        <w:rPr>
          <w:rStyle w:val="CodeInline"/>
        </w:rPr>
        <w:t>wcSizeToPixel</w:t>
      </w:r>
      <w:proofErr w:type="spellEnd"/>
      <w:r w:rsidR="0085718C">
        <w:rPr>
          <w:rStyle w:val="CodeInline"/>
        </w:rPr>
        <w:t>()</w:t>
      </w:r>
      <w:r w:rsidRPr="00326F2E">
        <w:rPr>
          <w:noProof/>
        </w:rPr>
        <w:t xml:space="preserve">. </w:t>
      </w:r>
      <w:r w:rsidR="0085718C">
        <w:rPr>
          <w:noProof/>
        </w:rPr>
        <w:t xml:space="preserve">These two functions ensure corresponding values in the </w:t>
      </w:r>
      <w:proofErr w:type="spellStart"/>
      <w:r w:rsidR="0085718C" w:rsidRPr="00AB51B9">
        <w:rPr>
          <w:rStyle w:val="CodeInline"/>
        </w:rPr>
        <w:t>light_fs</w:t>
      </w:r>
      <w:proofErr w:type="spellEnd"/>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lastRenderedPageBreak/>
        <w:t xml:space="preserve">    </w:t>
      </w:r>
      <w:r w:rsidR="00326F2E">
        <w:t xml:space="preserve">    let p = this.mCamera.wcPosToPixel(this.mLight.getPosition());</w:t>
      </w:r>
    </w:p>
    <w:p w14:paraId="70DFF16A" w14:textId="1F5A2FC2" w:rsidR="00326F2E" w:rsidRDefault="00562F29" w:rsidP="00326F2E">
      <w:pPr>
        <w:pStyle w:val="Code"/>
        <w:rPr>
          <w:rFonts w:hint="eastAsia"/>
        </w:rPr>
      </w:pPr>
      <w:r>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3908FB38" w:rsidR="00326F2E" w:rsidRDefault="008834CD" w:rsidP="00326F2E">
      <w:pPr>
        <w:pStyle w:val="Heading3"/>
        <w:rPr>
          <w:noProof/>
        </w:rPr>
      </w:pPr>
      <w:r>
        <w:rPr>
          <w:noProof/>
        </w:rPr>
        <w:t>Defining</w:t>
      </w:r>
      <w:r w:rsidRPr="00326F2E">
        <w:rPr>
          <w:noProof/>
        </w:rPr>
        <w:t xml:space="preserve"> </w:t>
      </w:r>
      <w:r w:rsidR="00326F2E" w:rsidRPr="00326F2E">
        <w:rPr>
          <w:noProof/>
        </w:rPr>
        <w:t>the LightRender</w:t>
      </w:r>
      <w:del w:id="61" w:author="Kelvin Sung" w:date="2021-09-02T15:38:00Z">
        <w:r w:rsidR="00326F2E" w:rsidRPr="00326F2E" w:rsidDel="00FC3ACA">
          <w:rPr>
            <w:noProof/>
          </w:rPr>
          <w:delText>er</w:delText>
        </w:r>
      </w:del>
      <w:r w:rsidR="00326F2E" w:rsidRPr="00326F2E">
        <w:rPr>
          <w:noProof/>
        </w:rPr>
        <w:t xml:space="preserve">able </w:t>
      </w:r>
      <w:r>
        <w:rPr>
          <w:noProof/>
        </w:rPr>
        <w:t>Class</w:t>
      </w:r>
    </w:p>
    <w:p w14:paraId="5A08A9B2" w14:textId="54C2F2D0" w:rsidR="00326F2E" w:rsidRDefault="00326F2E">
      <w:pPr>
        <w:pStyle w:val="BodyTextFirst"/>
        <w:rPr>
          <w:rFonts w:hint="eastAsia"/>
          <w:noProof/>
        </w:rPr>
      </w:pPr>
      <w:r>
        <w:rPr>
          <w:noProof/>
        </w:rPr>
        <w:t xml:space="preserve">With </w:t>
      </w:r>
      <w:del w:id="62" w:author="Kelvin Sung" w:date="2021-09-02T09:08:00Z">
        <w:r w:rsidDel="00EC1ABC">
          <w:rPr>
            <w:noProof/>
          </w:rPr>
          <w:delText xml:space="preserve">the </w:delText>
        </w:r>
      </w:del>
      <w:proofErr w:type="spellStart"/>
      <w:r w:rsidRPr="00E83F44">
        <w:rPr>
          <w:rStyle w:val="CodeInline"/>
        </w:rPr>
        <w:t>LightShader</w:t>
      </w:r>
      <w:proofErr w:type="spellEnd"/>
      <w:r>
        <w:rPr>
          <w:noProof/>
        </w:rPr>
        <w:t xml:space="preserve"> </w:t>
      </w:r>
      <w:del w:id="63" w:author="Kelvin Sung" w:date="2021-09-02T09:08:00Z">
        <w:r w:rsidR="00CB773E" w:rsidDel="00EC1ABC">
          <w:rPr>
            <w:noProof/>
          </w:rPr>
          <w:delText xml:space="preserve">class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and</w:t>
      </w:r>
      <w:r w:rsidR="00CB773E">
        <w:rPr>
          <w:noProof/>
        </w:rPr>
        <w:t xml:space="preserve"> animated sprites. For this reason, the new class must encapsulate all existing </w:t>
      </w:r>
      <w:r w:rsidR="00CB773E" w:rsidRPr="00AB51B9">
        <w:rPr>
          <w:rStyle w:val="CodeInline"/>
        </w:rPr>
        <w:t>Renderable</w:t>
      </w:r>
      <w:r w:rsidR="00CB773E">
        <w:rPr>
          <w:noProof/>
        </w:rPr>
        <w:t xml:space="preserve"> functionality</w:t>
      </w:r>
      <w:del w:id="64" w:author="Kelvin Sung" w:date="2021-09-02T09:11:00Z">
        <w:r w:rsidR="00B77D04" w:rsidDel="00410076">
          <w:rPr>
            <w:noProof/>
          </w:rPr>
          <w:delText>. For this reasons</w:delText>
        </w:r>
        <w:r w:rsidR="00CB773E" w:rsidDel="00410076">
          <w:rPr>
            <w:noProof/>
          </w:rPr>
          <w:delText xml:space="preserve">, </w:delText>
        </w:r>
        <w:r w:rsidR="00B77D04" w:rsidDel="00410076">
          <w:rPr>
            <w:noProof/>
          </w:rPr>
          <w:delText xml:space="preserve">the new class </w:delText>
        </w:r>
        <w:r w:rsidR="00CB773E" w:rsidDel="00410076">
          <w:rPr>
            <w:noProof/>
          </w:rPr>
          <w:delText xml:space="preserve">should </w:delText>
        </w:r>
      </w:del>
      <w:ins w:id="65" w:author="Kelvin Sung" w:date="2021-09-02T09:11:00Z">
        <w:r w:rsidR="00410076">
          <w:rPr>
            <w:noProof/>
          </w:rPr>
          <w:t xml:space="preserve"> and </w:t>
        </w:r>
      </w:ins>
      <w:r w:rsidR="00CB773E">
        <w:rPr>
          <w:noProof/>
        </w:rPr>
        <w:t xml:space="preserve">be a subclass of </w:t>
      </w:r>
      <w:proofErr w:type="spellStart"/>
      <w:r w:rsidRPr="00E83F44">
        <w:rPr>
          <w:rStyle w:val="CodeInline"/>
        </w:rPr>
        <w:t>SpriteAnimateRenderable</w:t>
      </w:r>
      <w:proofErr w:type="spellEnd"/>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4BA9843A"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proofErr w:type="spellStart"/>
      <w:r w:rsidR="00326F2E" w:rsidRPr="00E83F44">
        <w:rPr>
          <w:rStyle w:val="CodeInline"/>
        </w:rPr>
        <w:t>src</w:t>
      </w:r>
      <w:proofErr w:type="spellEnd"/>
      <w:r w:rsidR="00326F2E" w:rsidRPr="00E83F44">
        <w:rPr>
          <w:rStyle w:val="CodeInline"/>
        </w:rPr>
        <w:t>/</w:t>
      </w:r>
      <w:r w:rsidR="00E83F44" w:rsidRPr="00E83F44">
        <w:rPr>
          <w:rStyle w:val="CodeInline"/>
        </w:rPr>
        <w:t>e</w:t>
      </w:r>
      <w:r w:rsidR="00326F2E" w:rsidRPr="00E83F44">
        <w:rPr>
          <w:rStyle w:val="CodeInline"/>
        </w:rPr>
        <w:t>ngine/</w:t>
      </w:r>
      <w:proofErr w:type="spellStart"/>
      <w:r w:rsidR="00E83F44" w:rsidRPr="00E83F44">
        <w:rPr>
          <w:rStyle w:val="CodeInline"/>
        </w:rPr>
        <w:t>r</w:t>
      </w:r>
      <w:r w:rsidR="00326F2E" w:rsidRPr="00E83F44">
        <w:rPr>
          <w:rStyle w:val="CodeInline"/>
        </w:rPr>
        <w:t>enderables</w:t>
      </w:r>
      <w:proofErr w:type="spellEnd"/>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w:t>
      </w:r>
      <w:del w:id="66" w:author="Kelvin Sung" w:date="2021-09-02T15:38:00Z">
        <w:r w:rsidR="00326F2E" w:rsidRPr="00E83F44" w:rsidDel="009E59E0">
          <w:rPr>
            <w:rStyle w:val="CodeInline"/>
          </w:rPr>
          <w:delText>er</w:delText>
        </w:r>
      </w:del>
      <w:r w:rsidR="00326F2E" w:rsidRPr="00E83F44">
        <w:rPr>
          <w:rStyle w:val="CodeInline"/>
        </w:rPr>
        <w:t>able.js</w:t>
      </w:r>
      <w:r w:rsidR="00326F2E">
        <w:rPr>
          <w:noProof/>
        </w:rPr>
        <w:t xml:space="preserve">. </w:t>
      </w:r>
    </w:p>
    <w:p w14:paraId="02A9A8C6" w14:textId="21CC32E7" w:rsidR="00326F2E" w:rsidRDefault="00CB773E" w:rsidP="000D057D">
      <w:pPr>
        <w:pStyle w:val="NumList"/>
        <w:numPr>
          <w:ilvl w:val="0"/>
          <w:numId w:val="14"/>
        </w:numPr>
        <w:rPr>
          <w:rFonts w:hint="eastAsia"/>
          <w:noProof/>
        </w:rPr>
      </w:pPr>
      <w:r>
        <w:rPr>
          <w:noProof/>
        </w:rPr>
        <w:t xml:space="preserve">Define the </w:t>
      </w:r>
      <w:proofErr w:type="spellStart"/>
      <w:r w:rsidR="00E83F44" w:rsidRPr="00E83F44">
        <w:rPr>
          <w:rStyle w:val="CodeInline"/>
        </w:rPr>
        <w:t>LightRenderable</w:t>
      </w:r>
      <w:proofErr w:type="spellEnd"/>
      <w:r w:rsidR="00E83F44">
        <w:rPr>
          <w:rStyle w:val="CodeInline"/>
        </w:rPr>
        <w:t xml:space="preserve"> </w:t>
      </w:r>
      <w:r>
        <w:t xml:space="preserve">class to </w:t>
      </w:r>
      <w:r w:rsidR="00E83F44" w:rsidRPr="000C429E">
        <w:t>extend</w:t>
      </w:r>
      <w:r w:rsidR="000C429E">
        <w:rPr>
          <w:rStyle w:val="CodeInline"/>
        </w:rPr>
        <w:t xml:space="preserve"> </w:t>
      </w:r>
      <w:proofErr w:type="spellStart"/>
      <w:r w:rsidR="000C429E" w:rsidRPr="000C429E">
        <w:rPr>
          <w:rStyle w:val="CodeInline"/>
        </w:rPr>
        <w:t>SpriteAnimateRenderable</w:t>
      </w:r>
      <w:proofErr w:type="spellEnd"/>
      <w:r>
        <w:rPr>
          <w:noProof/>
        </w:rPr>
        <w:t xml:space="preserve">, </w:t>
      </w:r>
      <w:r w:rsidR="00B77D04">
        <w:rPr>
          <w:noProof/>
        </w:rPr>
        <w:t xml:space="preserve">set the shader to reference the new </w:t>
      </w:r>
      <w:proofErr w:type="spellStart"/>
      <w:r w:rsidR="00B77D04" w:rsidRPr="00AB51B9">
        <w:rPr>
          <w:rStyle w:val="CodeInline"/>
        </w:rPr>
        <w:t>LightShader</w:t>
      </w:r>
      <w:proofErr w:type="spellEnd"/>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proofErr w:type="spellStart"/>
      <w:r w:rsidRPr="00AB51B9">
        <w:rPr>
          <w:rStyle w:val="CodeInline"/>
        </w:rPr>
        <w:t>SpriteAnimateRenderable</w:t>
      </w:r>
      <w:proofErr w:type="spellEnd"/>
      <w:r>
        <w:rPr>
          <w:noProof/>
        </w:rPr>
        <w:t>. Don’t fo</w:t>
      </w:r>
      <w:r w:rsidR="001877A4">
        <w:rPr>
          <w:noProof/>
        </w:rPr>
        <w:t>r</w:t>
      </w:r>
      <w:r>
        <w:rPr>
          <w:noProof/>
        </w:rPr>
        <w:t>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lastRenderedPageBreak/>
        <w:t>}</w:t>
      </w:r>
    </w:p>
    <w:p w14:paraId="21E38B81" w14:textId="4B5351E9" w:rsidR="00E83F44" w:rsidRDefault="00E83F44" w:rsidP="00E83F44">
      <w:pPr>
        <w:pStyle w:val="Code"/>
        <w:rPr>
          <w:rFonts w:hint="eastAsia"/>
        </w:rPr>
      </w:pPr>
      <w:r>
        <w:t>export default LightRenderable;</w:t>
      </w:r>
    </w:p>
    <w:p w14:paraId="59F857A6" w14:textId="2EB4663B"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w:t>
      </w:r>
      <w:ins w:id="67" w:author="Kelvin Sung" w:date="2021-09-02T09:14:00Z">
        <w:r w:rsidR="00E83785">
          <w:rPr>
            <w:noProof/>
          </w:rPr>
          <w:t xml:space="preserve">camera and </w:t>
        </w:r>
      </w:ins>
      <w:r w:rsidR="00326F2E" w:rsidRPr="00326F2E">
        <w:rPr>
          <w:noProof/>
        </w:rPr>
        <w:t xml:space="preserve">illuminating light source to the </w:t>
      </w:r>
      <w:proofErr w:type="spellStart"/>
      <w:r w:rsidR="00326F2E" w:rsidRPr="000C429E">
        <w:rPr>
          <w:rStyle w:val="CodeInline"/>
        </w:rPr>
        <w:t>LightShader</w:t>
      </w:r>
      <w:proofErr w:type="spellEnd"/>
      <w:r w:rsidR="00326F2E" w:rsidRPr="00326F2E">
        <w:rPr>
          <w:noProof/>
        </w:rPr>
        <w:t xml:space="preserve"> </w:t>
      </w:r>
      <w:r>
        <w:rPr>
          <w:noProof/>
        </w:rPr>
        <w:t xml:space="preserve">before invoking the superclass </w:t>
      </w:r>
      <w:proofErr w:type="gramStart"/>
      <w:r w:rsidRPr="00AB51B9">
        <w:rPr>
          <w:rStyle w:val="CodeInline"/>
        </w:rPr>
        <w:t>draw(</w:t>
      </w:r>
      <w:proofErr w:type="gramEnd"/>
      <w:r w:rsidRPr="00AB51B9">
        <w:rPr>
          <w:rStyle w:val="CodeInline"/>
        </w:rPr>
        <w:t>)</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2AC92CC2" w:rsidR="000C429E" w:rsidRPr="00326F2E" w:rsidRDefault="00F138DE" w:rsidP="00AB51B9">
      <w:pPr>
        <w:pStyle w:val="BodyTextCont"/>
        <w:rPr>
          <w:rFonts w:hint="eastAsia"/>
        </w:rPr>
      </w:pPr>
      <w:r>
        <w:t>Before moving on</w:t>
      </w:r>
      <w:ins w:id="68" w:author="Kelvin Sung" w:date="2021-09-02T09:15:00Z">
        <w:r w:rsidR="00F8376E">
          <w:t>,</w:t>
        </w:r>
      </w:ins>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t>Defining a Default LightShader Instance</w:t>
      </w:r>
    </w:p>
    <w:p w14:paraId="786253A4" w14:textId="26BBBFE4" w:rsidR="00C11838" w:rsidRDefault="00C11838" w:rsidP="00326F2E">
      <w:pPr>
        <w:pStyle w:val="BodyTextFirst"/>
        <w:rPr>
          <w:rFonts w:hint="eastAsia"/>
          <w:noProof/>
        </w:rPr>
      </w:pPr>
      <w:r>
        <w:rPr>
          <w:noProof/>
        </w:rPr>
        <w:t xml:space="preserve">As discussed when you first defined </w:t>
      </w:r>
      <w:proofErr w:type="spellStart"/>
      <w:r w:rsidRPr="00AB51B9">
        <w:rPr>
          <w:rStyle w:val="CodeInline"/>
        </w:rPr>
        <w:t>TextureShader</w:t>
      </w:r>
      <w:proofErr w:type="spellEnd"/>
      <w:r>
        <w:rPr>
          <w:noProof/>
        </w:rPr>
        <w:t xml:space="preserve"> (Chapter 5), 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w:t>
      </w:r>
      <w:ins w:id="69" w:author="Kelvin Sung" w:date="2021-09-02T09:17:00Z">
        <w:r w:rsidR="006606E1">
          <w:rPr>
            <w:noProof/>
          </w:rPr>
          <w:t>by</w:t>
        </w:r>
      </w:ins>
      <w:del w:id="70" w:author="Kelvin Sung" w:date="2021-09-02T09:17:00Z">
        <w:r w:rsidDel="006606E1">
          <w:rPr>
            <w:noProof/>
          </w:rPr>
          <w:delText>in</w:delText>
        </w:r>
      </w:del>
      <w:r>
        <w:rPr>
          <w:noProof/>
        </w:rPr>
        <w:t xml:space="preserve"> the </w:t>
      </w:r>
      <w:proofErr w:type="spellStart"/>
      <w:r w:rsidRPr="00AB51B9">
        <w:rPr>
          <w:rStyle w:val="CodeInline"/>
        </w:rPr>
        <w:t>shaderResources</w:t>
      </w:r>
      <w:proofErr w:type="spellEnd"/>
      <w:r>
        <w:rPr>
          <w:noProof/>
        </w:rPr>
        <w:t xml:space="preserve"> </w:t>
      </w:r>
      <w:r w:rsidR="00B75B4F">
        <w:rPr>
          <w:noProof/>
        </w:rPr>
        <w:t>module</w:t>
      </w:r>
      <w:r w:rsidR="00277DA7">
        <w:rPr>
          <w:noProof/>
        </w:rPr>
        <w:t xml:space="preserve"> </w:t>
      </w:r>
      <w:r>
        <w:rPr>
          <w:noProof/>
        </w:rPr>
        <w:t xml:space="preserve">in the </w:t>
      </w:r>
      <w:proofErr w:type="spellStart"/>
      <w:r w:rsidR="00277DA7" w:rsidRPr="00AB51B9">
        <w:rPr>
          <w:rStyle w:val="CodeInline"/>
        </w:rPr>
        <w:t>src</w:t>
      </w:r>
      <w:proofErr w:type="spellEnd"/>
      <w:r w:rsidR="00277DA7" w:rsidRPr="00AB51B9">
        <w:rPr>
          <w:rStyle w:val="CodeInline"/>
        </w:rPr>
        <w:t>/engine/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proofErr w:type="spellStart"/>
      <w:r w:rsidRPr="000C429E">
        <w:rPr>
          <w:rStyle w:val="CodeInline"/>
        </w:rPr>
        <w:t>LightShader</w:t>
      </w:r>
      <w:proofErr w:type="spellEnd"/>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4448EED6"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del w:id="71" w:author="Kelvin Sung" w:date="2021-09-02T09:18:00Z">
        <w:r w:rsidR="00326F2E" w:rsidRPr="000F0939" w:rsidDel="00295F4E">
          <w:rPr>
            <w:rStyle w:val="CodeInline"/>
          </w:rPr>
          <w:delText>/</w:delText>
        </w:r>
        <w:r w:rsidR="000F0939" w:rsidRPr="000F0939" w:rsidDel="00332BA2">
          <w:rPr>
            <w:rStyle w:val="CodeInline"/>
          </w:rPr>
          <w:delText>r</w:delText>
        </w:r>
        <w:r w:rsidR="00326F2E" w:rsidRPr="000F0939" w:rsidDel="00332BA2">
          <w:rPr>
            <w:rStyle w:val="CodeInline"/>
          </w:rPr>
          <w:delText>esources</w:delText>
        </w:r>
      </w:del>
      <w:r w:rsidR="00326F2E">
        <w:rPr>
          <w:noProof/>
        </w:rPr>
        <w:t xml:space="preserve"> folder</w:t>
      </w:r>
      <w:r>
        <w:rPr>
          <w:noProof/>
        </w:rPr>
        <w:t xml:space="preserve"> to import </w:t>
      </w:r>
      <w:proofErr w:type="spellStart"/>
      <w:r w:rsidRPr="00C8061B">
        <w:rPr>
          <w:rStyle w:val="CodeInline"/>
        </w:rPr>
        <w:t>LightShader</w:t>
      </w:r>
      <w:proofErr w:type="spellEnd"/>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lastRenderedPageBreak/>
        <w:t xml:space="preserve">Create a new instance of </w:t>
      </w:r>
      <w:r w:rsidR="00326F2E" w:rsidRPr="00326F2E">
        <w:rPr>
          <w:noProof/>
        </w:rPr>
        <w:t xml:space="preserve">light shader in the </w:t>
      </w:r>
      <w:proofErr w:type="spellStart"/>
      <w:proofErr w:type="gramStart"/>
      <w:r w:rsidR="00326F2E" w:rsidRPr="000F0939">
        <w:rPr>
          <w:rStyle w:val="CodeInline"/>
        </w:rPr>
        <w:t>createShaders</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21D047D8" w:rsidR="00326F2E" w:rsidRDefault="00271BCC" w:rsidP="000D057D">
      <w:pPr>
        <w:pStyle w:val="NumList"/>
        <w:numPr>
          <w:ilvl w:val="0"/>
          <w:numId w:val="15"/>
        </w:numPr>
        <w:rPr>
          <w:rFonts w:hint="eastAsia"/>
          <w:noProof/>
        </w:rPr>
      </w:pPr>
      <w:r>
        <w:rPr>
          <w:noProof/>
        </w:rPr>
        <w:t>Remember to release GLSL res</w:t>
      </w:r>
      <w:r w:rsidR="00271317">
        <w:rPr>
          <w:noProof/>
        </w:rPr>
        <w:t>ources</w:t>
      </w:r>
      <w:r>
        <w:rPr>
          <w:noProof/>
        </w:rPr>
        <w:t xml:space="preserve">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lastRenderedPageBreak/>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6DFDB011" w14:textId="3653D80C" w:rsidR="000F0939" w:rsidRPr="00326F2E" w:rsidRDefault="000F0939" w:rsidP="000F0939">
      <w:pPr>
        <w:pStyle w:val="Code"/>
        <w:rPr>
          <w:rFonts w:hint="eastAsia"/>
        </w:rPr>
      </w:pPr>
      <w:r>
        <w:t xml:space="preserve">      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5614444A"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del w:id="72" w:author="Kelvin Sung" w:date="2021-09-02T09:21:00Z">
        <w:r w:rsidDel="00263F0F">
          <w:rPr>
            <w:noProof/>
          </w:rPr>
          <w:delText xml:space="preserve">origin </w:delText>
        </w:r>
      </w:del>
      <w:ins w:id="73" w:author="Kelvin Sung" w:date="2021-09-02T09:21:00Z">
        <w:r w:rsidR="00263F0F">
          <w:rPr>
            <w:noProof/>
          </w:rPr>
          <w:t xml:space="preserve">lower-left corner </w:t>
        </w:r>
      </w:ins>
      <w:r>
        <w:rPr>
          <w:noProof/>
        </w:rPr>
        <w:t xml:space="preserve">of </w:t>
      </w:r>
      <w:del w:id="74" w:author="Kelvin Sung" w:date="2021-09-02T09:22:00Z">
        <w:r w:rsidDel="002D74EA">
          <w:rPr>
            <w:noProof/>
          </w:rPr>
          <w:delText>the</w:delText>
        </w:r>
      </w:del>
      <w:del w:id="75" w:author="Kelvin Sung" w:date="2021-09-02T09:21:00Z">
        <w:r w:rsidDel="00263F0F">
          <w:rPr>
            <w:noProof/>
          </w:rPr>
          <w:delText xml:space="preserve"> </w:delText>
        </w:r>
      </w:del>
      <w:ins w:id="76" w:author="Kelvin Sung" w:date="2021-09-02T09:22:00Z">
        <w:r w:rsidR="002D74EA">
          <w:rPr>
            <w:noProof/>
          </w:rPr>
          <w:t>WC window</w:t>
        </w:r>
      </w:ins>
      <w:del w:id="77" w:author="Kelvin Sung" w:date="2021-09-02T09:21:00Z">
        <w:r w:rsidRPr="000F0939" w:rsidDel="00263F0F">
          <w:rPr>
            <w:rStyle w:val="CodeInline"/>
          </w:rPr>
          <w:delText>Camera</w:delText>
        </w:r>
      </w:del>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78B4F74B"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lastRenderedPageBreak/>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59ED901A" w:rsidR="001D7721" w:rsidRDefault="00E83F44" w:rsidP="00E83F44">
      <w:pPr>
        <w:pStyle w:val="NumList"/>
        <w:rPr>
          <w:rFonts w:hint="eastAsia"/>
        </w:rPr>
      </w:pPr>
      <w:del w:id="78" w:author="Kelvin Sung" w:date="2021-09-02T09:29:00Z">
        <w:r w:rsidRPr="00E83F44" w:rsidDel="00D90DBA">
          <w:delText xml:space="preserve">Initiate </w:delText>
        </w:r>
      </w:del>
      <w:ins w:id="79" w:author="Kelvin Sung" w:date="2021-09-02T09:32:00Z">
        <w:r w:rsidR="00542DE7">
          <w:t>Initialize</w:t>
        </w:r>
      </w:ins>
      <w:ins w:id="80" w:author="Kelvin Sung" w:date="2021-09-02T09:29:00Z">
        <w:r w:rsidR="00D90DBA" w:rsidRPr="00E83F44">
          <w:t xml:space="preserve"> </w:t>
        </w:r>
      </w:ins>
      <w:r w:rsidRPr="00E83F44">
        <w:t xml:space="preserve">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step B</w:t>
      </w:r>
      <w:ins w:id="81" w:author="Kelvin Sung" w:date="2021-09-02T09:30:00Z">
        <w:r w:rsidR="00702B28">
          <w:t>3</w:t>
        </w:r>
      </w:ins>
      <w:del w:id="82" w:author="Kelvin Sung" w:date="2021-09-02T09:30:00Z">
        <w:r w:rsidRPr="00E83F44" w:rsidDel="00702B28">
          <w:delText>4</w:delText>
        </w:r>
      </w:del>
      <w:r w:rsidRPr="00E83F44">
        <w:t xml:space="preserve">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0B4C2043" w14:textId="45AD7279" w:rsidR="001D7721" w:rsidRDefault="001D7721" w:rsidP="006C3116">
      <w:pPr>
        <w:pStyle w:val="Code"/>
        <w:rPr>
          <w:rFonts w:hint="eastAsia"/>
        </w:rPr>
      </w:pPr>
    </w:p>
    <w:p w14:paraId="56BBAA4C" w14:textId="4AFBEF51"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58B7CF44" w:rsidR="001D7721" w:rsidRDefault="006C3116" w:rsidP="006C3116">
      <w:pPr>
        <w:pStyle w:val="Code"/>
        <w:rPr>
          <w:rFonts w:hint="eastAsia"/>
        </w:rPr>
      </w:pPr>
      <w:r>
        <w:t xml:space="preserve">    // Step B</w:t>
      </w:r>
      <w:ins w:id="83" w:author="Kelvin Sung" w:date="2021-09-02T09:31:00Z">
        <w:r w:rsidR="00533E25">
          <w:t>2</w:t>
        </w:r>
      </w:ins>
      <w:del w:id="84" w:author="Kelvin Sung" w:date="2021-09-02T09:31:00Z">
        <w:r w:rsidDel="00533E25">
          <w:delText>3</w:delText>
        </w:r>
      </w:del>
      <w:r>
        <w:t>: first operation to perform is to translate camera center to the origin</w:t>
      </w:r>
    </w:p>
    <w:p w14:paraId="5828FC60" w14:textId="4D4F6DCB" w:rsidR="001D7721" w:rsidRDefault="006C3116" w:rsidP="006C3116">
      <w:pPr>
        <w:pStyle w:val="Code"/>
        <w:rPr>
          <w:rFonts w:hint="eastAsia"/>
        </w:rPr>
      </w:pPr>
      <w:r>
        <w:t xml:space="preserve">    mat4.translate(this.mCameraMatrix, this.mCameraMatrix, vec3.fromValues(-center[0], -center[1], 0));</w:t>
      </w:r>
    </w:p>
    <w:p w14:paraId="41B8546A" w14:textId="12C91151" w:rsidR="001D7721" w:rsidRDefault="006C3116" w:rsidP="006C3116">
      <w:pPr>
        <w:pStyle w:val="Code"/>
        <w:rPr>
          <w:rFonts w:hint="eastAsia"/>
        </w:rPr>
      </w:pPr>
      <w:r>
        <w:t xml:space="preserve">    </w:t>
      </w:r>
    </w:p>
    <w:p w14:paraId="47058724" w14:textId="1E9738F9" w:rsidR="001D7721" w:rsidRPr="003B6C14" w:rsidRDefault="006C3116" w:rsidP="006C3116">
      <w:pPr>
        <w:pStyle w:val="Code"/>
        <w:rPr>
          <w:rStyle w:val="CodeBold"/>
        </w:rPr>
      </w:pPr>
      <w:r>
        <w:t xml:space="preserve">    </w:t>
      </w:r>
      <w:r w:rsidRPr="003B6C14">
        <w:rPr>
          <w:rStyle w:val="CodeBold"/>
        </w:rPr>
        <w:t>// Step B</w:t>
      </w:r>
      <w:ins w:id="85" w:author="Kelvin Sung" w:date="2021-09-02T09:31:00Z">
        <w:r w:rsidR="00533E25">
          <w:rPr>
            <w:rStyle w:val="CodeBold"/>
          </w:rPr>
          <w:t>3</w:t>
        </w:r>
      </w:ins>
      <w:del w:id="86" w:author="Kelvin Sung" w:date="2021-09-02T09:31:00Z">
        <w:r w:rsidRPr="003B6C14" w:rsidDel="00533E25">
          <w:rPr>
            <w:rStyle w:val="CodeBold"/>
          </w:rPr>
          <w:delText>4</w:delText>
        </w:r>
      </w:del>
      <w:r w:rsidRPr="003B6C14">
        <w:rPr>
          <w:rStyle w:val="CodeBold"/>
        </w:rPr>
        <w:t>: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69286B7C" w14:textId="416F4C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3765ADEF" w:rsidR="00E83F44" w:rsidRDefault="00E83F44" w:rsidP="00E83F44">
      <w:pPr>
        <w:pStyle w:val="BodyTextFirst"/>
        <w:rPr>
          <w:rFonts w:hint="eastAsia"/>
        </w:rPr>
      </w:pPr>
      <w:r>
        <w:t xml:space="preserve">Now that the per-render cache is defined and properly initialized, you can extend the functionality of the camera </w:t>
      </w:r>
      <w:ins w:id="87" w:author="Kelvin Sung" w:date="2021-09-02T09:33:00Z">
        <w:r w:rsidR="007F1750">
          <w:t xml:space="preserve">to </w:t>
        </w:r>
      </w:ins>
      <w:r w:rsidR="004E2A70">
        <w:t xml:space="preserve">support transformations </w:t>
      </w:r>
      <w:r>
        <w:t xml:space="preserve">from WC </w:t>
      </w:r>
      <w:del w:id="88" w:author="Kelvin Sung" w:date="2021-09-02T09:34:00Z">
        <w:r w:rsidDel="007F1750">
          <w:delText xml:space="preserve">and </w:delText>
        </w:r>
      </w:del>
      <w:ins w:id="89" w:author="Kelvin Sung" w:date="2021-09-02T09:34:00Z">
        <w:r w:rsidR="007F1750">
          <w:t xml:space="preserve">to </w:t>
        </w:r>
      </w:ins>
      <w:r>
        <w:t xml:space="preserve">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lastRenderedPageBreak/>
        <w:t>export default Camera;</w:t>
      </w:r>
    </w:p>
    <w:p w14:paraId="2F50C7FA" w14:textId="15B7EF9F" w:rsidR="00E83F44" w:rsidRDefault="003721DC" w:rsidP="000F15CE">
      <w:pPr>
        <w:pStyle w:val="NumList"/>
        <w:rPr>
          <w:rFonts w:hint="eastAsia"/>
        </w:rPr>
      </w:pPr>
      <w:r>
        <w:t xml:space="preserve">In </w:t>
      </w:r>
      <w:r w:rsidR="00E83F44">
        <w:t xml:space="preserve">the </w:t>
      </w:r>
      <w:proofErr w:type="spellStart"/>
      <w:r w:rsidR="00E83F44" w:rsidRPr="006C3116">
        <w:rPr>
          <w:rStyle w:val="CodeInline"/>
        </w:rPr>
        <w:t>src</w:t>
      </w:r>
      <w:proofErr w:type="spellEnd"/>
      <w:r w:rsidR="00E83F44" w:rsidRPr="006C3116">
        <w:rPr>
          <w:rStyle w:val="CodeInline"/>
        </w:rPr>
        <w:t>/</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t xml:space="preserve">Define </w:t>
      </w:r>
      <w:r w:rsidR="00E83F44" w:rsidRPr="00E83F44">
        <w:t xml:space="preserve">a function to convert from WC to pixel space by subtracting the camera origin followed by scaling with the </w:t>
      </w:r>
      <w:proofErr w:type="spellStart"/>
      <w:r w:rsidR="00E83F44" w:rsidRPr="006C3116">
        <w:rPr>
          <w:rStyle w:val="CodeInline"/>
        </w:rPr>
        <w:t>mWCToPixelRatio</w:t>
      </w:r>
      <w:proofErr w:type="spellEnd"/>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3C5005" w:rsidR="00732CD3" w:rsidRDefault="006C3116" w:rsidP="00732CD3">
      <w:pPr>
        <w:pStyle w:val="Code"/>
        <w:ind w:firstLine="435"/>
        <w:rPr>
          <w:rFonts w:hint="eastAsia"/>
        </w:rPr>
      </w:pPr>
      <w:r>
        <w:t xml:space="preserve">let x = this.mViewport[eViewport.eOrgX] + </w:t>
      </w:r>
    </w:p>
    <w:p w14:paraId="021FB938" w14:textId="40FF30F1" w:rsidR="006C3116" w:rsidRDefault="00732CD3">
      <w:pPr>
        <w:pStyle w:val="Code"/>
        <w:rPr>
          <w:rFonts w:hint="eastAsia"/>
        </w:rPr>
      </w:pPr>
      <w:r>
        <w:t xml:space="preserve">          </w:t>
      </w:r>
      <w:r w:rsidR="006C3116">
        <w:t>((p[0] - this.mRenderCache.mCameraOrgX) * this.mRenderCache.mWCToPixelRatio) + 0.5;</w:t>
      </w:r>
    </w:p>
    <w:p w14:paraId="33020F00" w14:textId="5FD6CA2C" w:rsidR="00732CD3" w:rsidRDefault="006C3116" w:rsidP="00AB51B9">
      <w:pPr>
        <w:pStyle w:val="Code"/>
        <w:ind w:firstLine="435"/>
        <w:rPr>
          <w:rFonts w:hint="eastAsia"/>
        </w:rPr>
      </w:pPr>
      <w:r>
        <w:t xml:space="preserve">let y = this.mViewport[eViewport.eOrgY] + </w:t>
      </w:r>
    </w:p>
    <w:p w14:paraId="16115058" w14:textId="190567FE" w:rsidR="006C3116" w:rsidRDefault="00732CD3">
      <w:pPr>
        <w:pStyle w:val="Code"/>
        <w:rPr>
          <w:rFonts w:hint="eastAsia"/>
        </w:rPr>
      </w:pPr>
      <w:r>
        <w:t xml:space="preserve">          </w:t>
      </w:r>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CB0C779" w14:textId="4E16EBA6" w:rsidR="00E83F44" w:rsidRDefault="006C3116" w:rsidP="000F15CE">
      <w:pPr>
        <w:pStyle w:val="NumList"/>
        <w:rPr>
          <w:rFonts w:hint="eastAsia"/>
        </w:rPr>
      </w:pPr>
      <w:r>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lastRenderedPageBreak/>
        <w:t>Testing the Light</w:t>
      </w:r>
    </w:p>
    <w:p w14:paraId="5DD32819" w14:textId="4E46C2D0"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5B67C9A0" w:rsidR="00E83F44" w:rsidRDefault="002C6DC9" w:rsidP="00E83F44">
      <w:pPr>
        <w:pStyle w:val="BodyTextFirst"/>
        <w:rPr>
          <w:rFonts w:hint="eastAsia"/>
        </w:rPr>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proofErr w:type="spellStart"/>
      <w:r w:rsidR="00E83F44" w:rsidRPr="001C7191">
        <w:rPr>
          <w:rStyle w:val="CodeInline"/>
        </w:rPr>
        <w:t>LightRenderable</w:t>
      </w:r>
      <w:proofErr w:type="spellEnd"/>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proofErr w:type="spellStart"/>
      <w:r w:rsidR="00E83F44" w:rsidRPr="001C7191">
        <w:rPr>
          <w:rStyle w:val="CodeInline"/>
        </w:rPr>
        <w:t>SpriteRenderable</w:t>
      </w:r>
      <w:proofErr w:type="spellEnd"/>
      <w:r w:rsidR="00E83F44">
        <w:t xml:space="preserve"> with a </w:t>
      </w:r>
      <w:proofErr w:type="spellStart"/>
      <w:r w:rsidR="00E83F44" w:rsidRPr="001C7191">
        <w:rPr>
          <w:rStyle w:val="CodeInline"/>
        </w:rPr>
        <w:t>LightRenderable</w:t>
      </w:r>
      <w:proofErr w:type="spellEnd"/>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proofErr w:type="spellStart"/>
      <w:r w:rsidR="00E83F44" w:rsidRPr="001C7191">
        <w:rPr>
          <w:rStyle w:val="CodeInline"/>
        </w:rPr>
        <w:t>SpriteRenderable</w:t>
      </w:r>
      <w:proofErr w:type="spellEnd"/>
      <w:r w:rsidR="00E83F44" w:rsidRPr="00E83F44">
        <w:t xml:space="preserve"> with a </w:t>
      </w:r>
      <w:proofErr w:type="spellStart"/>
      <w:r w:rsidR="00E83F44" w:rsidRPr="001C7191">
        <w:rPr>
          <w:rStyle w:val="CodeInline"/>
        </w:rPr>
        <w:t>LightRenderable</w:t>
      </w:r>
      <w:proofErr w:type="spellEnd"/>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r w:rsidRPr="00E83F44">
        <w:t xml:space="preserve">Modifying the </w:t>
      </w:r>
      <w:proofErr w:type="spellStart"/>
      <w:r w:rsidRPr="00E83F44">
        <w:t>MyGame</w:t>
      </w:r>
      <w:proofErr w:type="spellEnd"/>
      <w:r w:rsidRPr="00E83F44">
        <w:t xml:space="preserve"> Object</w:t>
      </w:r>
    </w:p>
    <w:p w14:paraId="4DE7227D" w14:textId="1901F4F5"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w:t>
      </w:r>
      <w:ins w:id="90" w:author="Kelvin Sung" w:date="2021-09-02T09:42:00Z">
        <w:r w:rsidR="007F1750">
          <w:rPr>
            <w:noProof/>
          </w:rPr>
          <w:t xml:space="preserve"> change</w:t>
        </w:r>
      </w:ins>
      <w:r>
        <w:rPr>
          <w:noProof/>
        </w:rPr>
        <w:t xml:space="preserve"> in the </w:t>
      </w:r>
      <w:bookmarkStart w:id="91" w:name="_Hlk71523278"/>
      <w:r w:rsidR="001C7191" w:rsidRPr="001C7191">
        <w:rPr>
          <w:rStyle w:val="CodeInline"/>
        </w:rPr>
        <w:t>my_game_main</w:t>
      </w:r>
      <w:r w:rsidRPr="001C7191">
        <w:rPr>
          <w:rStyle w:val="CodeInline"/>
        </w:rPr>
        <w:t>.js</w:t>
      </w:r>
      <w:r>
        <w:rPr>
          <w:noProof/>
        </w:rPr>
        <w:t xml:space="preserve"> </w:t>
      </w:r>
      <w:bookmarkEnd w:id="91"/>
      <w:r>
        <w:rPr>
          <w:noProof/>
        </w:rPr>
        <w:t xml:space="preserve">file of adding variables for the new objects, initializing the objects, drawing the objects, and updating the objects, </w:t>
      </w:r>
      <w:del w:id="92" w:author="Kelvin Sung" w:date="2021-09-02T09:42:00Z">
        <w:r w:rsidDel="009A7D86">
          <w:rPr>
            <w:noProof/>
          </w:rPr>
          <w:delText xml:space="preserve">each line of code </w:delText>
        </w:r>
      </w:del>
      <w:del w:id="93" w:author="Kelvin Sung" w:date="2021-09-02T09:43:00Z">
        <w:r w:rsidDel="009A7D86">
          <w:rPr>
            <w:noProof/>
          </w:rPr>
          <w:delText>changed will not be listed</w:delText>
        </w:r>
      </w:del>
      <w:ins w:id="94" w:author="Kelvin Sung" w:date="2021-09-02T09:43:00Z">
        <w:r w:rsidR="009A7D86">
          <w:rPr>
            <w:noProof/>
          </w:rPr>
          <w:t>the details will not be shown here</w:t>
        </w:r>
      </w:ins>
      <w:r>
        <w:rPr>
          <w:noProof/>
        </w:rPr>
        <w:t xml:space="preserve">. </w:t>
      </w:r>
      <w:del w:id="95" w:author="Kelvin Sung" w:date="2021-09-02T09:44:00Z">
        <w:r w:rsidDel="009A7D86">
          <w:rPr>
            <w:noProof/>
          </w:rPr>
          <w:delText xml:space="preserve">Rather, you can open </w:delText>
        </w:r>
      </w:del>
      <w:del w:id="96" w:author="Kelvin Sung" w:date="2021-09-02T09:46:00Z">
        <w:r w:rsidDel="00E92C58">
          <w:rPr>
            <w:noProof/>
          </w:rPr>
          <w:delText xml:space="preserve">the </w:delText>
        </w:r>
        <w:r w:rsidR="001C7191" w:rsidRPr="001C7191" w:rsidDel="00E92C58">
          <w:rPr>
            <w:rStyle w:val="CodeInline"/>
          </w:rPr>
          <w:delText>my_game_main.js</w:delText>
        </w:r>
        <w:r w:rsidR="001C7191" w:rsidRPr="001C7191" w:rsidDel="00E92C58">
          <w:rPr>
            <w:noProof/>
          </w:rPr>
          <w:delText xml:space="preserve"> </w:delText>
        </w:r>
        <w:r w:rsidDel="00E92C58">
          <w:rPr>
            <w:noProof/>
          </w:rPr>
          <w:delText xml:space="preserve">file </w:delText>
        </w:r>
      </w:del>
      <w:del w:id="97" w:author="Kelvin Sung" w:date="2021-09-02T09:44:00Z">
        <w:r w:rsidDel="009A7D86">
          <w:rPr>
            <w:noProof/>
          </w:rPr>
          <w:delText xml:space="preserve">within </w:delText>
        </w:r>
      </w:del>
      <w:del w:id="98" w:author="Kelvin Sung" w:date="2021-09-02T09:46:00Z">
        <w:r w:rsidDel="00E92C58">
          <w:rPr>
            <w:noProof/>
          </w:rPr>
          <w:delText xml:space="preserve">the </w:delText>
        </w:r>
        <w:r w:rsidRPr="001C7191" w:rsidDel="00E92C58">
          <w:rPr>
            <w:rStyle w:val="CodeInline"/>
          </w:rPr>
          <w:delText>src/</w:delText>
        </w:r>
        <w:r w:rsidR="001C7191" w:rsidRPr="001C7191" w:rsidDel="00E92C58">
          <w:rPr>
            <w:rStyle w:val="CodeInline"/>
          </w:rPr>
          <w:delText>my_g</w:delText>
        </w:r>
        <w:r w:rsidRPr="001C7191" w:rsidDel="00E92C58">
          <w:rPr>
            <w:rStyle w:val="CodeInline"/>
          </w:rPr>
          <w:delText>ame</w:delText>
        </w:r>
        <w:r w:rsidDel="00E92C58">
          <w:rPr>
            <w:noProof/>
          </w:rPr>
          <w:delText xml:space="preserve"> folder</w:delText>
        </w:r>
      </w:del>
      <w:del w:id="99" w:author="Kelvin Sung" w:date="2021-09-02T09:44:00Z">
        <w:r w:rsidDel="009A7D86">
          <w:rPr>
            <w:noProof/>
          </w:rPr>
          <w:delText xml:space="preserve"> and look at changes made in order to test the newly added light source</w:delText>
        </w:r>
      </w:del>
      <w:del w:id="100" w:author="Kelvin Sung" w:date="2021-09-02T09:46:00Z">
        <w:r w:rsidDel="00E92C58">
          <w:rPr>
            <w:noProof/>
          </w:rPr>
          <w:delText xml:space="preserve">. </w:delText>
        </w:r>
      </w:del>
    </w:p>
    <w:p w14:paraId="3722F099" w14:textId="77777777" w:rsidR="00E83F44" w:rsidRDefault="00E83F44" w:rsidP="00E83F44">
      <w:pPr>
        <w:pStyle w:val="Heading3"/>
        <w:rPr>
          <w:noProof/>
        </w:rPr>
      </w:pPr>
      <w:r>
        <w:rPr>
          <w:noProof/>
        </w:rPr>
        <w:t>Observations</w:t>
      </w:r>
    </w:p>
    <w:p w14:paraId="6903025D" w14:textId="550127EE" w:rsidR="00CC5382" w:rsidRDefault="00E83F44" w:rsidP="00E83F44">
      <w:pPr>
        <w:pStyle w:val="BodyTextFirst"/>
        <w:rPr>
          <w:rFonts w:hint="eastAsia"/>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w:t>
      </w:r>
      <w:r>
        <w:rPr>
          <w:noProof/>
        </w:rPr>
        <w:lastRenderedPageBreak/>
        <w:t>located. Press the Z or X key to increase or decrease the light z position to observe th</w:t>
      </w:r>
      <w:r w:rsidR="00271317">
        <w:rPr>
          <w:noProof/>
        </w:rPr>
        <w:t>at the</w:t>
      </w:r>
      <w:r>
        <w:rPr>
          <w:noProof/>
        </w:rPr>
        <w:t xml:space="preserve"> illuminated circle decreases (smaller intersection area) and increases in size. </w:t>
      </w:r>
      <w:r w:rsidR="00CC5382">
        <w:rPr>
          <w:noProof/>
        </w:rPr>
        <w:t>The sphere/plane intersection result can be verified when you continue to increase/decrease the Z position</w:t>
      </w:r>
      <w:r w:rsidR="00271317">
        <w:rPr>
          <w:noProof/>
        </w:rPr>
        <w:t>.</w:t>
      </w:r>
      <w:r w:rsidR="00CC5382">
        <w:rPr>
          <w:noProof/>
        </w:rPr>
        <w:t xml:space="preserve"> </w:t>
      </w:r>
      <w:r w:rsidR="00271317">
        <w:rPr>
          <w:noProof/>
        </w:rPr>
        <w:t>T</w:t>
      </w:r>
      <w:r w:rsidR="00CC5382">
        <w:rPr>
          <w:noProof/>
        </w:rPr>
        <w:t>he illuminated circle will eventually begin to decrease in size and ultimately disappear completely when the sphere is moved more than its radius away from the Z=0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0B00F2EF"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w:t>
      </w:r>
      <w:r w:rsidR="003F1BA8">
        <w:rPr>
          <w:rStyle w:val="CodeInline"/>
        </w:rPr>
        <w:t>I</w:t>
      </w:r>
      <w:r w:rsidRPr="009F697C">
        <w:rPr>
          <w:rStyle w:val="CodeInline"/>
        </w:rPr>
        <w:t>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05C4BC32" w14:textId="30FDE7DF" w:rsidR="002E1C26" w:rsidRPr="002E1C26" w:rsidRDefault="002E1C26" w:rsidP="002E1C26">
      <w:pPr>
        <w:pStyle w:val="Figure"/>
      </w:pPr>
      <w:r>
        <w:rPr>
          <w:noProof/>
        </w:rPr>
        <w:lastRenderedPageBreak/>
        <w:drawing>
          <wp:inline distT="0" distB="0" distL="0" distR="0" wp14:anchorId="5D17B4CD" wp14:editId="47145BC5">
            <wp:extent cx="3625248" cy="257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0232" cy="2610792"/>
                    </a:xfrm>
                    <a:prstGeom prst="rect">
                      <a:avLst/>
                    </a:prstGeom>
                    <a:noFill/>
                    <a:ln>
                      <a:noFill/>
                    </a:ln>
                  </pic:spPr>
                </pic:pic>
              </a:graphicData>
            </a:graphic>
          </wp:inline>
        </w:drawing>
      </w:r>
    </w:p>
    <w:p w14:paraId="11B929C5" w14:textId="77777777" w:rsidR="009F697C" w:rsidRDefault="009F697C" w:rsidP="009F697C">
      <w:pPr>
        <w:pStyle w:val="FigureCaption"/>
      </w:pPr>
      <w:r>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6AB6DF57"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w:t>
      </w:r>
      <w:r w:rsidR="00271317">
        <w:t>m</w:t>
      </w:r>
      <w:r w:rsidR="00F91280">
        <w:t>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0AC4B8E1" w:rsidR="009F697C" w:rsidRDefault="009F697C" w:rsidP="009F697C">
      <w:pPr>
        <w:pStyle w:val="BodyTextFirst"/>
        <w:rPr>
          <w:rFonts w:hint="eastAsia"/>
        </w:rPr>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1296ADE9" w:rsidR="009F697C" w:rsidRDefault="009F697C" w:rsidP="009F697C">
      <w:pPr>
        <w:pStyle w:val="Bullet"/>
        <w:rPr>
          <w:rFonts w:hint="eastAsia"/>
        </w:rPr>
      </w:pPr>
      <w:r>
        <w:t>To build the infrastructure for supporting multiple light sources in the engine and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7F1D3FF2" w:rsidR="009F697C" w:rsidRDefault="009F697C" w:rsidP="009F697C">
      <w:pPr>
        <w:pStyle w:val="Heading3"/>
      </w:pPr>
      <w:r>
        <w:t xml:space="preserve">Modifying </w:t>
      </w:r>
      <w:del w:id="101" w:author="Kelvin Sung" w:date="2021-09-02T10:33:00Z">
        <w:r w:rsidDel="009950E4">
          <w:delText xml:space="preserve"> </w:delText>
        </w:r>
      </w:del>
      <w:r>
        <w:t>the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7E8A198D" w:rsidR="009F697C" w:rsidRDefault="009F697C" w:rsidP="009F697C">
      <w:pPr>
        <w:pStyle w:val="NoteTipCaution"/>
      </w:pPr>
      <w:r w:rsidRPr="009F697C">
        <w:rPr>
          <w:rStyle w:val="Strong"/>
        </w:rPr>
        <w:t>Note</w:t>
      </w:r>
      <w:r w:rsidRPr="009F697C">
        <w:tab/>
      </w:r>
      <w:ins w:id="102" w:author="Kelvin Sung" w:date="2021-09-02T10:48:00Z">
        <w:r w:rsidR="00B65EE1">
          <w:t xml:space="preserve">GLSL </w:t>
        </w:r>
      </w:ins>
      <w:ins w:id="103" w:author="Kelvin Sung" w:date="2021-09-02T10:50:00Z">
        <w:r w:rsidR="00B65EE1">
          <w:t xml:space="preserve">requires </w:t>
        </w:r>
      </w:ins>
      <w:ins w:id="104" w:author="Kelvin Sung" w:date="2021-09-02T10:48:00Z">
        <w:r w:rsidR="00B65EE1">
          <w:t>array size</w:t>
        </w:r>
      </w:ins>
      <w:ins w:id="105" w:author="Kelvin Sung" w:date="2021-09-02T10:49:00Z">
        <w:r w:rsidR="00B65EE1">
          <w:t>s</w:t>
        </w:r>
      </w:ins>
      <w:ins w:id="106" w:author="Kelvin Sung" w:date="2021-09-02T10:48:00Z">
        <w:r w:rsidR="00B65EE1">
          <w:t xml:space="preserve"> </w:t>
        </w:r>
      </w:ins>
      <w:ins w:id="107" w:author="Kelvin Sung" w:date="2021-09-02T10:50:00Z">
        <w:r w:rsidR="00B65EE1">
          <w:t>and loop-</w:t>
        </w:r>
      </w:ins>
      <w:ins w:id="108" w:author="Kelvin Sung" w:date="2021-09-02T10:51:00Z">
        <w:r w:rsidR="00B65EE1">
          <w:t xml:space="preserve">iterations to be </w:t>
        </w:r>
      </w:ins>
      <w:ins w:id="109" w:author="Kelvin Sung" w:date="2021-09-02T10:49:00Z">
        <w:r w:rsidR="00B65EE1">
          <w:t xml:space="preserve">constants. </w:t>
        </w:r>
      </w:ins>
      <w:ins w:id="110" w:author="Kelvin Sung" w:date="2021-09-02T10:51:00Z">
        <w:r w:rsidR="00B65EE1">
          <w:t xml:space="preserve">The </w:t>
        </w:r>
        <w:proofErr w:type="spellStart"/>
        <w:r w:rsidR="00B65EE1" w:rsidRPr="00B65EE1">
          <w:rPr>
            <w:rStyle w:val="CodeInline"/>
            <w:rPrChange w:id="111" w:author="Kelvin Sung" w:date="2021-09-02T10:51:00Z">
              <w:rPr/>
            </w:rPrChange>
          </w:rPr>
          <w:t>kGLSLuLightArraySize</w:t>
        </w:r>
        <w:proofErr w:type="spellEnd"/>
        <w:r w:rsidR="00B65EE1">
          <w:t xml:space="preserve"> is the constant for </w:t>
        </w:r>
      </w:ins>
      <w:ins w:id="112" w:author="Kelvin Sung" w:date="2021-09-02T10:52:00Z">
        <w:r w:rsidR="00B65EE1">
          <w:t xml:space="preserve">light array size and </w:t>
        </w:r>
        <w:r w:rsidR="00B64A51">
          <w:t xml:space="preserve">the corresponding </w:t>
        </w:r>
        <w:r w:rsidR="00B65EE1">
          <w:t>loop iteration control.</w:t>
        </w:r>
      </w:ins>
      <w:ins w:id="113" w:author="Kelvin Sung" w:date="2021-09-02T10:51:00Z">
        <w:r w:rsidR="00B65EE1">
          <w:t xml:space="preserve"> </w:t>
        </w:r>
      </w:ins>
      <w:ins w:id="114" w:author="Kelvin Sung" w:date="2021-09-02T10:52:00Z">
        <w:r w:rsidR="00457FA1">
          <w:t xml:space="preserve">Feel free to change </w:t>
        </w:r>
      </w:ins>
      <w:ins w:id="115" w:author="Kelvin Sung" w:date="2021-09-02T10:53:00Z">
        <w:r w:rsidR="00457FA1">
          <w:t xml:space="preserve">this value </w:t>
        </w:r>
      </w:ins>
      <w:del w:id="116" w:author="Kelvin Sung" w:date="2021-09-02T10:53:00Z">
        <w:r w:rsidRPr="009F697C" w:rsidDel="00457FA1">
          <w:delText xml:space="preserve">You can </w:delText>
        </w:r>
      </w:del>
      <w:ins w:id="117" w:author="Kelvin Sung" w:date="2021-09-02T10:53:00Z">
        <w:r w:rsidR="00457FA1">
          <w:t xml:space="preserve">to </w:t>
        </w:r>
      </w:ins>
      <w:r w:rsidRPr="009F697C">
        <w:t xml:space="preserve">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lastRenderedPageBreak/>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34D14C1D" w:rsidR="00F87CA5" w:rsidRDefault="00F87CA5" w:rsidP="00F87CA5">
      <w:pPr>
        <w:pStyle w:val="Code"/>
        <w:rPr>
          <w:rFonts w:hint="eastAsia"/>
        </w:rPr>
      </w:pPr>
      <w:r>
        <w:t xml:space="preserve">    bool </w:t>
      </w:r>
      <w:del w:id="118" w:author="Kelvin Sung" w:date="2021-09-02T10:34:00Z">
        <w:r w:rsidDel="003B2798">
          <w:delText xml:space="preserve"> </w:delText>
        </w:r>
      </w:del>
      <w:r>
        <w:t>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18DD2A2D" w:rsidR="009F697C" w:rsidRDefault="002D3734" w:rsidP="000D057D">
      <w:pPr>
        <w:pStyle w:val="NumList"/>
        <w:numPr>
          <w:ilvl w:val="0"/>
          <w:numId w:val="20"/>
        </w:numPr>
        <w:rPr>
          <w:rFonts w:hint="eastAsia"/>
        </w:rPr>
      </w:pPr>
      <w:r>
        <w:t xml:space="preserve">Define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15E7D2C6" w:rsidR="00F87CA5" w:rsidRDefault="00F87CA5" w:rsidP="00F87CA5">
      <w:pPr>
        <w:pStyle w:val="Code"/>
        <w:rPr>
          <w:rFonts w:hint="eastAsia"/>
        </w:rPr>
      </w:pPr>
      <w:r>
        <w:t xml:space="preserve">            </w:t>
      </w:r>
      <w:r w:rsidR="00AF3B66">
        <w:t xml:space="preserve">strength </w:t>
      </w:r>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lastRenderedPageBreak/>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71CF95B1"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r w:rsidR="00233581">
        <w:t xml:space="preserve"> in the </w:t>
      </w:r>
      <w:proofErr w:type="spellStart"/>
      <w:r w:rsidR="00233581" w:rsidRPr="00AB51B9">
        <w:rPr>
          <w:rStyle w:val="CodeInline"/>
        </w:rPr>
        <w:t>light_fs</w:t>
      </w:r>
      <w:proofErr w:type="spellEnd"/>
      <w:r w:rsidR="00233581">
        <w:t xml:space="preserve"> fragment shader</w:t>
      </w:r>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lastRenderedPageBreak/>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t xml:space="preserve">Defining </w:t>
      </w:r>
      <w:r w:rsidR="009F697C">
        <w:t xml:space="preserve">the </w:t>
      </w:r>
      <w:proofErr w:type="spellStart"/>
      <w:r w:rsidR="009F697C">
        <w:t>LightSet</w:t>
      </w:r>
      <w:proofErr w:type="spellEnd"/>
      <w:r w:rsidR="009F697C">
        <w:t xml:space="preserve"> </w:t>
      </w:r>
      <w:r>
        <w:t>Class</w:t>
      </w:r>
    </w:p>
    <w:p w14:paraId="55A95968" w14:textId="272E2CF9" w:rsidR="009F697C" w:rsidRDefault="00B8741F" w:rsidP="009F697C">
      <w:pPr>
        <w:pStyle w:val="BodyTextFirst"/>
        <w:rPr>
          <w:rFonts w:hint="eastAsia"/>
        </w:rPr>
      </w:pPr>
      <w:r>
        <w:t xml:space="preserve">You will define a </w:t>
      </w:r>
      <w:proofErr w:type="spellStart"/>
      <w:r w:rsidRPr="00AB51B9">
        <w:rPr>
          <w:rStyle w:val="CodeInline"/>
        </w:rPr>
        <w:t>LightSet</w:t>
      </w:r>
      <w:proofErr w:type="spellEnd"/>
      <w:r>
        <w:t xml:space="preserve"> class to facilitate the working with a collection of </w:t>
      </w:r>
      <w:r w:rsidRPr="00AB51B9">
        <w:rPr>
          <w:rStyle w:val="CodeInline"/>
        </w:rPr>
        <w:t>Light</w:t>
      </w:r>
      <w:r>
        <w:t xml:space="preserve"> objects. 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t xml:space="preserve">    constructor() { this.mSet = [];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w:t>
      </w:r>
      <w:proofErr w:type="spellStart"/>
      <w:r w:rsidR="009F697C">
        <w:t>ShaderLightAt</w:t>
      </w:r>
      <w:proofErr w:type="spellEnd"/>
      <w:r w:rsidR="009F697C">
        <w:t xml:space="preserve"> </w:t>
      </w:r>
      <w:r>
        <w:t>Class</w:t>
      </w:r>
    </w:p>
    <w:p w14:paraId="7862D62D" w14:textId="7F38076B"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r w:rsidR="00442764">
        <w:t xml:space="preserve">class </w:t>
      </w:r>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2A45774F" w14:textId="71F2E1B1" w:rsidR="008C1580" w:rsidRDefault="00442764">
      <w:pPr>
        <w:pStyle w:val="NumList"/>
        <w:numPr>
          <w:ilvl w:val="0"/>
          <w:numId w:val="22"/>
        </w:numPr>
        <w:rPr>
          <w:rFonts w:hint="eastAsia"/>
        </w:rPr>
      </w:pPr>
      <w:r>
        <w:t xml:space="preserve">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s</w:t>
      </w:r>
      <w:r w:rsidR="009F697C" w:rsidRPr="00B24A37">
        <w:rPr>
          <w:rStyle w:val="CodeInline"/>
        </w:rPr>
        <w:t>haders</w:t>
      </w:r>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119" w:name="_Hlk72034618"/>
      <w:r>
        <w:t xml:space="preserve"> d</w:t>
      </w:r>
      <w:r w:rsidR="009F697C">
        <w:t xml:space="preserve">efine </w:t>
      </w:r>
      <w:r>
        <w:t>the</w:t>
      </w:r>
      <w:r w:rsidR="00B24A37">
        <w:t xml:space="preserve"> </w:t>
      </w:r>
      <w:proofErr w:type="spellStart"/>
      <w:r w:rsidR="00B24A37" w:rsidRPr="00B24A37">
        <w:rPr>
          <w:rStyle w:val="CodeInline"/>
        </w:rPr>
        <w:t>ShaderLightAt</w:t>
      </w:r>
      <w:proofErr w:type="spellEnd"/>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119"/>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lastRenderedPageBreak/>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63217095" w:rsidR="001D7721" w:rsidRDefault="008C1580" w:rsidP="008C1580">
      <w:pPr>
        <w:pStyle w:val="NumList"/>
        <w:numPr>
          <w:ilvl w:val="0"/>
          <w:numId w:val="22"/>
        </w:numPr>
        <w:rPr>
          <w:rFonts w:hint="eastAsia"/>
        </w:rPr>
      </w:pPr>
      <w:r>
        <w:t xml:space="preserve">Implement the </w:t>
      </w:r>
      <w:r w:rsidRPr="002D2368">
        <w:rPr>
          <w:rStyle w:val="CodeInline"/>
        </w:rPr>
        <w:t>_</w:t>
      </w:r>
      <w:proofErr w:type="spellStart"/>
      <w:proofErr w:type="gramStart"/>
      <w:r w:rsidRPr="002D2368">
        <w:rPr>
          <w:rStyle w:val="CodeInline"/>
        </w:rPr>
        <w:t>setShaderReference</w:t>
      </w:r>
      <w:ins w:id="120" w:author="Kelvin Sung" w:date="2021-09-02T10:39:00Z">
        <w:r w:rsidR="00D57B30">
          <w:rPr>
            <w:rStyle w:val="CodeInline"/>
          </w:rPr>
          <w:t>s</w:t>
        </w:r>
        <w:proofErr w:type="spellEnd"/>
        <w:r w:rsidR="00D57B30">
          <w:rPr>
            <w:rStyle w:val="CodeInline"/>
          </w:rPr>
          <w:t>(</w:t>
        </w:r>
        <w:proofErr w:type="gramEnd"/>
        <w:r w:rsidR="00D57B30">
          <w:rPr>
            <w:rStyle w:val="CodeInline"/>
          </w:rPr>
          <w:t>)</w:t>
        </w:r>
      </w:ins>
      <w:del w:id="121" w:author="Kelvin Sung" w:date="2021-09-02T10:39:00Z">
        <w:r w:rsidRPr="002D2368" w:rsidDel="00D57B30">
          <w:rPr>
            <w:rStyle w:val="CodeInline"/>
          </w:rPr>
          <w:delText>s</w:delText>
        </w:r>
      </w:del>
      <w:r>
        <w:rPr>
          <w:rStyle w:val="CodeInline"/>
        </w:rPr>
        <w:t xml:space="preserve"> </w:t>
      </w:r>
      <w:r w:rsidRPr="008C1580">
        <w:t>function</w:t>
      </w:r>
      <w:r>
        <w:t xml:space="preserve"> </w:t>
      </w:r>
      <w:r w:rsidRPr="008C1580">
        <w:t xml:space="preserve">to set the light property references </w:t>
      </w:r>
      <w:ins w:id="122" w:author="Kelvin Sung" w:date="2021-09-02T10:39:00Z">
        <w:r w:rsidR="00D57B30">
          <w:t xml:space="preserve">to </w:t>
        </w:r>
      </w:ins>
      <w:r w:rsidRPr="008C1580">
        <w:t xml:space="preserve">a specific index in the </w:t>
      </w:r>
      <w:proofErr w:type="spellStart"/>
      <w:r w:rsidRPr="008C1580">
        <w:rPr>
          <w:rStyle w:val="CodeInline"/>
        </w:rPr>
        <w:t>uLights</w:t>
      </w:r>
      <w:proofErr w:type="spellEnd"/>
      <w:r w:rsidRPr="008C1580">
        <w:t xml:space="preserve"> array in the </w:t>
      </w:r>
      <w:proofErr w:type="spellStart"/>
      <w:r w:rsidR="0072664E" w:rsidRPr="00AB51B9">
        <w:rPr>
          <w:rStyle w:val="CodeInline"/>
        </w:rPr>
        <w:t>light_fs</w:t>
      </w:r>
      <w:proofErr w:type="spellEnd"/>
      <w:r w:rsidR="0072664E">
        <w:t xml:space="preserve"> </w:t>
      </w:r>
      <w:r w:rsidRPr="008C1580">
        <w:t>fragment shader.</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6261A074" w14:textId="46243B51" w:rsidR="001D7721" w:rsidRDefault="008C1580" w:rsidP="008C1580">
      <w:pPr>
        <w:pStyle w:val="Code"/>
        <w:rPr>
          <w:rFonts w:hint="eastAsia"/>
        </w:rPr>
      </w:pPr>
      <w:r>
        <w:t xml:space="preserve">    this.mColorRef = gl.getUniformLocation(aLightShader, "uLights[" + index + "].Color");</w:t>
      </w:r>
    </w:p>
    <w:p w14:paraId="7B6FE0B4" w14:textId="7EB4AA24" w:rsidR="001D7721" w:rsidRDefault="008C1580" w:rsidP="008C1580">
      <w:pPr>
        <w:pStyle w:val="Code"/>
        <w:rPr>
          <w:rFonts w:hint="eastAsia"/>
        </w:rPr>
      </w:pPr>
      <w:r>
        <w:t xml:space="preserve">    this.mPosRef = gl.getUniformLocation(aLightShader, "uLights[" + index + "].Position");</w:t>
      </w:r>
    </w:p>
    <w:p w14:paraId="7FD66FE8" w14:textId="5DC6D66C" w:rsidR="001D7721" w:rsidRDefault="008C1580" w:rsidP="008C1580">
      <w:pPr>
        <w:pStyle w:val="Code"/>
        <w:rPr>
          <w:rFonts w:hint="eastAsia"/>
        </w:rPr>
      </w:pPr>
      <w:r>
        <w:t xml:space="preserve">    this.mNearRef = gl.getUniformLocation(aLightShader, "uLights[" + index + "].Near");</w:t>
      </w:r>
    </w:p>
    <w:p w14:paraId="5E794191" w14:textId="5B69F16F" w:rsidR="001D7721" w:rsidRDefault="008C1580" w:rsidP="008C1580">
      <w:pPr>
        <w:pStyle w:val="Code"/>
        <w:rPr>
          <w:rFonts w:hint="eastAsia"/>
        </w:rPr>
      </w:pPr>
      <w:r>
        <w:t xml:space="preserve">    this.mFarRef = gl.getUniformLocation(aLightShader, "uLights[" + index + "].Far");</w:t>
      </w:r>
    </w:p>
    <w:p w14:paraId="4F5FCEFC" w14:textId="2476FD76" w:rsidR="001D7721" w:rsidRDefault="008C1580" w:rsidP="008C1580">
      <w:pPr>
        <w:pStyle w:val="Code"/>
        <w:rPr>
          <w:rFonts w:hint="eastAsia"/>
        </w:rPr>
      </w:pPr>
      <w:r>
        <w:t xml:space="preserve">    this.mIntensityRef = gl.getUniformLocation(aLightShader, "uLights[" + index + "].Intensity");</w:t>
      </w:r>
    </w:p>
    <w:p w14:paraId="62E021C8" w14:textId="38E4929A" w:rsidR="001D7721" w:rsidRDefault="008C1580" w:rsidP="008C1580">
      <w:pPr>
        <w:pStyle w:val="Code"/>
        <w:rPr>
          <w:rFonts w:hint="eastAsia"/>
        </w:rPr>
      </w:pPr>
      <w:r>
        <w:t xml:space="preserve">    this.mIsOnRef = gl.getUniformLocation(aLightShader, "uLights[" + index + "].IsOn");</w:t>
      </w:r>
    </w:p>
    <w:p w14:paraId="536D3C3C" w14:textId="41A7F148"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r w:rsidR="00EA3C66" w:rsidRPr="009F697C">
        <w:t xml:space="preserve">properties </w:t>
      </w:r>
      <w:r w:rsidR="00EA3C66">
        <w:t xml:space="preserve">of a </w:t>
      </w:r>
      <w:r w:rsidRPr="009F697C">
        <w:t xml:space="preserve">light to the </w:t>
      </w:r>
      <w:proofErr w:type="spellStart"/>
      <w:r w:rsidR="00EA3C66" w:rsidRPr="00AB51B9">
        <w:rPr>
          <w:rStyle w:val="CodeInline"/>
        </w:rPr>
        <w:t>light_fs</w:t>
      </w:r>
      <w:proofErr w:type="spellEnd"/>
      <w:r w:rsidR="00EA3C66">
        <w:t xml:space="preserve"> fragment </w:t>
      </w:r>
      <w:r w:rsidRPr="009F697C">
        <w:t xml:space="preserve">shader. Notice that this function is similar to the </w:t>
      </w:r>
      <w:r w:rsidR="00824945">
        <w:rPr>
          <w:rStyle w:val="CodeInline"/>
        </w:rPr>
        <w:t>_</w:t>
      </w:r>
      <w:proofErr w:type="spellStart"/>
      <w:proofErr w:type="gramStart"/>
      <w:r w:rsidR="00824945">
        <w:rPr>
          <w:rStyle w:val="CodeInline"/>
        </w:rPr>
        <w:t>l</w:t>
      </w:r>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lastRenderedPageBreak/>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proofErr w:type="spellStart"/>
      <w:r w:rsidR="00DA4E9F" w:rsidRPr="00AB51B9">
        <w:rPr>
          <w:rStyle w:val="CodeInline"/>
        </w:rPr>
        <w:t>light_fs</w:t>
      </w:r>
      <w:proofErr w:type="spellEnd"/>
      <w:r w:rsidR="00DA4E9F">
        <w:t xml:space="preserve"> fragment </w:t>
      </w:r>
      <w:r w:rsidR="004D6400" w:rsidRPr="004D6400">
        <w:t>shader.</w:t>
      </w:r>
    </w:p>
    <w:p w14:paraId="6E4D3205" w14:textId="0B861CE9" w:rsidR="001D7721" w:rsidRDefault="00976B80" w:rsidP="00976B80">
      <w:pPr>
        <w:pStyle w:val="Code"/>
        <w:rPr>
          <w:rFonts w:hint="eastAsia"/>
        </w:rPr>
      </w:pPr>
      <w:r>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15AE6733" w:rsidR="00D23460" w:rsidRDefault="00D23460" w:rsidP="00D23460">
      <w:pPr>
        <w:pStyle w:val="BodyTextCont"/>
        <w:rPr>
          <w:rFonts w:hint="eastAsia"/>
        </w:rPr>
      </w:pPr>
      <w:r>
        <w:t>Note that the</w:t>
      </w:r>
      <w:r w:rsidRPr="007E63D6">
        <w:rPr>
          <w:rStyle w:val="CodeInline"/>
        </w:rPr>
        <w:t xml:space="preserve"> </w:t>
      </w:r>
      <w:del w:id="123" w:author="Kelvin Sung" w:date="2021-09-02T17:05:00Z">
        <w:r w:rsidRPr="0007431B" w:rsidDel="00C56DB6">
          <w:rPr>
            <w:rStyle w:val="CodeInline"/>
          </w:rPr>
          <w:delText>ShaderIndexAt</w:delText>
        </w:r>
        <w:r w:rsidDel="00C56DB6">
          <w:delText xml:space="preserve"> </w:delText>
        </w:r>
      </w:del>
      <w:proofErr w:type="spellStart"/>
      <w:ins w:id="124" w:author="Kelvin Sung" w:date="2021-09-02T17:05:00Z">
        <w:r w:rsidR="00C56DB6" w:rsidRPr="0007431B">
          <w:rPr>
            <w:rStyle w:val="CodeInline"/>
          </w:rPr>
          <w:t>Shader</w:t>
        </w:r>
        <w:r w:rsidR="00C56DB6">
          <w:rPr>
            <w:rStyle w:val="CodeInline"/>
          </w:rPr>
          <w:t>Light</w:t>
        </w:r>
        <w:r w:rsidR="00C56DB6" w:rsidRPr="0007431B">
          <w:rPr>
            <w:rStyle w:val="CodeInline"/>
          </w:rPr>
          <w:t>At</w:t>
        </w:r>
        <w:proofErr w:type="spellEnd"/>
        <w:r w:rsidR="00C56DB6">
          <w:t xml:space="preserve"> </w:t>
        </w:r>
      </w:ins>
      <w:r>
        <w:t xml:space="preserve">class is defined for loading a light </w:t>
      </w:r>
      <w:del w:id="125" w:author="Kelvin Sung" w:date="2021-09-02T10:42:00Z">
        <w:r w:rsidDel="00D57B30">
          <w:delText>source in an array</w:delText>
        </w:r>
      </w:del>
      <w:r>
        <w:t xml:space="preserve"> to </w:t>
      </w:r>
      <w:ins w:id="126" w:author="Kelvin Sung" w:date="2021-09-02T10:42:00Z">
        <w:r w:rsidR="00D57B30">
          <w:t xml:space="preserve">a specific array element in </w:t>
        </w:r>
      </w:ins>
      <w:r>
        <w:t xml:space="preserve">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w:t>
      </w:r>
      <w:proofErr w:type="spellStart"/>
      <w:r>
        <w:t>LightShader</w:t>
      </w:r>
      <w:proofErr w:type="spellEnd"/>
      <w:r>
        <w:t xml:space="preserve"> </w:t>
      </w:r>
      <w:r w:rsidR="00E15C4E">
        <w:t>Class</w:t>
      </w:r>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43407929"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proofErr w:type="spellStart"/>
      <w:r w:rsidR="0076792D">
        <w:rPr>
          <w:rStyle w:val="CodeInline"/>
        </w:rPr>
        <w:t>ShaderLightAt</w:t>
      </w:r>
      <w:proofErr w:type="spellEnd"/>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he actual loading of light information to</w:t>
      </w:r>
      <w:ins w:id="127" w:author="Kelvin Sung" w:date="2021-09-02T10:43:00Z">
        <w:r w:rsidR="00150352">
          <w:t xml:space="preserve"> the</w:t>
        </w:r>
      </w:ins>
      <w:r>
        <w:t xml:space="preserve"> </w:t>
      </w:r>
      <w:proofErr w:type="spellStart"/>
      <w:r w:rsidR="0076792D" w:rsidRPr="00AB51B9">
        <w:rPr>
          <w:rStyle w:val="CodeInline"/>
        </w:rPr>
        <w:t>light_fs</w:t>
      </w:r>
      <w:proofErr w:type="spellEnd"/>
      <w:r w:rsidR="0076792D">
        <w:t xml:space="preserve"> fragment </w:t>
      </w:r>
      <w:r>
        <w:t>shader</w:t>
      </w:r>
      <w:del w:id="128" w:author="Kelvin Sung" w:date="2021-09-02T10:44:00Z">
        <w:r w:rsidDel="00150352">
          <w:delText>s</w:delText>
        </w:r>
      </w:del>
      <w:r>
        <w:t xml:space="preserve"> </w:t>
      </w:r>
      <w:r w:rsidR="00976B80">
        <w:t>is now</w:t>
      </w:r>
      <w:r>
        <w:t xml:space="preserve"> handled by the newly defined </w:t>
      </w:r>
      <w:proofErr w:type="spellStart"/>
      <w:r w:rsidRPr="00976B80">
        <w:rPr>
          <w:rStyle w:val="CodeInline"/>
        </w:rPr>
        <w:t>ShaderLightAt</w:t>
      </w:r>
      <w:proofErr w:type="spellEnd"/>
      <w:r>
        <w:t xml:space="preserve"> objects.</w:t>
      </w:r>
    </w:p>
    <w:p w14:paraId="03D249EE" w14:textId="67A7036B" w:rsidR="00B71F1B" w:rsidRDefault="00B71F1B" w:rsidP="00B71F1B">
      <w:pPr>
        <w:pStyle w:val="Code"/>
        <w:rPr>
          <w:rFonts w:hint="eastAsia"/>
        </w:rPr>
      </w:pPr>
      <w:r w:rsidRPr="00B71F1B">
        <w:t>import ShaderLightAt from "./shader_light_at.js";</w:t>
      </w:r>
    </w:p>
    <w:p w14:paraId="26C7159E" w14:textId="11292DAC" w:rsidR="001B23DC" w:rsidRDefault="004D6400" w:rsidP="000D057D">
      <w:pPr>
        <w:pStyle w:val="NumList"/>
        <w:numPr>
          <w:ilvl w:val="0"/>
          <w:numId w:val="23"/>
        </w:numPr>
        <w:rPr>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7EC36113" w:rsidR="00976B80" w:rsidRDefault="00976B80" w:rsidP="00976B80">
      <w:pPr>
        <w:pStyle w:val="Code"/>
        <w:rPr>
          <w:rFonts w:hint="eastAsia"/>
        </w:rPr>
      </w:pPr>
      <w:r>
        <w:t xml:space="preserve">    super(vertexShaderPath, fragmentShaderPath);  // call super class constructor</w:t>
      </w:r>
    </w:p>
    <w:p w14:paraId="1D9A3F5F" w14:textId="100409F3"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1356229C" w:rsidR="00976B80" w:rsidRDefault="00976B80" w:rsidP="00976B80">
      <w:pPr>
        <w:pStyle w:val="Code"/>
        <w:rPr>
          <w:rFonts w:hint="eastAsia"/>
        </w:rPr>
      </w:pPr>
      <w:r>
        <w:t xml:space="preserve">    this.mCamera = null;  // the camera to draw for, required for WC to DC transform</w:t>
      </w:r>
    </w:p>
    <w:p w14:paraId="0BF0183B" w14:textId="251781F5"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24C4BC53" w:rsidR="001B23DC" w:rsidRDefault="00976B80" w:rsidP="00976B80">
      <w:pPr>
        <w:pStyle w:val="Code"/>
        <w:rPr>
          <w:rFonts w:hint="eastAsia"/>
        </w:rPr>
      </w:pPr>
      <w:r>
        <w:t xml:space="preserve">    // this number MUST correspond to the GLSL uLight[] array size (for LightFS.glsl)</w:t>
      </w:r>
    </w:p>
    <w:p w14:paraId="01959480" w14:textId="10A23AD1" w:rsidR="001B23DC" w:rsidRDefault="00976B80" w:rsidP="00976B80">
      <w:pPr>
        <w:pStyle w:val="Code"/>
        <w:rPr>
          <w:rFonts w:hint="eastAsia"/>
        </w:rPr>
      </w:pPr>
      <w:r>
        <w:t xml:space="preserve">    //*******WARNING********************</w:t>
      </w:r>
    </w:p>
    <w:p w14:paraId="773003CB" w14:textId="1F4E41F8" w:rsidR="001B23DC" w:rsidRDefault="00976B80" w:rsidP="00976B80">
      <w:pPr>
        <w:pStyle w:val="Code"/>
        <w:rPr>
          <w:rFonts w:hint="eastAsia"/>
        </w:rPr>
      </w:pPr>
      <w:r>
        <w:t xml:space="preserve">    this.kGLSLuLightArraySize = 4;  // &lt;-- make sure this is the same as LightFS.glsl</w:t>
      </w:r>
    </w:p>
    <w:p w14:paraId="3510D62D" w14:textId="3E257192"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lastRenderedPageBreak/>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t>}</w:t>
      </w:r>
    </w:p>
    <w:p w14:paraId="4384D575" w14:textId="1270C0FB" w:rsidR="001B23DC" w:rsidRDefault="004D6400" w:rsidP="000D057D">
      <w:pPr>
        <w:pStyle w:val="NumList"/>
        <w:numPr>
          <w:ilvl w:val="0"/>
          <w:numId w:val="23"/>
        </w:numPr>
        <w:rPr>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r w:rsidR="000F7461">
        <w:t xml:space="preserve">. For this reason, </w:t>
      </w:r>
      <w:del w:id="129" w:author="Kelvin Sung" w:date="2021-09-02T10:46:00Z">
        <w:r w:rsidRPr="004D6400" w:rsidDel="00E54A5D">
          <w:delText xml:space="preserve"> </w:delText>
        </w:r>
      </w:del>
      <w:r w:rsidRPr="004D6400">
        <w:t>it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5F3CEECE" w14:textId="55711350" w:rsidR="001B23DC" w:rsidRDefault="00976B80" w:rsidP="00976B80">
      <w:pPr>
        <w:pStyle w:val="Code"/>
        <w:rPr>
          <w:rFonts w:hint="eastAsia"/>
        </w:rPr>
      </w:pPr>
      <w:r>
        <w:t xml:space="preserve">            this.mShaderLights[numLight].loadToShader(this.mCamera, this.mLights[numLight]);</w:t>
      </w:r>
    </w:p>
    <w:p w14:paraId="14992B9D" w14:textId="61D64C6E"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259EB069" w:rsidR="001B23DC" w:rsidRDefault="00976B80" w:rsidP="00976B80">
      <w:pPr>
        <w:pStyle w:val="Code"/>
        <w:rPr>
          <w:rFonts w:hint="eastAsia"/>
        </w:rPr>
      </w:pPr>
      <w:r>
        <w:t xml:space="preserve">        this.mShaderLights[numLight].switchOffLight(); // switch off unused lights</w:t>
      </w:r>
    </w:p>
    <w:p w14:paraId="772B73EA" w14:textId="2F559E9B"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t>Rename</w:t>
      </w:r>
      <w:r w:rsidRPr="004D6400">
        <w:t xml:space="preserve"> </w:t>
      </w:r>
      <w:r w:rsidR="004D6400" w:rsidRPr="004D6400">
        <w:t xml:space="preserve">the </w:t>
      </w:r>
      <w:proofErr w:type="spellStart"/>
      <w:proofErr w:type="gramStart"/>
      <w:r w:rsidR="00B71F1B" w:rsidRPr="00B71F1B">
        <w:rPr>
          <w:rStyle w:val="CodeInline"/>
        </w:rPr>
        <w:t>setCameraAndLight</w:t>
      </w:r>
      <w:proofErr w:type="spellEnd"/>
      <w:r w:rsidR="004D6400" w:rsidRPr="00B71F1B">
        <w:rPr>
          <w:rStyle w:val="CodeInline"/>
        </w:rPr>
        <w:t>(</w:t>
      </w:r>
      <w:proofErr w:type="gramEnd"/>
      <w:r w:rsidR="004D6400" w:rsidRPr="00B71F1B">
        <w:rPr>
          <w:rStyle w:val="CodeInline"/>
        </w:rPr>
        <w:t>)</w:t>
      </w:r>
      <w:r w:rsidR="004D6400" w:rsidRPr="004D6400">
        <w:t xml:space="preserve"> function </w:t>
      </w:r>
      <w:r>
        <w:t xml:space="preserve">to </w:t>
      </w:r>
      <w:proofErr w:type="spellStart"/>
      <w:r w:rsidR="00B71F1B" w:rsidRPr="00B71F1B">
        <w:rPr>
          <w:rStyle w:val="CodeInline"/>
        </w:rPr>
        <w:t>setCameraAndLights</w:t>
      </w:r>
      <w:proofErr w:type="spellEnd"/>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proofErr w:type="spellStart"/>
      <w:r w:rsidR="0055286C" w:rsidRPr="00AB51B9">
        <w:rPr>
          <w:rStyle w:val="CodeInline"/>
        </w:rPr>
        <w:t>light_fs</w:t>
      </w:r>
      <w:proofErr w:type="spellEnd"/>
      <w:r w:rsidR="0055286C">
        <w:t xml:space="preserve"> fragment shader.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lastRenderedPageBreak/>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r w:rsidR="0055286C">
        <w:t>…</w:t>
      </w:r>
      <w:r>
        <w:t>);</w:t>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t xml:space="preserve">Modifying the </w:t>
      </w:r>
      <w:proofErr w:type="spellStart"/>
      <w:r>
        <w:t>LightRenderable</w:t>
      </w:r>
      <w:proofErr w:type="spellEnd"/>
      <w:r>
        <w:t xml:space="preserve"> </w:t>
      </w:r>
      <w:r w:rsidR="00E15C4E">
        <w:t>Class</w:t>
      </w:r>
    </w:p>
    <w:p w14:paraId="23A9BE01" w14:textId="4ACF3BE0"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rPr>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3B8E13A0" w:rsidR="004D6400" w:rsidRDefault="004D6400" w:rsidP="004D6400">
      <w:pPr>
        <w:pStyle w:val="BodyTextFirst"/>
        <w:rPr>
          <w:rFonts w:hint="eastAsia"/>
        </w:rPr>
      </w:pPr>
      <w:r>
        <w:t xml:space="preserve">With </w:t>
      </w:r>
      <w:r w:rsidR="00B42611">
        <w:t xml:space="preserve">proper integration for </w:t>
      </w:r>
      <w:r>
        <w:t xml:space="preserve">multiple lights support 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proofErr w:type="spellStart"/>
      <w:r w:rsidR="00E63316" w:rsidRPr="00AB51B9">
        <w:rPr>
          <w:rStyle w:val="CodeInline"/>
        </w:rPr>
        <w:t>MyGame</w:t>
      </w:r>
      <w:proofErr w:type="spellEnd"/>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proofErr w:type="spellStart"/>
      <w:r w:rsidR="00E63316" w:rsidRPr="00AB51B9">
        <w:rPr>
          <w:rStyle w:val="CodeInline"/>
        </w:rPr>
        <w:t>MyGame</w:t>
      </w:r>
      <w:proofErr w:type="spellEnd"/>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0506C67D" w:rsidR="00B334B2" w:rsidRDefault="004D6400" w:rsidP="004D6400">
      <w:pPr>
        <w:pStyle w:val="BodyTextFirst"/>
        <w:rPr>
          <w:rFonts w:hint="eastAsia"/>
        </w:rPr>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4E3C0D51" w:rsidR="00FD1303" w:rsidRDefault="00FA3242">
      <w:pPr>
        <w:pStyle w:val="BodyTextCont"/>
        <w:rPr>
          <w:rFonts w:hint="eastAsia"/>
        </w:rPr>
      </w:pPr>
      <w:r>
        <w:t xml:space="preserve">You can </w:t>
      </w:r>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r>
        <w:t>In particular try 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244AC7B0" w14:textId="6EE5586E" w:rsidR="003F312E" w:rsidRDefault="00DB3D54" w:rsidP="003F312E">
      <w:pPr>
        <w:pStyle w:val="BodyTextFirst"/>
        <w:rPr>
          <w:rFonts w:hint="eastAsia"/>
        </w:rPr>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 xml:space="preserve">previous </w:t>
      </w:r>
      <w:r w:rsidR="00F40B62">
        <w:lastRenderedPageBreak/>
        <w:t>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ins w:id="130" w:author="Kelvin Sung" w:date="2021-09-02T11:10:00Z">
        <w:r w:rsidR="00E31CD4">
          <w:t xml:space="preserve">take </w:t>
        </w:r>
      </w:ins>
      <w:r>
        <w:t xml:space="preserve">note </w:t>
      </w:r>
      <w:ins w:id="131" w:author="Kelvin Sung" w:date="2021-09-02T11:10:00Z">
        <w:r w:rsidR="00E31CD4">
          <w:t xml:space="preserve">of </w:t>
        </w:r>
      </w:ins>
      <w:r>
        <w:t xml:space="preserve">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CE53474" w:rsidR="003F312E" w:rsidRDefault="003F312E" w:rsidP="003F312E">
      <w:pPr>
        <w:pStyle w:val="BodyTextFirst"/>
        <w:rPr>
          <w:rFonts w:hint="eastAsia"/>
        </w:rPr>
      </w:pPr>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lastRenderedPageBreak/>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2179BA37" w:rsidR="000E71E3" w:rsidRDefault="00FD1303" w:rsidP="000E71E3">
      <w:pPr>
        <w:pStyle w:val="BodyTextCont"/>
        <w:rPr>
          <w:rFonts w:hint="eastAsia"/>
        </w:rPr>
      </w:pPr>
      <w:r w:rsidRPr="00FD1303">
        <w:t>A human’s observation of light illumination is the result of visible energy from light sources reflecting off object surfaces and reaching the eyes. A diffuse,</w:t>
      </w:r>
      <w:ins w:id="132" w:author="Kelvin Sung" w:date="2021-09-02T11:20:00Z">
        <w:r w:rsidR="007C3F02">
          <w:t xml:space="preserve"> </w:t>
        </w:r>
      </w:ins>
      <w:ins w:id="133" w:author="Kelvin Sung" w:date="2021-09-02T11:21:00Z">
        <w:r w:rsidR="007C3F02">
          <w:t>matte,</w:t>
        </w:r>
      </w:ins>
      <w:r w:rsidRPr="00FD1303">
        <w:t xml:space="preserv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r w:rsidR="000E71E3">
        <w:t>s</w:t>
      </w:r>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6F94841E" w:rsidR="00FD1303" w:rsidRDefault="00FD1303" w:rsidP="00AB51B9">
      <w:pPr>
        <w:pStyle w:val="BodyTextCont"/>
        <w:rPr>
          <w:rFonts w:hint="eastAsia"/>
        </w:rPr>
      </w:pPr>
      <w:r w:rsidRPr="00FD1303">
        <w:t xml:space="preserve">Figure </w:t>
      </w:r>
      <w:r w:rsidR="003401C9">
        <w:t>8-9</w:t>
      </w:r>
      <w:r w:rsidRPr="00FD1303">
        <w:t xml:space="preserve"> illustrates </w:t>
      </w:r>
      <w:ins w:id="134" w:author="Kelvin Sung" w:date="2021-09-02T11:23:00Z">
        <w:r w:rsidR="00566D11">
          <w:t xml:space="preserve">that </w:t>
        </w:r>
      </w:ins>
      <w:r w:rsidRPr="00FD1303">
        <w:t>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commentRangeStart w:id="135"/>
      <w:commentRangeStart w:id="136"/>
      <w:r w:rsidR="00BE417B">
        <w:t xml:space="preserve">that </w:t>
      </w:r>
      <w:del w:id="137" w:author="Kelvin Sung" w:date="2021-09-01T09:24:00Z">
        <w:r w:rsidR="00BE417B" w:rsidDel="00B658FA">
          <w:delText xml:space="preserve">the </w:delText>
        </w:r>
      </w:del>
      <w:r w:rsidR="00BE417B">
        <w:t>include</w:t>
      </w:r>
      <w:ins w:id="138" w:author="Kelvin Sung" w:date="2021-09-01T09:24:00Z">
        <w:r w:rsidR="00B658FA">
          <w:t>s</w:t>
        </w:r>
      </w:ins>
      <w:r w:rsidR="00BE417B">
        <w:t xml:space="preserve"> </w:t>
      </w:r>
      <w:commentRangeEnd w:id="135"/>
      <w:r w:rsidR="005F07BC">
        <w:rPr>
          <w:rStyle w:val="CommentReference"/>
          <w:rFonts w:asciiTheme="minorHAnsi" w:hAnsiTheme="minorHAnsi"/>
        </w:rPr>
        <w:commentReference w:id="135"/>
      </w:r>
      <w:commentRangeEnd w:id="136"/>
      <w:r w:rsidR="00B658FA">
        <w:rPr>
          <w:rStyle w:val="CommentReference"/>
          <w:rFonts w:asciiTheme="minorHAnsi" w:hAnsiTheme="minorHAnsi"/>
        </w:rPr>
        <w:commentReference w:id="136"/>
      </w:r>
      <w:r w:rsidR="00BE417B">
        <w:t xml:space="preserve">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lastRenderedPageBreak/>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65DA152A" w:rsidR="00FD1303" w:rsidRPr="00FD1303" w:rsidRDefault="00FD1303" w:rsidP="00FD1303">
      <w:pPr>
        <w:pStyle w:val="FigureCaption"/>
      </w:pPr>
      <w:r w:rsidRPr="00FD1303">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18900E20" w:rsidR="009F697C" w:rsidRDefault="00FD1303" w:rsidP="00FD1303">
      <w:pPr>
        <w:pStyle w:val="FigureCaption"/>
      </w:pPr>
      <w:r w:rsidRPr="00FD1303">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xyz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714CE75E" w:rsidR="00FD1303" w:rsidRPr="00FD1303" w:rsidRDefault="00FD1303" w:rsidP="00AB51B9">
      <w:pPr>
        <w:pStyle w:val="BodyTextCont"/>
        <w:rPr>
          <w:rFonts w:hint="eastAsia"/>
        </w:rPr>
      </w:pPr>
      <w:r w:rsidRPr="00FD1303">
        <w:t>In summary, a normal texture map or a normal map is a texture map that stores normal vector information rather than the usual color information. Each texel of a normal map encodes the xyz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w:t>
      </w:r>
      <w:ins w:id="139" w:author="Kelvin Sung" w:date="2021-09-02T11:33:00Z">
        <w:r w:rsidR="009B20AD">
          <w:t xml:space="preserve">can be </w:t>
        </w:r>
      </w:ins>
      <w:r w:rsidRPr="00FD1303">
        <w:t xml:space="preserve">used for computing the diffuse component. </w:t>
      </w:r>
      <w:r w:rsidR="00D57837">
        <w:t>In this way,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proofErr w:type="spellStart"/>
      <w:r w:rsidRPr="00176116">
        <w:rPr>
          <w:rStyle w:val="CodeInline"/>
        </w:rPr>
        <w:t>IllumShader</w:t>
      </w:r>
      <w:proofErr w:type="spellEnd"/>
      <w:r w:rsidRPr="00FD1303">
        <w:t xml:space="preserve"> </w:t>
      </w:r>
      <w:r w:rsidR="00A403E7">
        <w:t>class</w:t>
      </w:r>
      <w:r w:rsidR="00A403E7" w:rsidRPr="00FD1303">
        <w:t xml:space="preserve"> </w:t>
      </w:r>
      <w:r w:rsidRPr="00FD1303">
        <w:t xml:space="preserve">to generalize </w:t>
      </w:r>
      <w:r w:rsidR="00A403E7">
        <w:t xml:space="preserve">a </w:t>
      </w:r>
      <w:proofErr w:type="spellStart"/>
      <w:r w:rsidRPr="00176116">
        <w:rPr>
          <w:rStyle w:val="CodeInline"/>
        </w:rPr>
        <w:t>LightShader</w:t>
      </w:r>
      <w:proofErr w:type="spellEnd"/>
      <w:r w:rsidRPr="00FD1303">
        <w:t xml:space="preserve">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2BB1320E"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CB4AD3" w:rsidR="00176116" w:rsidRDefault="00176116" w:rsidP="00176116">
      <w:pPr>
        <w:pStyle w:val="BodyTextFirst"/>
        <w:rPr>
          <w:rFonts w:hint="eastAsia"/>
        </w:rPr>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1D4828B0" w:rsidR="00176116" w:rsidRDefault="00176116" w:rsidP="00176116">
      <w:pPr>
        <w:pStyle w:val="Bullet"/>
        <w:rPr>
          <w:rFonts w:hint="eastAsia"/>
        </w:rPr>
      </w:pPr>
      <w:r w:rsidRPr="00176116">
        <w:t>To examine the diffuse</w:t>
      </w:r>
      <w:ins w:id="140" w:author="Kelvin Sung" w:date="2021-09-02T14:15:00Z">
        <w:r w:rsidR="003B29E8">
          <w:t xml:space="preserve">, </w:t>
        </w:r>
      </w:ins>
      <w:moveToRangeStart w:id="141" w:author="Kelvin Sung" w:date="2021-09-02T14:15:00Z" w:name="move81484541"/>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142" w:author="Kelvin Sung" w:date="2021-09-02T14:15:00Z">
        <w:r w:rsidR="003B29E8">
          <w:t>,</w:t>
        </w:r>
      </w:ins>
      <w:moveTo w:id="143" w:author="Kelvin Sung" w:date="2021-09-02T14:15:00Z">
        <w:del w:id="144" w:author="Kelvin Sung" w:date="2021-09-02T14:15:00Z">
          <w:r w:rsidR="003B29E8" w:rsidDel="003B29E8">
            <w:delText xml:space="preserve"> </w:delText>
          </w:r>
        </w:del>
      </w:moveTo>
      <w:moveToRangeEnd w:id="141"/>
      <w:r w:rsidRPr="00176116">
        <w:t xml:space="preserve"> component </w:t>
      </w:r>
      <w:del w:id="145" w:author="Kelvin Sung" w:date="2021-09-02T14:15:00Z">
        <w:r w:rsidRPr="00176116" w:rsidDel="00E161C1">
          <w:delText xml:space="preserve">of </w:delText>
        </w:r>
      </w:del>
      <w:moveFromRangeStart w:id="146" w:author="Kelvin Sung" w:date="2021-09-02T14:15:00Z" w:name="move81484541"/>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moveFrom w:id="147" w:author="Kelvin Sung" w:date="2021-09-02T14:15:00Z">
        <w:r w:rsidR="00FA08E1" w:rsidDel="00E161C1">
          <w:t xml:space="preserve"> </w:t>
        </w:r>
      </w:moveFrom>
      <w:moveFromRangeEnd w:id="146"/>
      <w:r w:rsidR="00FA08E1">
        <w:t>in an illumination model</w:t>
      </w:r>
    </w:p>
    <w:p w14:paraId="464167D9" w14:textId="76E418D6"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w:t>
      </w:r>
      <w:ins w:id="148" w:author="Kelvin Sung" w:date="2021-09-02T14:16:00Z">
        <w:r w:rsidR="0031458B">
          <w:t xml:space="preserve">: </w:t>
        </w:r>
      </w:ins>
      <w:del w:id="149" w:author="Kelvin Sung" w:date="2021-09-02T14:16:00Z">
        <w:r w:rsidDel="0031458B">
          <w:delText xml:space="preserve"> (</w:delText>
        </w:r>
      </w:del>
      <w:r w:rsidRPr="007B1D0D">
        <w:rPr>
          <w:rStyle w:val="CodeInline"/>
        </w:rPr>
        <w:t>minion_sprite.png</w:t>
      </w:r>
      <w:r>
        <w:t xml:space="preserve"> and </w:t>
      </w:r>
      <w:r w:rsidRPr="007B1D0D">
        <w:rPr>
          <w:rStyle w:val="CodeInline"/>
        </w:rPr>
        <w:t>bg.png</w:t>
      </w:r>
      <w:ins w:id="150" w:author="Kelvin Sung" w:date="2021-09-02T14:16:00Z">
        <w:r w:rsidR="0031458B">
          <w:t>,</w:t>
        </w:r>
      </w:ins>
      <w:del w:id="151" w:author="Kelvin Sung" w:date="2021-09-02T14:16:00Z">
        <w:r w:rsidDel="0031458B">
          <w:delText>)</w:delText>
        </w:r>
      </w:del>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59C20E4C"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w:t>
      </w:r>
      <w:del w:id="152" w:author="Kelvin Sung" w:date="2021-09-02T14:16:00Z">
        <w:r w:rsidRPr="007B1D0D" w:rsidDel="004B79C6">
          <w:delText xml:space="preserve">automatically </w:delText>
        </w:r>
      </w:del>
      <w:ins w:id="153" w:author="Kelvin Sung" w:date="2021-09-02T14:16:00Z">
        <w:r w:rsidR="004B79C6">
          <w:t>algorithmically</w:t>
        </w:r>
        <w:r w:rsidR="004B79C6" w:rsidRPr="007B1D0D">
          <w:t xml:space="preserve"> </w:t>
        </w:r>
      </w:ins>
      <w:del w:id="154" w:author="Kelvin Sung" w:date="2021-09-02T14:17:00Z">
        <w:r w:rsidRPr="007B1D0D" w:rsidDel="004B79C6">
          <w:delText xml:space="preserve">based on the </w:delText>
        </w:r>
        <w:r w:rsidRPr="004C3324" w:rsidDel="004B79C6">
          <w:rPr>
            <w:rStyle w:val="CodeInline"/>
          </w:rPr>
          <w:delText>minion_sprite.png</w:delText>
        </w:r>
        <w:r w:rsidRPr="007B1D0D" w:rsidDel="004B79C6">
          <w:delText xml:space="preserve"> image </w:delText>
        </w:r>
      </w:del>
      <w:r w:rsidRPr="007B1D0D">
        <w:t xml:space="preserve">from </w:t>
      </w:r>
      <w:ins w:id="155" w:author="Kelvin Sung" w:date="2021-09-02T14:17:00Z">
        <w:r w:rsidR="004B79C6">
          <w:rPr>
            <w:rStyle w:val="Strong"/>
          </w:rPr>
          <w:fldChar w:fldCharType="begin"/>
        </w:r>
        <w:r w:rsidR="004B79C6">
          <w:rPr>
            <w:rStyle w:val="Strong"/>
          </w:rPr>
          <w:instrText xml:space="preserve"> HYPERLINK "</w:instrText>
        </w:r>
      </w:ins>
      <w:r w:rsidR="004B79C6" w:rsidRPr="00AB51B9">
        <w:rPr>
          <w:rStyle w:val="Strong"/>
        </w:rPr>
        <w:instrText>http://cpetry.github.io/NormalMap-Online/</w:instrText>
      </w:r>
      <w:ins w:id="156" w:author="Kelvin Sung" w:date="2021-09-02T14:17:00Z">
        <w:r w:rsidR="004B79C6">
          <w:rPr>
            <w:rStyle w:val="Strong"/>
          </w:rPr>
          <w:instrText xml:space="preserve">" </w:instrText>
        </w:r>
        <w:r w:rsidR="004B79C6">
          <w:rPr>
            <w:rStyle w:val="Strong"/>
          </w:rPr>
          <w:fldChar w:fldCharType="separate"/>
        </w:r>
      </w:ins>
      <w:r w:rsidR="004B79C6" w:rsidRPr="00A2748B">
        <w:rPr>
          <w:rStyle w:val="Hyperlink"/>
        </w:rPr>
        <w:t>http://cpetry.github.io/NormalMap-Online/</w:t>
      </w:r>
      <w:ins w:id="157" w:author="Kelvin Sung" w:date="2021-09-02T14:17:00Z">
        <w:r w:rsidR="004B79C6">
          <w:rPr>
            <w:rStyle w:val="Strong"/>
          </w:rPr>
          <w:fldChar w:fldCharType="end"/>
        </w:r>
        <w:r w:rsidR="004B79C6">
          <w:t xml:space="preserve"> </w:t>
        </w:r>
        <w:r w:rsidR="004B79C6" w:rsidRPr="007B1D0D">
          <w:t xml:space="preserve">based on the </w:t>
        </w:r>
        <w:r w:rsidR="004B79C6" w:rsidRPr="004C3324">
          <w:rPr>
            <w:rStyle w:val="CodeInline"/>
          </w:rPr>
          <w:t>minion_sprite.png</w:t>
        </w:r>
        <w:r w:rsidR="004B79C6" w:rsidRPr="007B1D0D">
          <w:t xml:space="preserve"> image</w:t>
        </w:r>
      </w:ins>
      <w:ins w:id="158" w:author="Kelvin Sung" w:date="2021-09-02T14:18:00Z">
        <w:r w:rsidR="00A467A4">
          <w:t>.</w:t>
        </w:r>
      </w:ins>
      <w:del w:id="159" w:author="Kelvin Sung" w:date="2021-09-02T14:17:00Z">
        <w:r w:rsidRPr="007B1D0D" w:rsidDel="004B79C6">
          <w:delText>.</w:delText>
        </w:r>
      </w:del>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r w:rsidR="00A303FF">
        <w:t xml:space="preserve">pasting to a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rsidR="00A303FF">
        <w:t xml:space="preserve">, </w:t>
      </w:r>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lastRenderedPageBreak/>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4698FD4C" w14:textId="3151CAE6" w:rsidR="00114454" w:rsidRDefault="007A6F8D" w:rsidP="00114454">
      <w:pPr>
        <w:pStyle w:val="Code"/>
        <w:ind w:firstLine="435"/>
        <w:rPr>
          <w:ins w:id="160" w:author="Kelvin Sung" w:date="2021-09-02T15:06:00Z"/>
          <w:rStyle w:val="CodeBold"/>
        </w:rPr>
        <w:pPrChange w:id="161" w:author="Kelvin Sung" w:date="2021-09-02T15:06:00Z">
          <w:pPr>
            <w:pStyle w:val="Code"/>
          </w:pPr>
        </w:pPrChange>
      </w:pPr>
      <w:del w:id="162" w:author="Kelvin Sung" w:date="2021-09-02T15:06:00Z">
        <w:r w:rsidDel="00114454">
          <w:delText xml:space="preserve">    </w:delText>
        </w:r>
      </w:del>
      <w:r w:rsidRPr="00AB51B9">
        <w:rPr>
          <w:rStyle w:val="CodeBold"/>
        </w:rPr>
        <w:t>float dist = length(L);</w:t>
      </w:r>
      <w:r w:rsidR="004C3324" w:rsidRPr="00AB51B9">
        <w:rPr>
          <w:rStyle w:val="CodeBold"/>
        </w:rPr>
        <w:t xml:space="preserve">    </w:t>
      </w:r>
    </w:p>
    <w:p w14:paraId="2B7B39F4" w14:textId="145215E7" w:rsidR="004C3324" w:rsidRPr="00114454" w:rsidRDefault="00114454" w:rsidP="00245418">
      <w:pPr>
        <w:pStyle w:val="Code"/>
        <w:rPr>
          <w:rStyle w:val="CodeBold"/>
          <w:rFonts w:ascii="TheSansMonoConNormal" w:hAnsi="TheSansMonoConNormal"/>
          <w:rPrChange w:id="163" w:author="Kelvin Sung" w:date="2021-09-02T15:07:00Z">
            <w:rPr>
              <w:rStyle w:val="CodeBold"/>
            </w:rPr>
          </w:rPrChange>
        </w:rPr>
      </w:pPr>
      <w:ins w:id="164" w:author="Kelvin Sung" w:date="2021-09-02T15:06:00Z">
        <w:r>
          <w:rPr>
            <w:rStyle w:val="CodeBold"/>
          </w:rPr>
          <w:t xml:space="preserve">    </w:t>
        </w:r>
      </w:ins>
      <w:r w:rsidR="004C3324" w:rsidRPr="00114454">
        <w:rPr>
          <w:rStyle w:val="CodeBold"/>
          <w:rFonts w:ascii="TheSansMonoConNormal" w:hAnsi="TheSansMonoConNormal"/>
          <w:rPrChange w:id="165" w:author="Kelvin Sung" w:date="2021-09-02T15:07:00Z">
            <w:rPr>
              <w:rStyle w:val="CodeBold"/>
            </w:rPr>
          </w:rPrChange>
        </w:rPr>
        <w:t>if (dist &lt;= lgt.Far) {</w:t>
      </w:r>
    </w:p>
    <w:p w14:paraId="316B21F4" w14:textId="07AF073D" w:rsidR="004C3324" w:rsidRDefault="004C3324" w:rsidP="004C3324">
      <w:pPr>
        <w:pStyle w:val="Code"/>
        <w:rPr>
          <w:rFonts w:hint="eastAsia"/>
        </w:rPr>
      </w:pPr>
      <w:r>
        <w:t xml:space="preserve">        if (dist &lt;= lgt.Near)</w:t>
      </w:r>
      <w:r w:rsidR="007A6F8D">
        <w:t xml:space="preserve"> </w:t>
      </w:r>
      <w:ins w:id="166" w:author="Kelvin Sung" w:date="2021-09-02T15:07:00Z">
        <w:r w:rsidR="00114454">
          <w:t>{</w:t>
        </w:r>
      </w:ins>
      <w:del w:id="167" w:author="Kelvin Sung" w:date="2021-09-02T15:07:00Z">
        <w:r w:rsidR="007A6F8D" w:rsidDel="00114454">
          <w:delText>}</w:delText>
        </w:r>
      </w:del>
    </w:p>
    <w:p w14:paraId="47092CB4" w14:textId="39918581"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 xml:space="preserve">dentical to </w:t>
      </w:r>
      <w:del w:id="168" w:author="Kelvin Sung" w:date="2021-09-02T15:13:00Z">
        <w:r w:rsidDel="00E576FC">
          <w:rPr>
            <w:rStyle w:val="CodeBold"/>
            <w:rFonts w:ascii="TheSansMonoConNormal" w:hAnsi="TheSansMonoConNormal"/>
          </w:rPr>
          <w:delText>the code in light_fs.glsl</w:delText>
        </w:r>
      </w:del>
      <w:ins w:id="169" w:author="Kelvin Sung" w:date="2021-09-02T15:13:00Z">
        <w:r w:rsidR="00E576FC">
          <w:rPr>
            <w:rStyle w:val="CodeBold"/>
            <w:rFonts w:ascii="TheSansMonoConNormal" w:hAnsi="TheSansMonoConNormal"/>
          </w:rPr>
          <w:t>previous code</w:t>
        </w:r>
      </w:ins>
      <w:r>
        <w:rPr>
          <w:rStyle w:val="CodeBold"/>
          <w:rFonts w:ascii="TheSansMonoConNormal" w:hAnsi="TheSansMonoConNormal"/>
        </w:rPr>
        <w:t xml:space="preserve">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123AC86A" w14:textId="77777777"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47460A9C"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r w:rsidR="008F1800">
        <w:rPr>
          <w:rStyle w:val="CodeInline"/>
        </w:rPr>
        <w:t>(</w:t>
      </w:r>
      <w:proofErr w:type="gramEnd"/>
      <w:r w:rsidR="008F1800">
        <w:rPr>
          <w:rStyle w:val="CodeInline"/>
        </w:rPr>
        <w:t>)</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of the surface element at that given </w:t>
      </w:r>
      <w:del w:id="170" w:author="Kelvin Sung" w:date="2021-09-02T15:11:00Z">
        <w:r w:rsidRPr="00176116" w:rsidDel="00245418">
          <w:delText>point</w:delText>
        </w:r>
      </w:del>
      <w:ins w:id="171" w:author="Kelvin Sung" w:date="2021-09-02T15:11:00Z">
        <w:r w:rsidR="00245418">
          <w:t>position</w:t>
        </w:r>
      </w:ins>
      <w:r w:rsidRPr="00176116">
        <w:t>. Because the xyz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lastRenderedPageBreak/>
        <w:t xml:space="preserve">    vec4 textureMapColor = texture2D(uSampler, vTexCoord);</w:t>
      </w:r>
    </w:p>
    <w:p w14:paraId="2869E05D" w14:textId="3B9227AE" w:rsidR="00126638" w:rsidRPr="00AB51B9" w:rsidRDefault="00126638" w:rsidP="00126638">
      <w:pPr>
        <w:pStyle w:val="Code"/>
        <w:rPr>
          <w:rStyle w:val="CodeBold"/>
        </w:rPr>
      </w:pPr>
      <w:r w:rsidRPr="00126638">
        <w:t xml:space="preserve">    </w:t>
      </w:r>
      <w:r w:rsidRPr="00AB51B9">
        <w:rPr>
          <w:rStyle w:val="CodeBold"/>
        </w:rPr>
        <w:t xml:space="preserve">vec4 normal = texture2D(uNormalSampler, vTexCoord);  // using the same coordinate </w:t>
      </w:r>
    </w:p>
    <w:p w14:paraId="00D10DAF" w14:textId="77777777" w:rsidR="00126638" w:rsidRPr="00AB51B9" w:rsidRDefault="00126638" w:rsidP="00126638">
      <w:pPr>
        <w:pStyle w:val="Code"/>
        <w:rPr>
          <w:rStyle w:val="CodeBold"/>
        </w:rPr>
      </w:pPr>
      <w:r w:rsidRPr="00126638">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40F6A53C"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 xml:space="preserve">dentical </w:t>
      </w:r>
      <w:del w:id="172" w:author="Kelvin Sung" w:date="2021-09-02T15:13:00Z">
        <w:r w:rsidR="00C14BCC" w:rsidDel="005972D4">
          <w:rPr>
            <w:rStyle w:val="CodeBold"/>
            <w:rFonts w:ascii="TheSansMonoConNormal" w:hAnsi="TheSansMonoConNormal"/>
          </w:rPr>
          <w:delText xml:space="preserve">to the </w:delText>
        </w:r>
      </w:del>
      <w:ins w:id="173" w:author="Kelvin Sung" w:date="2021-09-02T15:13:00Z">
        <w:r w:rsidR="005972D4">
          <w:rPr>
            <w:rStyle w:val="CodeBold"/>
            <w:rFonts w:ascii="TheSansMonoConNormal" w:hAnsi="TheSansMonoConNormal"/>
          </w:rPr>
          <w:t xml:space="preserve">to previous </w:t>
        </w:r>
      </w:ins>
      <w:r w:rsidR="00C14BCC">
        <w:rPr>
          <w:rStyle w:val="CodeBold"/>
          <w:rFonts w:ascii="TheSansMonoConNormal" w:hAnsi="TheSansMonoConNormal"/>
        </w:rPr>
        <w:t>code</w:t>
      </w:r>
      <w:del w:id="174" w:author="Kelvin Sung" w:date="2021-09-02T15:12:00Z">
        <w:r w:rsidR="00C14BCC" w:rsidDel="005972D4">
          <w:rPr>
            <w:rStyle w:val="CodeBold"/>
            <w:rFonts w:ascii="TheSansMonoConNormal" w:hAnsi="TheSansMonoConNormal"/>
          </w:rPr>
          <w:delText xml:space="preserve"> in light_fs.glsl </w:delText>
        </w:r>
      </w:del>
      <w:r w:rsidR="00C14BCC">
        <w:rPr>
          <w:rStyle w:val="CodeBold"/>
          <w:rFonts w:ascii="TheSansMonoConNormal" w:hAnsi="TheSansMonoConNormal"/>
        </w:rPr>
        <w:t>…</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w:t>
      </w:r>
      <w:proofErr w:type="spellStart"/>
      <w:r w:rsidR="00176116">
        <w:t>IllumShader</w:t>
      </w:r>
      <w:proofErr w:type="spellEnd"/>
      <w:r w:rsidR="00176116">
        <w:t xml:space="preserve"> </w:t>
      </w:r>
      <w:r>
        <w:t>Class</w:t>
      </w:r>
    </w:p>
    <w:p w14:paraId="62A4EB18" w14:textId="2B98FFBC" w:rsidR="00176116" w:rsidRDefault="00176116" w:rsidP="00176116">
      <w:pPr>
        <w:pStyle w:val="BodyTextFirst"/>
        <w:rPr>
          <w:rFonts w:hint="eastAsia"/>
        </w:rPr>
      </w:pPr>
      <w:r>
        <w:t xml:space="preserve">With the </w:t>
      </w:r>
      <w:proofErr w:type="spellStart"/>
      <w:r w:rsidR="00B727B9" w:rsidRPr="00AB51B9">
        <w:rPr>
          <w:rStyle w:val="CodeInline"/>
        </w:rPr>
        <w:t>Illum_fs</w:t>
      </w:r>
      <w:proofErr w:type="spellEnd"/>
      <w:r w:rsidR="00B727B9">
        <w:t xml:space="preserve"> fragment </w:t>
      </w:r>
      <w:r>
        <w:t xml:space="preserve">shader supporting normal maps, you can create the JavaScript </w:t>
      </w:r>
      <w:proofErr w:type="spellStart"/>
      <w:r w:rsidRPr="00126638">
        <w:rPr>
          <w:rStyle w:val="CodeInline"/>
        </w:rPr>
        <w:t>IllumShader</w:t>
      </w:r>
      <w:proofErr w:type="spellEnd"/>
      <w:r>
        <w:t xml:space="preserve"> </w:t>
      </w:r>
      <w:r w:rsidR="00AA4715">
        <w:t xml:space="preserve">class </w:t>
      </w:r>
      <w:r>
        <w:t xml:space="preserve">to interface </w:t>
      </w:r>
      <w:r w:rsidR="00126638">
        <w:t>with</w:t>
      </w:r>
      <w:r>
        <w:t xml:space="preserve"> it.</w:t>
      </w:r>
    </w:p>
    <w:p w14:paraId="6C8CFAE7" w14:textId="10F84AA8" w:rsidR="00176116" w:rsidRDefault="00660027">
      <w:pPr>
        <w:pStyle w:val="NumList"/>
        <w:numPr>
          <w:ilvl w:val="0"/>
          <w:numId w:val="27"/>
        </w:numPr>
        <w:rPr>
          <w:rFonts w:hint="eastAsia"/>
        </w:rPr>
      </w:pPr>
      <w:r>
        <w:t xml:space="preserve">In </w:t>
      </w:r>
      <w:r w:rsidR="00176116">
        <w:t xml:space="preserve">the </w:t>
      </w:r>
      <w:proofErr w:type="spellStart"/>
      <w:r w:rsidR="00176116" w:rsidRPr="00126638">
        <w:rPr>
          <w:rStyle w:val="CodeInline"/>
        </w:rPr>
        <w:t>src</w:t>
      </w:r>
      <w:proofErr w:type="spellEnd"/>
      <w:r w:rsidR="00176116" w:rsidRPr="00126638">
        <w:rPr>
          <w:rStyle w:val="CodeInline"/>
        </w:rPr>
        <w:t>/</w:t>
      </w:r>
      <w:r w:rsidR="00126638" w:rsidRPr="00126638">
        <w:rPr>
          <w:rStyle w:val="CodeInline"/>
        </w:rPr>
        <w:t>e</w:t>
      </w:r>
      <w:r w:rsidR="00176116" w:rsidRPr="00126638">
        <w:rPr>
          <w:rStyle w:val="CodeInline"/>
        </w:rPr>
        <w:t>ngine/</w:t>
      </w:r>
      <w:r w:rsidR="00126638" w:rsidRPr="00126638">
        <w:rPr>
          <w:rStyle w:val="CodeInline"/>
        </w:rPr>
        <w:t>s</w:t>
      </w:r>
      <w:r w:rsidR="00176116" w:rsidRPr="00126638">
        <w:rPr>
          <w:rStyle w:val="CodeInline"/>
        </w:rPr>
        <w:t>haders</w:t>
      </w:r>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d</w:t>
      </w:r>
      <w:r w:rsidR="00126638">
        <w:t xml:space="preserve">efine </w:t>
      </w:r>
      <w:del w:id="175" w:author="Kelvin Sung" w:date="2021-09-02T15:16:00Z">
        <w:r w:rsidR="00126638" w:rsidDel="00706807">
          <w:delText xml:space="preserve"> </w:delText>
        </w:r>
      </w:del>
      <w:proofErr w:type="spellStart"/>
      <w:r w:rsidR="00126638" w:rsidRPr="00126638">
        <w:rPr>
          <w:rStyle w:val="CodeInline"/>
        </w:rPr>
        <w:t>IllumShader</w:t>
      </w:r>
      <w:proofErr w:type="spellEnd"/>
      <w:r w:rsidR="00126638">
        <w:t xml:space="preserve"> </w:t>
      </w:r>
      <w:r w:rsidR="002E5D9B">
        <w:t xml:space="preserve">to be a subclass of </w:t>
      </w:r>
      <w:proofErr w:type="spellStart"/>
      <w:r w:rsidR="00126638" w:rsidRPr="00126638">
        <w:rPr>
          <w:rStyle w:val="CodeInline"/>
        </w:rPr>
        <w:t>LightShader</w:t>
      </w:r>
      <w:proofErr w:type="spellEnd"/>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proofErr w:type="spellStart"/>
      <w:r w:rsidR="00176116" w:rsidRPr="00126638">
        <w:rPr>
          <w:rStyle w:val="CodeInline"/>
        </w:rPr>
        <w:t>mNormalSamplerRef</w:t>
      </w:r>
      <w:proofErr w:type="spellEnd"/>
      <w:r w:rsidR="00176116">
        <w:t xml:space="preserve">, to maintain </w:t>
      </w:r>
      <w:r w:rsidR="002E5D9B">
        <w:t>the</w:t>
      </w:r>
      <w:r w:rsidR="00176116">
        <w:t xml:space="preserve"> reference to the normal sampler in the </w:t>
      </w:r>
      <w:proofErr w:type="spellStart"/>
      <w:r w:rsidR="002E5D9B" w:rsidRPr="00AB51B9">
        <w:rPr>
          <w:rStyle w:val="CodeInline"/>
        </w:rPr>
        <w:t>illum_fs</w:t>
      </w:r>
      <w:proofErr w:type="spellEnd"/>
      <w:r w:rsidR="002E5D9B">
        <w:t xml:space="preserve"> fragment </w:t>
      </w:r>
      <w:r w:rsidR="00176116">
        <w:t xml:space="preserve">shader. </w:t>
      </w:r>
      <w:r w:rsidR="002B3F21">
        <w:t>Don’t forget to export the class.</w:t>
      </w:r>
    </w:p>
    <w:p w14:paraId="7D8A2238" w14:textId="77777777" w:rsidR="00126638" w:rsidRDefault="00126638" w:rsidP="00126638">
      <w:pPr>
        <w:pStyle w:val="Code"/>
        <w:rPr>
          <w:rFonts w:hint="eastAsia"/>
        </w:rPr>
      </w:pPr>
      <w:r>
        <w:lastRenderedPageBreak/>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77777777" w:rsidR="00126638" w:rsidRDefault="00126638" w:rsidP="00126638">
      <w:pPr>
        <w:pStyle w:val="Code"/>
        <w:rPr>
          <w:rFonts w:hint="eastAsia"/>
        </w:rPr>
      </w:pPr>
      <w:r>
        <w:t xml:space="preserve">        super(vertexShaderPath, fragmentShaderPath);  // call super class constructor</w:t>
      </w: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proofErr w:type="spellStart"/>
      <w:r w:rsidR="00674C36" w:rsidRPr="00AB51B9">
        <w:rPr>
          <w:rStyle w:val="CodeInline"/>
        </w:rPr>
        <w:t>TextureShader</w:t>
      </w:r>
      <w:proofErr w:type="spellEnd"/>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32085A5A"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w:t>
      </w:r>
      <w:del w:id="176" w:author="Kelvin Sung" w:date="2021-09-02T15:20:00Z">
        <w:r w:rsidRPr="00176116" w:rsidDel="00706807">
          <w:delText>,</w:delText>
        </w:r>
      </w:del>
      <w:r w:rsidRPr="00176116">
        <w:t xml:space="preserve"> </w:t>
      </w:r>
      <w:ins w:id="177" w:author="Kelvin Sung" w:date="2021-09-02T15:20:00Z">
        <w:r w:rsidR="00706807">
          <w:t xml:space="preserve">a minimum of 8 </w:t>
        </w:r>
      </w:ins>
      <w:del w:id="178" w:author="Kelvin Sung" w:date="2021-09-02T15:20:00Z">
        <w:r w:rsidRPr="00176116" w:rsidDel="00706807">
          <w:delText xml:space="preserve">up to 32 </w:delText>
        </w:r>
      </w:del>
      <w:r w:rsidRPr="00176116">
        <w:t xml:space="preserve">texture units can be active simultaneously during a single rendering pass. In this book, you will activate only two of the texture units during </w:t>
      </w:r>
      <w:r w:rsidRPr="00176116">
        <w:lastRenderedPageBreak/>
        <w:t>rendering: one for color texture and the other for normal texture.</w:t>
      </w:r>
    </w:p>
    <w:p w14:paraId="10BB2F02" w14:textId="5C4E4BCB" w:rsidR="00176116" w:rsidRDefault="00176116" w:rsidP="00176116">
      <w:pPr>
        <w:pStyle w:val="Heading3"/>
      </w:pPr>
      <w:r>
        <w:t xml:space="preserve">Modifying the Texture </w:t>
      </w:r>
      <w:r w:rsidR="00066C3A">
        <w:t>Module</w:t>
      </w:r>
    </w:p>
    <w:p w14:paraId="78070F9A" w14:textId="3F13B964" w:rsidR="00176116" w:rsidRDefault="00176116" w:rsidP="00176116">
      <w:pPr>
        <w:pStyle w:val="BodyTextFirst"/>
        <w:rPr>
          <w:rFonts w:hint="eastAsia"/>
        </w:rPr>
      </w:pPr>
      <w:r>
        <w:t xml:space="preserve">So far, you have been binding the color texture map to WebGL texture unit 0. With the addition of the normal texture, </w:t>
      </w:r>
      <w:ins w:id="179" w:author="Kelvin Sung" w:date="2021-09-02T15:22:00Z">
        <w:r w:rsidR="006B1B49">
          <w:t xml:space="preserve">the </w:t>
        </w:r>
      </w:ins>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rPr>
          <w:rFonts w:hint="eastAsia"/>
        </w:rPr>
      </w:pPr>
      <w:r>
        <w:t xml:space="preserve">Modify the </w:t>
      </w:r>
      <w:r w:rsidRPr="00AB51B9">
        <w:rPr>
          <w:rStyle w:val="CodeInline"/>
        </w:rPr>
        <w:t>texture</w:t>
      </w:r>
      <w:r>
        <w:t xml:space="preserve"> module by opening </w:t>
      </w:r>
      <w:r w:rsidRPr="00AB51B9">
        <w:rPr>
          <w:rStyle w:val="CodeInline"/>
        </w:rPr>
        <w:t>texture.js</w:t>
      </w:r>
      <w:r>
        <w:t xml:space="preserve"> in the </w:t>
      </w:r>
      <w:proofErr w:type="spellStart"/>
      <w:r w:rsidRPr="00AB51B9">
        <w:rPr>
          <w:rStyle w:val="CodeInline"/>
        </w:rPr>
        <w:t>src</w:t>
      </w:r>
      <w:proofErr w:type="spellEnd"/>
      <w:r w:rsidRPr="00AB51B9">
        <w:rPr>
          <w:rStyle w:val="CodeInline"/>
        </w:rPr>
        <w:t>/engine/resources</w:t>
      </w:r>
      <w:r>
        <w:t xml:space="preserve"> folder. Edit the </w:t>
      </w:r>
      <w:proofErr w:type="gramStart"/>
      <w:r w:rsidRPr="00AB51B9">
        <w:rPr>
          <w:rStyle w:val="CodeInline"/>
        </w:rPr>
        <w:t>activate(</w:t>
      </w:r>
      <w:proofErr w:type="gramEnd"/>
      <w:r w:rsidRPr="00AB51B9">
        <w:rPr>
          <w:rStyle w:val="CodeInline"/>
        </w:rPr>
        <w:t>)</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proofErr w:type="gramStart"/>
      <w:r w:rsidR="005C5812" w:rsidRPr="00AB51B9">
        <w:rPr>
          <w:rStyle w:val="CodeInline"/>
        </w:rPr>
        <w:t>activate(</w:t>
      </w:r>
      <w:proofErr w:type="gramEnd"/>
      <w:r w:rsidR="005C5812" w:rsidRPr="00AB51B9">
        <w:rPr>
          <w:rStyle w:val="CodeInline"/>
        </w:rPr>
        <w:t>)</w:t>
      </w:r>
      <w:r w:rsidR="005C5812">
        <w:t xml:space="preserve"> function.</w:t>
      </w:r>
    </w:p>
    <w:p w14:paraId="75C01C35" w14:textId="7E355202" w:rsidR="00B9388E" w:rsidRDefault="00B9388E" w:rsidP="00AB51B9">
      <w:pPr>
        <w:pStyle w:val="Code"/>
        <w:rPr>
          <w:rFonts w:hint="eastAsia"/>
        </w:rPr>
      </w:pPr>
      <w:r>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77777777" w:rsidR="00B9388E" w:rsidRDefault="00B9388E" w:rsidP="00AB51B9">
      <w:pPr>
        <w:pStyle w:val="Code"/>
        <w:rPr>
          <w:rFonts w:hint="eastAsia"/>
        </w:rPr>
      </w:pPr>
      <w:r>
        <w:t xml:space="preserve">    // Binds our texture reference to the current webGL texture functionality</w:t>
      </w:r>
    </w:p>
    <w:p w14:paraId="22BE6E63" w14:textId="096454DA" w:rsidR="00B9388E" w:rsidRDefault="00B9388E" w:rsidP="00AB51B9">
      <w:pPr>
        <w:pStyle w:val="Code"/>
        <w:rPr>
          <w:rFonts w:hint="eastAsia"/>
        </w:rPr>
      </w:pPr>
      <w:r>
        <w:t xml:space="preserve">    </w:t>
      </w:r>
      <w:r w:rsidR="005C5812" w:rsidRPr="005C5812">
        <w:rPr>
          <w:rStyle w:val="CodeBold"/>
        </w:rPr>
        <w:t>gl.activeTexture(textureUnit);  // activate the WebGL texture unit</w:t>
      </w:r>
    </w:p>
    <w:p w14:paraId="0FF95D22" w14:textId="691AF7FB" w:rsidR="00B9388E" w:rsidRPr="00CC1B7B" w:rsidRDefault="005C5812">
      <w:pPr>
        <w:pStyle w:val="Code"/>
        <w:rPr>
          <w:rFonts w:hint="eastAsia"/>
        </w:rPr>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AB51B9">
      <w:pPr>
        <w:pStyle w:val="Code"/>
        <w:ind w:firstLine="435"/>
        <w:rPr>
          <w:rStyle w:val="CodeBold"/>
        </w:rPr>
      </w:pPr>
      <w:r>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w:t>
      </w:r>
      <w:proofErr w:type="spellStart"/>
      <w:r>
        <w:t>IllumRenderable</w:t>
      </w:r>
      <w:proofErr w:type="spellEnd"/>
      <w:r>
        <w:t xml:space="preserve"> </w:t>
      </w:r>
      <w:r w:rsidR="00E15C4E">
        <w:t>Class</w:t>
      </w:r>
    </w:p>
    <w:p w14:paraId="3051336A" w14:textId="0D9FCEFF" w:rsidR="00176116" w:rsidRPr="00176116" w:rsidRDefault="00176116" w:rsidP="00176116">
      <w:pPr>
        <w:pStyle w:val="BodyTextFirst"/>
        <w:rPr>
          <w:rFonts w:hint="eastAsia"/>
        </w:rPr>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r w:rsidR="004D06AC">
        <w:t xml:space="preserve">, defining the </w:t>
      </w:r>
      <w:proofErr w:type="spellStart"/>
      <w:r w:rsidR="001126F3" w:rsidRPr="001126F3">
        <w:rPr>
          <w:rStyle w:val="CodeInline"/>
        </w:rPr>
        <w:t>IllumRenderable</w:t>
      </w:r>
      <w:proofErr w:type="spellEnd"/>
      <w:r w:rsidR="001126F3">
        <w:t xml:space="preserve"> </w:t>
      </w:r>
      <w:r w:rsidR="004D06AC">
        <w:t xml:space="preserve">class to subclass from </w:t>
      </w:r>
      <w:proofErr w:type="spellStart"/>
      <w:r w:rsidR="001126F3" w:rsidRPr="001126F3">
        <w:rPr>
          <w:rStyle w:val="CodeInline"/>
        </w:rPr>
        <w:t>LightRenderable</w:t>
      </w:r>
      <w:proofErr w:type="spellEnd"/>
      <w:r w:rsidR="004D06AC">
        <w:t xml:space="preserve">, and initializing </w:t>
      </w:r>
      <w:r w:rsidRPr="00176116">
        <w:t xml:space="preserve">a </w:t>
      </w:r>
      <w:proofErr w:type="spellStart"/>
      <w:r w:rsidRPr="001126F3">
        <w:rPr>
          <w:rStyle w:val="CodeInline"/>
        </w:rPr>
        <w:t>mNormalMap</w:t>
      </w:r>
      <w:proofErr w:type="spellEnd"/>
      <w:r w:rsidRPr="00176116">
        <w:t xml:space="preserve"> instance variable to record the normal map ID. The </w:t>
      </w:r>
      <w:proofErr w:type="spellStart"/>
      <w:r w:rsidRPr="001126F3">
        <w:rPr>
          <w:rStyle w:val="CodeInline"/>
        </w:rPr>
        <w:t>IllumRenderable</w:t>
      </w:r>
      <w:proofErr w:type="spellEnd"/>
      <w:r w:rsidRPr="00176116">
        <w:t xml:space="preserve"> object works with two texture maps: </w:t>
      </w:r>
      <w:proofErr w:type="spellStart"/>
      <w:r w:rsidRPr="001126F3">
        <w:rPr>
          <w:rStyle w:val="CodeInline"/>
        </w:rPr>
        <w:t>myTexture</w:t>
      </w:r>
      <w:proofErr w:type="spellEnd"/>
      <w:r w:rsidRPr="00176116">
        <w:t xml:space="preserve"> for color texture map and </w:t>
      </w:r>
      <w:proofErr w:type="spellStart"/>
      <w:r w:rsidRPr="001126F3">
        <w:rPr>
          <w:rStyle w:val="CodeInline"/>
        </w:rPr>
        <w:t>myNormalMap</w:t>
      </w:r>
      <w:proofErr w:type="spellEnd"/>
      <w:r w:rsidRPr="00176116">
        <w:t xml:space="preserve"> for normal mapping. Note that these two texture maps share the same texture coordinates defined in </w:t>
      </w:r>
      <w:proofErr w:type="spellStart"/>
      <w:r w:rsidRPr="001126F3">
        <w:rPr>
          <w:rStyle w:val="CodeInline"/>
        </w:rPr>
        <w:t>mTexCoordBuffer</w:t>
      </w:r>
      <w:proofErr w:type="spellEnd"/>
      <w:r w:rsidRPr="00176116">
        <w:t xml:space="preserve"> in the </w:t>
      </w:r>
      <w:proofErr w:type="spellStart"/>
      <w:r w:rsidRPr="001126F3">
        <w:rPr>
          <w:rStyle w:val="CodeInline"/>
        </w:rPr>
        <w:t>SpriteShader</w:t>
      </w:r>
      <w:proofErr w:type="spellEnd"/>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t>import * as texture from "../resources/texture.js";</w:t>
      </w:r>
    </w:p>
    <w:p w14:paraId="01383502" w14:textId="6D2C2BA6" w:rsidR="005B55B0" w:rsidRDefault="005B55B0" w:rsidP="001126F3">
      <w:pPr>
        <w:pStyle w:val="Code"/>
        <w:rPr>
          <w:rFonts w:hint="eastAsia"/>
        </w:rPr>
      </w:pPr>
      <w:r w:rsidRPr="005B55B0">
        <w:lastRenderedPageBreak/>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commentRangeStart w:id="180"/>
      <w:commentRangeStart w:id="181"/>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commentRangeEnd w:id="180"/>
    <w:p w14:paraId="289063E7" w14:textId="77777777" w:rsidR="001126F3" w:rsidRDefault="00370EA8" w:rsidP="001126F3">
      <w:pPr>
        <w:pStyle w:val="Code"/>
        <w:rPr>
          <w:rFonts w:hint="eastAsia"/>
        </w:rPr>
      </w:pPr>
      <w:r>
        <w:rPr>
          <w:rStyle w:val="CommentReference"/>
          <w:rFonts w:asciiTheme="minorHAnsi" w:hAnsiTheme="minorHAnsi"/>
          <w:noProof w:val="0"/>
        </w:rPr>
        <w:commentReference w:id="180"/>
      </w:r>
      <w:commentRangeEnd w:id="181"/>
      <w:r w:rsidR="00DB7DE5">
        <w:rPr>
          <w:rStyle w:val="CommentReference"/>
          <w:rFonts w:asciiTheme="minorHAnsi" w:hAnsiTheme="minorHAnsi"/>
          <w:noProof w:val="0"/>
        </w:rPr>
        <w:commentReference w:id="181"/>
      </w:r>
      <w:r w:rsidR="001126F3">
        <w:t xml:space="preserve">    }</w:t>
      </w:r>
    </w:p>
    <w:p w14:paraId="465558F4" w14:textId="1BEDF05E" w:rsidR="001126F3" w:rsidRDefault="001126F3" w:rsidP="001126F3">
      <w:pPr>
        <w:pStyle w:val="Code"/>
        <w:rPr>
          <w:rFonts w:hint="eastAsia"/>
        </w:rPr>
      </w:pPr>
      <w:bookmarkStart w:id="182" w:name="_Hlk72122689"/>
      <w:r>
        <w:t xml:space="preserve">    </w:t>
      </w:r>
      <w:r w:rsidRPr="001126F3">
        <w:t>... implementation to follow …</w:t>
      </w:r>
      <w:bookmarkEnd w:id="182"/>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26B2FBD0" w:rsidR="001126F3" w:rsidRDefault="001126F3" w:rsidP="001126F3">
      <w:pPr>
        <w:pStyle w:val="Code"/>
        <w:rPr>
          <w:ins w:id="183" w:author="Kelvin Sung" w:date="2021-09-02T15:51:00Z"/>
        </w:rPr>
      </w:pPr>
      <w:r>
        <w:t>export default IllumRenderable;</w:t>
      </w:r>
    </w:p>
    <w:p w14:paraId="3B7316BB" w14:textId="5EA7811F" w:rsidR="000F3C25" w:rsidRPr="001126F3" w:rsidRDefault="000F3C25" w:rsidP="000F3C25">
      <w:pPr>
        <w:pStyle w:val="NoteTipCaution"/>
        <w:rPr>
          <w:rFonts w:hint="eastAsia"/>
        </w:rPr>
        <w:pPrChange w:id="184" w:author="Kelvin Sung" w:date="2021-09-02T15:51:00Z">
          <w:pPr>
            <w:pStyle w:val="Code"/>
          </w:pPr>
        </w:pPrChange>
      </w:pPr>
      <w:ins w:id="185" w:author="Kelvin Sung" w:date="2021-09-02T15:52:00Z">
        <w:r w:rsidRPr="00FB3BA0">
          <w:rPr>
            <w:rStyle w:val="Strong"/>
          </w:rPr>
          <w:t>Note</w:t>
        </w:r>
        <w:r>
          <w:tab/>
        </w:r>
        <w:r>
          <w:t xml:space="preserve">Once again, it is important to </w:t>
        </w:r>
      </w:ins>
      <w:ins w:id="186" w:author="Kelvin Sung" w:date="2021-09-02T15:56:00Z">
        <w:r w:rsidR="005C048A">
          <w:t>reiterate</w:t>
        </w:r>
      </w:ins>
      <w:ins w:id="187" w:author="Kelvin Sung" w:date="2021-09-02T15:52:00Z">
        <w:r>
          <w:t xml:space="preserve"> that the normal texture map </w:t>
        </w:r>
      </w:ins>
      <w:ins w:id="188" w:author="Kelvin Sung" w:date="2021-09-02T15:56:00Z">
        <w:r w:rsidR="005C048A">
          <w:t xml:space="preserve">is an image that </w:t>
        </w:r>
      </w:ins>
      <w:ins w:id="189" w:author="Kelvin Sung" w:date="2021-09-02T15:52:00Z">
        <w:r>
          <w:t>must be created</w:t>
        </w:r>
      </w:ins>
      <w:ins w:id="190" w:author="Kelvin Sung" w:date="2021-09-02T15:56:00Z">
        <w:r w:rsidR="005C048A" w:rsidRPr="005C048A">
          <w:t xml:space="preserve"> </w:t>
        </w:r>
        <w:r w:rsidR="005C048A">
          <w:t>explicitly</w:t>
        </w:r>
      </w:ins>
      <w:ins w:id="191" w:author="Kelvin Sung" w:date="2021-09-02T15:52:00Z">
        <w:r>
          <w:t>, a</w:t>
        </w:r>
      </w:ins>
      <w:ins w:id="192" w:author="Kelvin Sung" w:date="2021-09-02T15:53:00Z">
        <w:r>
          <w:t xml:space="preserve">lgorithmically by an appropriate program or manually by an artist. </w:t>
        </w:r>
      </w:ins>
      <w:ins w:id="193" w:author="Kelvin Sung" w:date="2021-09-02T15:54:00Z">
        <w:r>
          <w:t>Using a regular color texture map image as</w:t>
        </w:r>
      </w:ins>
      <w:ins w:id="194" w:author="Kelvin Sung" w:date="2021-09-02T15:56:00Z">
        <w:r w:rsidR="005C048A">
          <w:t xml:space="preserve"> a</w:t>
        </w:r>
      </w:ins>
      <w:ins w:id="195" w:author="Kelvin Sung" w:date="2021-09-02T15:54:00Z">
        <w:r>
          <w:t xml:space="preserve"> normal texture map will not work in general.</w:t>
        </w:r>
      </w:ins>
    </w:p>
    <w:p w14:paraId="1B7EB3B8" w14:textId="74840AC1" w:rsidR="00F43D5B" w:rsidRDefault="00EE10DF" w:rsidP="000D057D">
      <w:pPr>
        <w:pStyle w:val="NumList"/>
        <w:numPr>
          <w:ilvl w:val="0"/>
          <w:numId w:val="29"/>
        </w:numPr>
        <w:rPr>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proofErr w:type="spellStart"/>
      <w:proofErr w:type="gramStart"/>
      <w:r w:rsidR="00CF5A28" w:rsidRPr="00AB51B9">
        <w:rPr>
          <w:rStyle w:val="CodeInline"/>
        </w:rPr>
        <w:t>texture.activate</w:t>
      </w:r>
      <w:proofErr w:type="spellEnd"/>
      <w:proofErr w:type="gramEnd"/>
      <w:r w:rsidR="00CF5A28" w:rsidRPr="00AB51B9">
        <w:rPr>
          <w:rStyle w:val="CodeInline"/>
        </w:rPr>
        <w:t>()</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proofErr w:type="spellStart"/>
      <w:r w:rsidR="005C5812" w:rsidRPr="00AB51B9">
        <w:rPr>
          <w:rStyle w:val="CodeInline"/>
        </w:rPr>
        <w:t>IllumShader</w:t>
      </w:r>
      <w:proofErr w:type="spellEnd"/>
      <w:r w:rsidR="005C5812">
        <w:t xml:space="preserve"> linking </w:t>
      </w:r>
      <w:proofErr w:type="spellStart"/>
      <w:r w:rsidR="005C5812" w:rsidRPr="00AB51B9">
        <w:rPr>
          <w:rStyle w:val="CodeInline"/>
        </w:rPr>
        <w:t>uNormalSampler</w:t>
      </w:r>
      <w:proofErr w:type="spellEnd"/>
      <w:r w:rsidR="005B55B0">
        <w:t xml:space="preserve"> to WebGL texture unit 1 and </w:t>
      </w:r>
      <w:proofErr w:type="spellStart"/>
      <w:r w:rsidR="005B55B0" w:rsidRPr="00AB51B9">
        <w:rPr>
          <w:rStyle w:val="CodeInline"/>
        </w:rPr>
        <w:t>illum_fs</w:t>
      </w:r>
      <w:proofErr w:type="spellEnd"/>
      <w:r w:rsidR="005B55B0">
        <w:t xml:space="preserve"> samples the </w:t>
      </w:r>
      <w:proofErr w:type="spellStart"/>
      <w:r w:rsidR="005B55B0" w:rsidRPr="00AB51B9">
        <w:rPr>
          <w:rStyle w:val="CodeInline"/>
        </w:rPr>
        <w:t>uNmormalSamper</w:t>
      </w:r>
      <w:proofErr w:type="spellEnd"/>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lastRenderedPageBreak/>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w:t>
      </w:r>
      <w:proofErr w:type="spellStart"/>
      <w:r w:rsidR="00125F73">
        <w:t>IllumShader</w:t>
      </w:r>
      <w:proofErr w:type="spellEnd"/>
      <w:r w:rsidR="00125F73">
        <w:t xml:space="preserve"> </w:t>
      </w:r>
      <w:r>
        <w:t>Instance</w:t>
      </w:r>
    </w:p>
    <w:p w14:paraId="62AD3CAA" w14:textId="732B15B5" w:rsidR="00EE10DF" w:rsidRDefault="00B76FED">
      <w:pPr>
        <w:pStyle w:val="BodyTextFirst"/>
        <w:rPr>
          <w:rFonts w:hint="eastAsia"/>
        </w:rPr>
      </w:pPr>
      <w:r>
        <w:t xml:space="preserve">Similar to all other shaders in the engine, a default instance of the </w:t>
      </w:r>
      <w:proofErr w:type="spellStart"/>
      <w:r w:rsidRPr="00AB51B9">
        <w:rPr>
          <w:rStyle w:val="CodeInline"/>
        </w:rPr>
        <w:t>IllumShader</w:t>
      </w:r>
      <w:proofErr w:type="spellEnd"/>
      <w:r>
        <w:t xml:space="preserve"> </w:t>
      </w:r>
      <w:r w:rsidR="00AB46AE">
        <w:t>must</w:t>
      </w:r>
      <w:r>
        <w:t xml:space="preserve"> be defined to be shared. </w:t>
      </w:r>
      <w:r w:rsidR="006C5525">
        <w:t xml:space="preserve">The code involved in defining the default </w:t>
      </w:r>
      <w:proofErr w:type="spellStart"/>
      <w:r w:rsidR="006C5525" w:rsidRPr="0007431B">
        <w:rPr>
          <w:rStyle w:val="CodeInline"/>
        </w:rPr>
        <w:t>IllumShader</w:t>
      </w:r>
      <w:proofErr w:type="spellEnd"/>
      <w:r w:rsidR="006C5525">
        <w:t xml:space="preserve"> instance is identical to th</w:t>
      </w:r>
      <w:ins w:id="196" w:author="Kelvin Sung" w:date="2021-09-02T15:58:00Z">
        <w:r w:rsidR="00BE4BE3">
          <w:t>at</w:t>
        </w:r>
      </w:ins>
      <w:del w:id="197" w:author="Kelvin Sung" w:date="2021-09-02T15:58:00Z">
        <w:r w:rsidR="006C5525" w:rsidDel="00BE4BE3">
          <w:delText>ose</w:delText>
        </w:r>
      </w:del>
      <w:r w:rsidR="006C5525">
        <w:t xml:space="preserve"> of </w:t>
      </w:r>
      <w:proofErr w:type="spellStart"/>
      <w:r w:rsidR="006C5525" w:rsidRPr="00AB51B9">
        <w:rPr>
          <w:rStyle w:val="CodeInline"/>
        </w:rPr>
        <w:t>LightShader</w:t>
      </w:r>
      <w:proofErr w:type="spellEnd"/>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 xml:space="preserve">Defining a Default </w:t>
      </w:r>
      <w:proofErr w:type="spellStart"/>
      <w:r w:rsidR="006C5525">
        <w:rPr>
          <w:rStyle w:val="Emphasis"/>
        </w:rPr>
        <w:t>LightShader</w:t>
      </w:r>
      <w:proofErr w:type="spellEnd"/>
      <w:r w:rsidR="006C5525">
        <w:rPr>
          <w:rStyle w:val="Emphasis"/>
        </w:rPr>
        <w:t xml:space="preserve"> Instance</w:t>
      </w:r>
      <w:r w:rsidR="006C5525">
        <w:t xml:space="preserve"> subsection and the </w:t>
      </w:r>
      <w:r w:rsidR="006C5525" w:rsidRPr="00AB51B9">
        <w:rPr>
          <w:rStyle w:val="CodeInline"/>
        </w:rPr>
        <w:t>shader_resources.js</w:t>
      </w:r>
      <w:r w:rsidR="006C5525">
        <w:t xml:space="preserve"> source code file in the </w:t>
      </w:r>
      <w:proofErr w:type="spellStart"/>
      <w:r w:rsidR="006C5525" w:rsidRPr="00AB51B9">
        <w:rPr>
          <w:rStyle w:val="CodeInline"/>
        </w:rPr>
        <w:t>src</w:t>
      </w:r>
      <w:proofErr w:type="spellEnd"/>
      <w:r w:rsidR="006C5525" w:rsidRPr="00AB51B9">
        <w:rPr>
          <w:rStyle w:val="CodeInline"/>
        </w:rPr>
        <w:t>/engine/core</w:t>
      </w:r>
      <w:r w:rsidR="006C5525">
        <w:t xml:space="preserve"> folder for details. </w:t>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r>
        <w:t>Modifying the Hero and the Minion</w:t>
      </w:r>
    </w:p>
    <w:p w14:paraId="3047E2DB" w14:textId="741055EC" w:rsidR="00EE10DF" w:rsidRDefault="00EE10DF" w:rsidP="00EE10DF">
      <w:pPr>
        <w:pStyle w:val="BodyTextFirst"/>
        <w:rPr>
          <w:rFonts w:hint="eastAsia"/>
        </w:rPr>
      </w:pPr>
      <w:r>
        <w:t xml:space="preserve">The </w:t>
      </w:r>
      <w:r w:rsidRPr="00AB51B9">
        <w:rPr>
          <w:rStyle w:val="CodeInline"/>
        </w:rPr>
        <w:t>Hero</w:t>
      </w:r>
      <w:r>
        <w:t xml:space="preserve"> and </w:t>
      </w:r>
      <w:r w:rsidRPr="00AB51B9">
        <w:rPr>
          <w:rStyle w:val="CodeInline"/>
        </w:rPr>
        <w:t>Minion</w:t>
      </w:r>
      <w:r>
        <w:t xml:space="preserve"> objects should be </w:t>
      </w:r>
      <w:ins w:id="198" w:author="Kelvin Sung" w:date="2021-09-02T16:00:00Z">
        <w:r w:rsidR="0053724F">
          <w:t xml:space="preserve">instantiated as </w:t>
        </w:r>
      </w:ins>
      <w:del w:id="199" w:author="Kelvin Sung" w:date="2021-09-02T16:00:00Z">
        <w:r w:rsidDel="0053724F">
          <w:delText xml:space="preserve">modified to support </w:delText>
        </w:r>
      </w:del>
      <w:r>
        <w:t xml:space="preserve">the newly defined </w:t>
      </w:r>
      <w:proofErr w:type="spellStart"/>
      <w:r w:rsidRPr="000C036B">
        <w:rPr>
          <w:rStyle w:val="CodeInline"/>
        </w:rPr>
        <w:t>IllumRenderable</w:t>
      </w:r>
      <w:proofErr w:type="spellEnd"/>
      <w:r>
        <w:t xml:space="preserve"> object.</w:t>
      </w:r>
    </w:p>
    <w:p w14:paraId="33CB5401" w14:textId="36F09297" w:rsidR="001B23DC" w:rsidRDefault="00856F30" w:rsidP="00AB51B9">
      <w:pPr>
        <w:pStyle w:val="NumList"/>
        <w:numPr>
          <w:ilvl w:val="0"/>
          <w:numId w:val="56"/>
        </w:numPr>
        <w:rPr>
          <w:rFonts w:hint="eastAsia"/>
        </w:rPr>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521D1F44" w14:textId="3E2EEDB5" w:rsidR="001B23DC" w:rsidRDefault="000C036B" w:rsidP="000C036B">
      <w:pPr>
        <w:pStyle w:val="Code"/>
        <w:rPr>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27642D5A" w14:textId="32C93EE2"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proofErr w:type="spellStart"/>
      <w:r w:rsidRPr="00AB51B9">
        <w:rPr>
          <w:rStyle w:val="CodeInline"/>
        </w:rPr>
        <w:t>LightRenderable</w:t>
      </w:r>
      <w:proofErr w:type="spellEnd"/>
      <w:r>
        <w:t xml:space="preserve"> or an </w:t>
      </w:r>
      <w:proofErr w:type="spellStart"/>
      <w:r w:rsidR="00EE10DF" w:rsidRPr="000C036B">
        <w:rPr>
          <w:rStyle w:val="CodeInline"/>
        </w:rPr>
        <w:t>IllumRenderable</w:t>
      </w:r>
      <w:proofErr w:type="spellEnd"/>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40CFEC0C" w14:textId="722CBC0C" w:rsidR="001B23DC" w:rsidRDefault="000C036B" w:rsidP="000C036B">
      <w:pPr>
        <w:pStyle w:val="Code"/>
        <w:rPr>
          <w:rStyle w:val="CodeBold"/>
        </w:rPr>
      </w:pPr>
      <w:r w:rsidRPr="00AB51B9">
        <w:lastRenderedPageBreak/>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DD55E8B" w14:textId="55ED3C12"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70AFCC75"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502A697E" w:rsidR="00B259A2" w:rsidRDefault="00EE10DF" w:rsidP="00EE10DF">
      <w:pPr>
        <w:pStyle w:val="BodyTextFirst"/>
        <w:rPr>
          <w:rFonts w:hint="eastAsia"/>
        </w:rPr>
      </w:pPr>
      <w:r w:rsidRPr="00EE10DF">
        <w:t>With the project now complete</w:t>
      </w:r>
      <w:ins w:id="200" w:author="Kelvin Sung" w:date="2021-09-02T16:03:00Z">
        <w:r w:rsidR="00EC46FE">
          <w:t>d</w:t>
        </w:r>
      </w:ins>
      <w:r w:rsidRPr="00EE10DF">
        <w:t xml:space="preserv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52EA0F04"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w:t>
      </w:r>
      <w:del w:id="201" w:author="Kelvin Sung" w:date="2021-09-02T16:07:00Z">
        <w:r w:rsidR="00FD0379" w:rsidDel="006D6CF6">
          <w:delText xml:space="preserve">results </w:delText>
        </w:r>
      </w:del>
      <w:r w:rsidR="00FD0379">
        <w:t xml:space="preserve">similar </w:t>
      </w:r>
      <w:ins w:id="202" w:author="Kelvin Sung" w:date="2021-09-02T16:07:00Z">
        <w:r w:rsidR="006D6CF6">
          <w:t xml:space="preserve">results </w:t>
        </w:r>
      </w:ins>
      <w:r w:rsidR="00FD0379">
        <w:t xml:space="preserve">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 xml:space="preserve">clearly observe the </w:t>
      </w:r>
      <w:del w:id="203" w:author="Kelvin Sung" w:date="2021-09-02T16:08:00Z">
        <w:r w:rsidR="00A46CF0" w:rsidDel="003F38B5">
          <w:delText xml:space="preserve">shining </w:delText>
        </w:r>
      </w:del>
      <w:ins w:id="204" w:author="Kelvin Sung" w:date="2021-09-02T16:08:00Z">
        <w:r w:rsidR="003F38B5">
          <w:t>brightest</w:t>
        </w:r>
        <w:r w:rsidR="003F38B5">
          <w:t xml:space="preserve"> </w:t>
        </w:r>
      </w:ins>
      <w:r w:rsidR="00A46CF0">
        <w:t xml:space="preserve">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26B09A42" w:rsidR="00B259A2" w:rsidRDefault="003F7C14" w:rsidP="00B259A2">
      <w:pPr>
        <w:pStyle w:val="BodyTextCont"/>
        <w:rPr>
          <w:rFonts w:hint="eastAsia"/>
        </w:rPr>
      </w:pPr>
      <w:r>
        <w:t>In general, as you move the light source, observe faces with vertical orientations, e.g.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w:t>
      </w:r>
      <w:ins w:id="205" w:author="Kelvin Sung" w:date="2021-09-02T16:10:00Z">
        <w:r w:rsidR="003F38B5">
          <w:t>For a more dramatic result, lower the Z height of the light (with the</w:t>
        </w:r>
      </w:ins>
      <w:ins w:id="206" w:author="Kelvin Sung" w:date="2021-09-02T16:11:00Z">
        <w:r w:rsidR="00934012">
          <w:t xml:space="preserve"> X key) to a value lower than </w:t>
        </w:r>
      </w:ins>
      <w:ins w:id="207" w:author="Kelvin Sung" w:date="2021-09-02T16:12:00Z">
        <w:r w:rsidR="007F79BA">
          <w:t>5</w:t>
        </w:r>
      </w:ins>
      <w:ins w:id="208" w:author="Kelvin Sung" w:date="2021-09-02T16:11:00Z">
        <w:r w:rsidR="00934012">
          <w:t xml:space="preserve">. </w:t>
        </w:r>
      </w:ins>
      <w:r w:rsidR="00B259A2" w:rsidRPr="00EE10DF">
        <w:t>In this way, with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lastRenderedPageBreak/>
        <w:t>Specular Reflection and Materials</w:t>
      </w:r>
    </w:p>
    <w:p w14:paraId="64FB4602" w14:textId="653EF060" w:rsidR="00C14FDC" w:rsidRDefault="00EE10DF" w:rsidP="00EE10DF">
      <w:pPr>
        <w:pStyle w:val="BodyTextFirst"/>
        <w:rPr>
          <w:rFonts w:hint="eastAsia"/>
        </w:rPr>
      </w:pPr>
      <w:r w:rsidRPr="00EE10DF">
        <w:t>The diffuse lighting you have implemented is suitable for simulating the illumination of matte</w:t>
      </w:r>
      <w:del w:id="209" w:author="Kelvin Sung" w:date="2021-09-02T16:14:00Z">
        <w:r w:rsidRPr="00EE10DF" w:rsidDel="0032424E">
          <w:delText>d</w:delText>
        </w:r>
      </w:del>
      <w:r w:rsidRPr="00EE10DF">
        <w:t xml:space="preserve">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Figure 8-14 shows an example of three spheres, a simple matte</w:t>
      </w:r>
      <w:del w:id="210" w:author="Kelvin Sung" w:date="2021-09-02T16:15:00Z">
        <w:r w:rsidR="00AF0979" w:rsidDel="00F2430F">
          <w:delText>d</w:delText>
        </w:r>
      </w:del>
      <w:r w:rsidR="00AF0979">
        <w:t xml:space="preserve"> sphere, and specular highlights on a slightly and a highly polished sphere. The</w:t>
      </w:r>
      <w:r w:rsidR="00270EE6">
        <w:t>se</w:t>
      </w:r>
      <w:r w:rsidR="00FB42B6">
        <w:t xml:space="preserve"> highlights are results of the Phong specular term.</w:t>
      </w:r>
    </w:p>
    <w:p w14:paraId="0E0C8B49" w14:textId="77777777" w:rsidR="00C14FDC" w:rsidRPr="00EE10DF" w:rsidRDefault="00C14FDC" w:rsidP="00C14FDC">
      <w:pPr>
        <w:pStyle w:val="Figure"/>
      </w:pPr>
      <w:r w:rsidRPr="00EE10DF">
        <w:rPr>
          <w:noProof/>
        </w:rPr>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lastRenderedPageBreak/>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74895756"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del w:id="211" w:author="Kelvin Sung" w:date="2021-09-02T16:24:00Z">
        <w:r w:rsidRPr="00EE10DF" w:rsidDel="00623EDC">
          <w:delText xml:space="preserve"> in </w:delText>
        </w:r>
        <w:r w:rsidRPr="00EE10DF" w:rsidDel="00741540">
          <w:delText xml:space="preserve">computing </w:delText>
        </w:r>
        <w:r w:rsidRPr="00EE10DF" w:rsidDel="00623EDC">
          <w:delText xml:space="preserve">the </w:delText>
        </w:r>
        <m:oMath>
          <m:acc>
            <m:accPr>
              <m:ctrlPr>
                <w:rPr>
                  <w:rFonts w:ascii="Cambria Math" w:hAnsi="Cambria Math"/>
                </w:rPr>
              </m:ctrlPr>
            </m:accPr>
            <m:e>
              <m:r>
                <w:rPr>
                  <w:rFonts w:ascii="Cambria Math" w:hAnsi="Cambria Math"/>
                </w:rPr>
                <m:t>H</m:t>
              </m:r>
            </m:e>
          </m:acc>
        </m:oMath>
        <w:r w:rsidRPr="00EE10DF" w:rsidDel="00623EDC">
          <w:delText xml:space="preserve"> vector</w:delText>
        </w:r>
      </w:del>
      <w:r w:rsidRPr="00EE10DF">
        <w:t>. The halfway vector will be used to approximate specularity in your implementation.</w:t>
      </w:r>
    </w:p>
    <w:p w14:paraId="4479E9EC" w14:textId="77777777" w:rsidR="00EE10DF" w:rsidRPr="00EE10DF" w:rsidRDefault="00EE10DF" w:rsidP="00EE10DF">
      <w:pPr>
        <w:pStyle w:val="Figure"/>
      </w:pPr>
      <w:r w:rsidRPr="00EE10DF">
        <w:rPr>
          <w:noProof/>
        </w:rPr>
        <w:lastRenderedPageBreak/>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89B3D0B" w:rsidR="00EE10DF" w:rsidRPr="00EE10DF" w:rsidRDefault="00EE10DF" w:rsidP="00EE10DF">
      <w:pPr>
        <w:pStyle w:val="Bullet"/>
        <w:rPr>
          <w:rFonts w:hint="eastAsia"/>
        </w:rPr>
      </w:pPr>
      <w:r w:rsidRPr="00EE10DF">
        <w:t xml:space="preserve">The ambient term: </w:t>
      </w:r>
      <m:oMath>
        <m:sSub>
          <m:sSubPr>
            <m:ctrlPr>
              <w:del w:id="212" w:author="Kelvin Sung" w:date="2021-09-02T16:35:00Z">
                <w:rPr>
                  <w:rFonts w:ascii="Cambria Math" w:hAnsi="Cambria Math"/>
                </w:rPr>
              </w:del>
            </m:ctrlPr>
          </m:sSubPr>
          <m:e>
            <m:r>
              <w:del w:id="213" w:author="Kelvin Sung" w:date="2021-09-02T16:35:00Z">
                <w:rPr>
                  <w:rFonts w:ascii="Cambria Math" w:hAnsi="Cambria Math"/>
                </w:rPr>
                <m:t>K</m:t>
              </w:del>
            </m:r>
          </m:e>
          <m:sub>
            <m:r>
              <w:del w:id="214" w:author="Kelvin Sung" w:date="2021-09-02T16:35:00Z">
                <w:rPr>
                  <w:rFonts w:ascii="Cambria Math" w:hAnsi="Cambria Math"/>
                </w:rPr>
                <m:t>a</m:t>
              </w:del>
            </m:r>
          </m:sub>
        </m:sSub>
        <m:sSub>
          <m:sSubPr>
            <m:ctrlPr>
              <w:rPr>
                <w:rFonts w:ascii="Cambria Math" w:hAnsi="Cambria Math"/>
              </w:rPr>
            </m:ctrlPr>
          </m:sSubPr>
          <m:e>
            <m:r>
              <w:del w:id="215" w:author="Kelvin Sung" w:date="2021-09-02T16:27:00Z">
                <m:rPr>
                  <m:sty m:val="p"/>
                </m:rPr>
                <w:rPr>
                  <w:rFonts w:ascii="Cambria Math" w:hAnsi="Cambria Math"/>
                </w:rPr>
                <m:t>+</m:t>
              </w:del>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sSub>
          <m:sSubPr>
            <m:ctrlPr>
              <w:ins w:id="216" w:author="Kelvin Sung" w:date="2021-09-02T16:35:00Z">
                <w:rPr>
                  <w:rFonts w:ascii="Cambria Math" w:hAnsi="Cambria Math"/>
                </w:rPr>
              </w:ins>
            </m:ctrlPr>
          </m:sSubPr>
          <m:e>
            <m:r>
              <w:ins w:id="217" w:author="Kelvin Sung" w:date="2021-09-02T16:35:00Z">
                <w:rPr>
                  <w:rFonts w:ascii="Cambria Math" w:hAnsi="Cambria Math"/>
                </w:rPr>
                <m:t>K</m:t>
              </w:ins>
            </m:r>
          </m:e>
          <m:sub>
            <m:r>
              <w:ins w:id="218" w:author="Kelvin Sung" w:date="2021-09-02T16:35:00Z">
                <w:rPr>
                  <w:rFonts w:ascii="Cambria Math" w:hAnsi="Cambria Math"/>
                </w:rPr>
                <m:t>a</m:t>
              </w:ins>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380F77D9" w:rsidR="00EE10DF" w:rsidRDefault="00EE10DF" w:rsidP="00EE10DF">
      <w:pPr>
        <w:pStyle w:val="Figure"/>
      </w:pPr>
      <w:r w:rsidRPr="00EE10DF">
        <w:t xml:space="preserve">   </w:t>
      </w:r>
    </w:p>
    <w:p w14:paraId="55795AFA" w14:textId="58A8105E" w:rsidR="005F1640" w:rsidRPr="005F1640" w:rsidRDefault="003152F3" w:rsidP="005F1640">
      <w:pPr>
        <w:pStyle w:val="Figure"/>
      </w:pPr>
      <w:r>
        <w:rPr>
          <w:noProof/>
        </w:rPr>
        <w:lastRenderedPageBreak/>
        <w:drawing>
          <wp:inline distT="0" distB="0" distL="0" distR="0" wp14:anchorId="035FED88" wp14:editId="52695C77">
            <wp:extent cx="3744201" cy="233362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9649" cy="2337021"/>
                    </a:xfrm>
                    <a:prstGeom prst="rect">
                      <a:avLst/>
                    </a:prstGeom>
                    <a:noFill/>
                    <a:ln>
                      <a:noFill/>
                    </a:ln>
                  </pic:spPr>
                </pic:pic>
              </a:graphicData>
            </a:graphic>
          </wp:inline>
        </w:drawing>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FBA6606"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00381A9C">
        <w:t>fragment</w:t>
      </w:r>
      <w:r w:rsidR="00381A9C" w:rsidRPr="00EE10DF">
        <w:t xml:space="preserve"> </w:t>
      </w:r>
      <w:r w:rsidRPr="00EE10DF">
        <w:t xml:space="preserve">shader. Figure </w:t>
      </w:r>
      <w:r w:rsidR="003401C9">
        <w:t>8-19</w:t>
      </w:r>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w:t>
      </w:r>
      <w:r w:rsidRPr="00C221B7">
        <w:rPr>
          <w:rStyle w:val="CodeInline"/>
          <w:rPrChange w:id="219" w:author="Kelvin Sung" w:date="2021-09-02T16:45:00Z">
            <w:rPr/>
          </w:rPrChange>
        </w:rPr>
        <w:t>Material</w:t>
      </w:r>
      <w:r w:rsidRPr="00EE10DF">
        <w:t xml:space="preserve">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6933C630" w:rsidR="003476F7" w:rsidRDefault="003476F7" w:rsidP="003476F7">
      <w:pPr>
        <w:pStyle w:val="Figure"/>
      </w:pPr>
    </w:p>
    <w:p w14:paraId="708071E0" w14:textId="6895A3C6" w:rsidR="002E1C26" w:rsidRPr="002E1C26" w:rsidRDefault="002E1C26" w:rsidP="002E1C26">
      <w:pPr>
        <w:pStyle w:val="Figure"/>
      </w:pPr>
      <w:r>
        <w:rPr>
          <w:noProof/>
        </w:rPr>
        <w:drawing>
          <wp:inline distT="0" distB="0" distL="0" distR="0" wp14:anchorId="2DF3EE7E" wp14:editId="49742D30">
            <wp:extent cx="3750699" cy="2412342"/>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9266" cy="2437147"/>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lastRenderedPageBreak/>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D4E1CE" w:rsidR="003476F7" w:rsidRPr="003476F7" w:rsidRDefault="003476F7" w:rsidP="003476F7">
      <w:pPr>
        <w:pStyle w:val="BodyTextFirst"/>
        <w:rPr>
          <w:rFonts w:hint="eastAsia"/>
        </w:rPr>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1"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3206CC91" w:rsidR="003476F7" w:rsidRPr="003476F7" w:rsidRDefault="003476F7">
      <w:pPr>
        <w:pStyle w:val="BodyTextFirst"/>
        <w:rPr>
          <w:rFonts w:hint="eastAsia"/>
        </w:rPr>
      </w:pPr>
      <w:r w:rsidRPr="003476F7">
        <w:lastRenderedPageBreak/>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49E2A3A0" w:rsidR="003476F7" w:rsidRPr="003476F7" w:rsidRDefault="00A20403" w:rsidP="003476F7">
      <w:pPr>
        <w:pStyle w:val="BodyTextFirst"/>
        <w:rPr>
          <w:rFonts w:hint="eastAsia"/>
        </w:rPr>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 xml:space="preserve">E/R, T/Y, and U/I </w:t>
      </w:r>
      <w:proofErr w:type="gramStart"/>
      <w:r w:rsidRPr="00515F94">
        <w:t>keys</w:t>
      </w:r>
      <w:proofErr w:type="gramEnd"/>
      <w:r w:rsidRPr="00515F94">
        <w:t>: Increase/decrease the red, green, and blue channels of the selected material property</w:t>
      </w:r>
    </w:p>
    <w:p w14:paraId="032E8A1F" w14:textId="77777777" w:rsidR="003476F7" w:rsidRPr="00515F94" w:rsidRDefault="003476F7" w:rsidP="00515F94">
      <w:pPr>
        <w:pStyle w:val="Bullet"/>
        <w:rPr>
          <w:rFonts w:hint="eastAsia"/>
        </w:rPr>
      </w:pPr>
      <w:commentRangeStart w:id="220"/>
      <w:commentRangeStart w:id="221"/>
      <w:r w:rsidRPr="00515F94">
        <w:t>O/P keys: Increase/decrease the shininess of the selected material property</w:t>
      </w:r>
      <w:commentRangeEnd w:id="220"/>
      <w:r w:rsidR="00C531FC">
        <w:rPr>
          <w:rStyle w:val="CommentReference"/>
          <w:rFonts w:asciiTheme="minorHAnsi" w:hAnsiTheme="minorHAnsi"/>
        </w:rPr>
        <w:commentReference w:id="220"/>
      </w:r>
      <w:commentRangeEnd w:id="221"/>
      <w:r w:rsidR="00377663">
        <w:rPr>
          <w:rStyle w:val="CommentReference"/>
          <w:rFonts w:asciiTheme="minorHAnsi" w:hAnsiTheme="minorHAnsi"/>
        </w:rPr>
        <w:commentReference w:id="221"/>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9872A5B" w:rsidR="003476F7" w:rsidRPr="003476F7" w:rsidRDefault="003476F7" w:rsidP="003476F7">
      <w:pPr>
        <w:pStyle w:val="Bullet"/>
        <w:rPr>
          <w:rFonts w:hint="eastAsia"/>
        </w:rPr>
      </w:pPr>
      <w:r w:rsidRPr="003476F7">
        <w:t xml:space="preserve">To understand and experience </w:t>
      </w:r>
      <w:del w:id="222" w:author="Kelvin Sung" w:date="2021-09-02T16:48:00Z">
        <w:r w:rsidRPr="003476F7" w:rsidDel="000B4C06">
          <w:delText xml:space="preserve">the </w:delText>
        </w:r>
      </w:del>
      <w:r w:rsidRPr="003476F7">
        <w:t>control</w:t>
      </w:r>
      <w:ins w:id="223" w:author="Kelvin Sung" w:date="2021-09-02T16:48:00Z">
        <w:r w:rsidR="000B4C06">
          <w:t>ling</w:t>
        </w:r>
      </w:ins>
      <w:r w:rsidRPr="003476F7">
        <w:t xml:space="preserve"> </w:t>
      </w:r>
      <w:del w:id="224" w:author="Kelvin Sung" w:date="2021-09-02T16:48:00Z">
        <w:r w:rsidRPr="003476F7" w:rsidDel="004932BE">
          <w:delText xml:space="preserve">of </w:delText>
        </w:r>
      </w:del>
      <w:ins w:id="225" w:author="Kelvin Sung" w:date="2021-09-02T16:48:00Z">
        <w:r w:rsidR="000B4C06">
          <w:t xml:space="preserve">the </w:t>
        </w:r>
      </w:ins>
      <w:r w:rsidRPr="00773243">
        <w:rPr>
          <w:rStyle w:val="CodeInline"/>
        </w:rPr>
        <w:t>Material</w:t>
      </w:r>
      <w:r w:rsidRPr="003476F7">
        <w:t xml:space="preserve"> of </w:t>
      </w:r>
      <w:ins w:id="226" w:author="Kelvin Sung" w:date="2021-09-02T16:49:00Z">
        <w:r w:rsidR="00AD4FE0">
          <w:t xml:space="preserve">an </w:t>
        </w:r>
      </w:ins>
      <w:r w:rsidRPr="003476F7">
        <w:t>illuminated object</w:t>
      </w:r>
      <w:del w:id="227" w:author="Kelvin Sung" w:date="2021-09-02T16:49:00Z">
        <w:r w:rsidRPr="003476F7" w:rsidDel="00AD4FE0">
          <w:delText>s</w:delText>
        </w:r>
      </w:del>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r w:rsidR="00706C72" w:rsidRPr="00AB51B9">
        <w:rPr>
          <w:rStyle w:val="CodeInline"/>
        </w:rPr>
        <w:t>illum_fs</w:t>
      </w:r>
      <w:proofErr w:type="spellEnd"/>
      <w:r w:rsidR="00706C72">
        <w:t xml:space="preserve"> </w:t>
      </w:r>
      <w:r>
        <w:t xml:space="preserve">fragment shader.  </w:t>
      </w:r>
    </w:p>
    <w:p w14:paraId="65EC9380" w14:textId="72CCCC39" w:rsidR="00E32CA3" w:rsidRDefault="00E32CA3" w:rsidP="00AB51B9">
      <w:pPr>
        <w:pStyle w:val="NumList"/>
        <w:numPr>
          <w:ilvl w:val="0"/>
          <w:numId w:val="58"/>
        </w:numPr>
        <w:rPr>
          <w:rFonts w:hint="eastAsia"/>
        </w:rPr>
      </w:pPr>
      <w:r w:rsidRPr="00E32CA3">
        <w:lastRenderedPageBreak/>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w:t>
      </w:r>
      <w:del w:id="228" w:author="Kelvin Sung" w:date="2021-09-02T16:50:00Z">
        <w:r w:rsidRPr="00E32CA3" w:rsidDel="00AD4FE0">
          <w:delText>In addition</w:delText>
        </w:r>
      </w:del>
      <w:ins w:id="229" w:author="Kelvin Sung" w:date="2021-09-02T16:50:00Z">
        <w:r w:rsidR="00AD4FE0">
          <w:t>Now</w:t>
        </w:r>
      </w:ins>
      <w:r w:rsidRPr="00E32CA3">
        <w:t xml:space="preserve">,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proofErr w:type="spellStart"/>
      <w:proofErr w:type="gramStart"/>
      <w:r w:rsidR="007A5283">
        <w:rPr>
          <w:rStyle w:val="CodeInline"/>
        </w:rPr>
        <w:t>Distance</w:t>
      </w:r>
      <w:r w:rsidR="00067672">
        <w:rPr>
          <w:rStyle w:val="CodeInline"/>
        </w:rPr>
        <w:t>DropOff</w:t>
      </w:r>
      <w:proofErr w:type="spellEnd"/>
      <w:r w:rsidR="00773243" w:rsidRPr="00E32CA3">
        <w:rPr>
          <w:rStyle w:val="CodeInline"/>
        </w:rPr>
        <w:t>(</w:t>
      </w:r>
      <w:proofErr w:type="gramEnd"/>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38F385C1" w:rsidR="00E32CA3" w:rsidRDefault="00E32CA3" w:rsidP="00E32CA3">
      <w:pPr>
        <w:pStyle w:val="Code"/>
        <w:rPr>
          <w:rFonts w:hint="eastAsia"/>
        </w:rPr>
      </w:pPr>
      <w:r>
        <w:t xml:space="preserve">            </w:t>
      </w:r>
      <w:r w:rsidR="004A36B9">
        <w:t xml:space="preserve">strength </w:t>
      </w:r>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lastRenderedPageBreak/>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t xml:space="preserve">    return uMaterial.Ks * pow(max(0.0, dot(N, H)), uMaterial.Shininess);</w:t>
      </w:r>
    </w:p>
    <w:p w14:paraId="7F0D186F" w14:textId="77777777" w:rsidR="00900C96" w:rsidRDefault="00900C96" w:rsidP="00900C96">
      <w:pPr>
        <w:pStyle w:val="Code"/>
        <w:rPr>
          <w:rFonts w:hint="eastAsia"/>
        </w:rPr>
      </w:pPr>
      <w:r>
        <w:t>}</w:t>
      </w:r>
    </w:p>
    <w:p w14:paraId="43205B7F" w14:textId="012C6AEF" w:rsidR="00773243" w:rsidRDefault="0069420F" w:rsidP="00773243">
      <w:pPr>
        <w:pStyle w:val="NumList"/>
        <w:rPr>
          <w:rFonts w:hint="eastAsia"/>
        </w:rPr>
      </w:pPr>
      <w:r>
        <w:t xml:space="preserve">Now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B6F25E3" w:rsidR="007C2E02" w:rsidRDefault="007C2E02" w:rsidP="007C2E02">
      <w:pPr>
        <w:pStyle w:val="Code"/>
        <w:rPr>
          <w:rFonts w:hint="eastAsia"/>
        </w:rPr>
      </w:pPr>
      <w:r>
        <w:t xml:space="preserve">    vec4 result = </w:t>
      </w:r>
      <w:r w:rsidR="00567E09">
        <w:t xml:space="preserve">strength </w:t>
      </w:r>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lastRenderedPageBreak/>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68985C07" w:rsidR="007C2E02" w:rsidRPr="007C2E02" w:rsidRDefault="00777D98" w:rsidP="00777D98">
      <w:pPr>
        <w:pStyle w:val="Code"/>
        <w:rPr>
          <w:rStyle w:val="CodeBold"/>
        </w:rPr>
      </w:pPr>
      <w:r w:rsidRPr="00777D98">
        <w:t xml:space="preserve">    </w:t>
      </w:r>
      <w:r w:rsidR="007C2E02" w:rsidRPr="007C2E02">
        <w:rPr>
          <w:rStyle w:val="CodeBold"/>
        </w:rPr>
        <w:t xml:space="preserve">vec4 shadedResult = </w:t>
      </w:r>
      <w:del w:id="230" w:author="Kelvin Sung" w:date="2021-09-02T16:55:00Z">
        <w:r w:rsidR="007C2E02" w:rsidRPr="007C2E02" w:rsidDel="00AD4FE0">
          <w:rPr>
            <w:rStyle w:val="CodeBold"/>
          </w:rPr>
          <w:delText xml:space="preserve">uMaterial.Ka </w:delText>
        </w:r>
      </w:del>
      <w:del w:id="231" w:author="Kelvin Sung" w:date="2021-09-02T16:54:00Z">
        <w:r w:rsidR="00AF160F" w:rsidRPr="00AF160F" w:rsidDel="00AD4FE0">
          <w:rPr>
            <w:rStyle w:val="CodeBold"/>
          </w:rPr>
          <w:delText xml:space="preserve">* </w:delText>
        </w:r>
        <w:r w:rsidR="007C2E02" w:rsidRPr="007C2E02" w:rsidDel="00AD4FE0">
          <w:rPr>
            <w:rStyle w:val="CodeBold"/>
          </w:rPr>
          <w:delText xml:space="preserve">uGlobalAmbientColor * </w:delText>
        </w:r>
      </w:del>
      <w:r w:rsidR="007C2E02" w:rsidRPr="007C2E02">
        <w:rPr>
          <w:rStyle w:val="CodeBold"/>
        </w:rPr>
        <w:t>uGlobalAmbientIntensity</w:t>
      </w:r>
      <w:ins w:id="232" w:author="Kelvin Sung" w:date="2021-09-02T16:54:00Z">
        <w:r w:rsidR="00AD4FE0">
          <w:rPr>
            <w:rStyle w:val="CodeBold"/>
          </w:rPr>
          <w:t xml:space="preserve"> </w:t>
        </w:r>
        <w:r w:rsidR="00AD4FE0" w:rsidRPr="00AF160F">
          <w:rPr>
            <w:rStyle w:val="CodeBold"/>
          </w:rPr>
          <w:t xml:space="preserve">* </w:t>
        </w:r>
        <w:r w:rsidR="00AD4FE0" w:rsidRPr="007C2E02">
          <w:rPr>
            <w:rStyle w:val="CodeBold"/>
          </w:rPr>
          <w:t>uGlobalAmbientColor *</w:t>
        </w:r>
      </w:ins>
      <w:ins w:id="233" w:author="Kelvin Sung" w:date="2021-09-02T16:55:00Z">
        <w:r w:rsidR="00AD4FE0">
          <w:rPr>
            <w:rStyle w:val="CodeBold"/>
          </w:rPr>
          <w:t xml:space="preserve"> </w:t>
        </w:r>
        <w:r w:rsidR="00AD4FE0" w:rsidRPr="007C2E02">
          <w:rPr>
            <w:rStyle w:val="CodeBold"/>
          </w:rPr>
          <w:t>uMaterial.Ka</w:t>
        </w:r>
      </w:ins>
      <w:r w:rsidR="007C2E02" w:rsidRPr="007C2E02">
        <w:rPr>
          <w:rStyle w:val="CodeBold"/>
        </w:rPr>
        <w:t>;</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t xml:space="preserve">Defining </w:t>
      </w:r>
      <w:r w:rsidR="00773243">
        <w:t xml:space="preserve">the Material </w:t>
      </w:r>
      <w:r>
        <w:t>Class</w:t>
      </w:r>
    </w:p>
    <w:p w14:paraId="65FAB280" w14:textId="6902F478" w:rsidR="00773243" w:rsidRDefault="00773243" w:rsidP="00773243">
      <w:pPr>
        <w:pStyle w:val="BodyTextFirst"/>
        <w:rPr>
          <w:rFonts w:hint="eastAsia"/>
        </w:rPr>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rPr>
          <w:rFonts w:hint="eastAsia"/>
        </w:rPr>
      </w:pPr>
      <w:r>
        <w:t xml:space="preserve">Create </w:t>
      </w:r>
      <w:r w:rsidR="00790F15" w:rsidRPr="007C2E02">
        <w:rPr>
          <w:rStyle w:val="CodeInline"/>
        </w:rPr>
        <w:t>material.js</w:t>
      </w:r>
      <w:r w:rsidR="00790F15" w:rsidDel="00790F15">
        <w:t xml:space="preserve"> </w:t>
      </w:r>
      <w:r w:rsidR="00790F15">
        <w:t>i</w:t>
      </w:r>
      <w:r>
        <w:t xml:space="preserve">n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r w:rsidRPr="00421F0F">
        <w:rPr>
          <w:rStyle w:val="CodeInline"/>
        </w:rPr>
        <w:t>Ka</w:t>
      </w:r>
      <w:r>
        <w:t xml:space="preserve">, </w:t>
      </w:r>
      <w:proofErr w:type="spellStart"/>
      <w:r w:rsidRPr="00421F0F">
        <w:rPr>
          <w:rStyle w:val="CodeInline"/>
        </w:rPr>
        <w:t>Kd</w:t>
      </w:r>
      <w:proofErr w:type="spellEnd"/>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lastRenderedPageBreak/>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w:t>
      </w:r>
      <w:proofErr w:type="spellStart"/>
      <w:r>
        <w:t>ShaderMaterial</w:t>
      </w:r>
      <w:proofErr w:type="spellEnd"/>
      <w:r>
        <w:t xml:space="preserve"> </w:t>
      </w:r>
      <w:r w:rsidR="00E15C4E">
        <w:t>Class</w:t>
      </w:r>
    </w:p>
    <w:p w14:paraId="24B253EB" w14:textId="7A9F4A6A" w:rsidR="00773243" w:rsidRDefault="00826BC4" w:rsidP="00773243">
      <w:pPr>
        <w:pStyle w:val="BodyTextFirst"/>
        <w:rPr>
          <w:rFonts w:hint="eastAsia"/>
        </w:rPr>
      </w:pPr>
      <w:r>
        <w:t xml:space="preserve">Similar to defining the </w:t>
      </w:r>
      <w:proofErr w:type="spellStart"/>
      <w:r w:rsidRPr="0007431B">
        <w:rPr>
          <w:rStyle w:val="CodeInline"/>
        </w:rPr>
        <w:t>Shader</w:t>
      </w:r>
      <w:ins w:id="234" w:author="Kelvin Sung" w:date="2021-09-02T17:05:00Z">
        <w:r w:rsidR="00C3673C">
          <w:rPr>
            <w:rStyle w:val="CodeInline"/>
          </w:rPr>
          <w:t>Light</w:t>
        </w:r>
      </w:ins>
      <w:del w:id="235" w:author="Kelvin Sung" w:date="2021-09-02T17:05:00Z">
        <w:r w:rsidRPr="0007431B" w:rsidDel="00C3673C">
          <w:rPr>
            <w:rStyle w:val="CodeInline"/>
          </w:rPr>
          <w:delText>Index</w:delText>
        </w:r>
      </w:del>
      <w:r w:rsidRPr="0007431B">
        <w:rPr>
          <w:rStyle w:val="CodeInline"/>
        </w:rPr>
        <w:t>At</w:t>
      </w:r>
      <w:proofErr w:type="spellEnd"/>
      <w:r>
        <w:t xml:space="preserve"> class to pass light source information at an array index to GLSL fragment shader, </w:t>
      </w:r>
      <w:r w:rsidR="00773243">
        <w:t xml:space="preserve">a new </w:t>
      </w:r>
      <w:proofErr w:type="spellStart"/>
      <w:r w:rsidR="00773243" w:rsidRPr="00421F0F">
        <w:rPr>
          <w:rStyle w:val="CodeInline"/>
        </w:rPr>
        <w:t>ShaderMaterial</w:t>
      </w:r>
      <w:proofErr w:type="spellEnd"/>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r>
        <w:t xml:space="preserve"> Similar to the implementation of </w:t>
      </w:r>
      <w:proofErr w:type="spellStart"/>
      <w:ins w:id="236" w:author="Kelvin Sung" w:date="2021-09-02T17:05:00Z">
        <w:r w:rsidR="00BD0580" w:rsidRPr="0007431B">
          <w:rPr>
            <w:rStyle w:val="CodeInline"/>
          </w:rPr>
          <w:t>Shader</w:t>
        </w:r>
        <w:r w:rsidR="00BD0580">
          <w:rPr>
            <w:rStyle w:val="CodeInline"/>
          </w:rPr>
          <w:t>Light</w:t>
        </w:r>
        <w:r w:rsidR="00BD0580" w:rsidRPr="0007431B">
          <w:rPr>
            <w:rStyle w:val="CodeInline"/>
          </w:rPr>
          <w:t>At</w:t>
        </w:r>
      </w:ins>
      <w:proofErr w:type="spellEnd"/>
      <w:del w:id="237" w:author="Kelvin Sung" w:date="2021-09-02T17:05:00Z">
        <w:r w:rsidRPr="00AB51B9" w:rsidDel="00BD0580">
          <w:rPr>
            <w:rStyle w:val="CodeInline"/>
          </w:rPr>
          <w:delText>ShaderIndexAt</w:delText>
        </w:r>
      </w:del>
      <w:r>
        <w:t xml:space="preserve">, the </w:t>
      </w:r>
      <w:proofErr w:type="spellStart"/>
      <w:r w:rsidRPr="00AB51B9">
        <w:rPr>
          <w:rStyle w:val="CodeInline"/>
        </w:rPr>
        <w:t>ShaderMaterial</w:t>
      </w:r>
      <w:proofErr w:type="spellEnd"/>
      <w:r>
        <w:t xml:space="preserve"> class will also be defined in the </w:t>
      </w:r>
      <w:proofErr w:type="spellStart"/>
      <w:r w:rsidRPr="00AB51B9">
        <w:rPr>
          <w:rStyle w:val="CodeInline"/>
        </w:rPr>
        <w:t>src</w:t>
      </w:r>
      <w:proofErr w:type="spellEnd"/>
      <w:r w:rsidRPr="00AB51B9">
        <w:rPr>
          <w:rStyle w:val="CodeInline"/>
        </w:rPr>
        <w:t>/engine/shaders</w:t>
      </w:r>
      <w:r>
        <w:t xml:space="preserve"> folder. </w:t>
      </w:r>
    </w:p>
    <w:p w14:paraId="7FD75E41" w14:textId="67738C80" w:rsidR="00773243" w:rsidRDefault="00773243">
      <w:pPr>
        <w:pStyle w:val="NumList"/>
        <w:numPr>
          <w:ilvl w:val="0"/>
          <w:numId w:val="35"/>
        </w:numPr>
        <w:rPr>
          <w:rFonts w:hint="eastAsia"/>
        </w:rPr>
      </w:pPr>
      <w:r>
        <w:t xml:space="preserve">Create </w:t>
      </w:r>
      <w:r w:rsidR="004A1350" w:rsidRPr="00AB51B9">
        <w:rPr>
          <w:rStyle w:val="CodeInline"/>
        </w:rPr>
        <w:t>shader_material.js</w:t>
      </w:r>
      <w:r w:rsidR="004A1350">
        <w:t xml:space="preserve"> in </w:t>
      </w:r>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r w:rsidR="004A1350">
        <w:t>,</w:t>
      </w:r>
      <w:r>
        <w:t xml:space="preserve"> </w:t>
      </w:r>
      <w:r w:rsidR="001339C6">
        <w:t>define</w:t>
      </w:r>
      <w:r w:rsidR="00421F0F">
        <w:t xml:space="preserve"> </w:t>
      </w:r>
      <w:proofErr w:type="spellStart"/>
      <w:r w:rsidR="00421F0F" w:rsidRPr="00421F0F">
        <w:rPr>
          <w:rStyle w:val="CodeInline"/>
        </w:rPr>
        <w:t>ShaderMaterial</w:t>
      </w:r>
      <w:proofErr w:type="spellEnd"/>
      <w:r w:rsidR="00421F0F">
        <w:t xml:space="preserve"> </w:t>
      </w:r>
      <w:r w:rsidR="001339C6">
        <w:t xml:space="preserve">class and in the </w:t>
      </w:r>
      <w:r>
        <w:t xml:space="preserve">constructor initialize the variables as references to the ambient, diffuse, specular, and shininess in the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lastRenderedPageBreak/>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7F7A2708" w:rsidR="00906AD8" w:rsidRDefault="000B7866" w:rsidP="00AB51B9">
      <w:pPr>
        <w:pStyle w:val="BodyTextCont"/>
        <w:rPr>
          <w:rFonts w:hint="eastAsia"/>
        </w:rPr>
      </w:pPr>
      <w:r>
        <w:t>Similar to the</w:t>
      </w:r>
      <w:r w:rsidR="007E63D6" w:rsidRPr="007E63D6">
        <w:rPr>
          <w:rStyle w:val="CodeInline"/>
        </w:rPr>
        <w:t xml:space="preserve"> </w:t>
      </w:r>
      <w:proofErr w:type="spellStart"/>
      <w:r w:rsidR="007E63D6" w:rsidRPr="0007431B">
        <w:rPr>
          <w:rStyle w:val="CodeInline"/>
        </w:rPr>
        <w:t>Shader</w:t>
      </w:r>
      <w:del w:id="238" w:author="Kelvin Sung" w:date="2021-09-02T17:06:00Z">
        <w:r w:rsidR="007E63D6" w:rsidRPr="0007431B" w:rsidDel="006D2EE2">
          <w:rPr>
            <w:rStyle w:val="CodeInline"/>
          </w:rPr>
          <w:delText>Index</w:delText>
        </w:r>
      </w:del>
      <w:ins w:id="239" w:author="Kelvin Sung" w:date="2021-09-02T17:06:00Z">
        <w:r w:rsidR="006D2EE2">
          <w:rPr>
            <w:rStyle w:val="CodeInline"/>
          </w:rPr>
          <w:t>Light</w:t>
        </w:r>
      </w:ins>
      <w:r w:rsidR="007E63D6" w:rsidRPr="0007431B">
        <w:rPr>
          <w:rStyle w:val="CodeInline"/>
        </w:rPr>
        <w:t>At</w:t>
      </w:r>
      <w:proofErr w:type="spellEnd"/>
      <w:r w:rsidR="007E63D6">
        <w:t xml:space="preserve"> class, the</w:t>
      </w:r>
      <w:r>
        <w:t xml:space="preserve"> </w:t>
      </w:r>
      <w:proofErr w:type="spellStart"/>
      <w:r w:rsidR="007E63D6">
        <w:rPr>
          <w:rStyle w:val="CodeInline"/>
        </w:rPr>
        <w:t>ShaderMaterial</w:t>
      </w:r>
      <w:proofErr w:type="spellEnd"/>
      <w:r w:rsidR="007E63D6">
        <w:rPr>
          <w:rStyle w:val="CodeInline"/>
        </w:rPr>
        <w:t xml:space="preserve">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w:t>
      </w:r>
      <w:proofErr w:type="spellStart"/>
      <w:r>
        <w:t>IllumShader</w:t>
      </w:r>
      <w:proofErr w:type="spellEnd"/>
      <w:r>
        <w:t xml:space="preserve"> </w:t>
      </w:r>
      <w:r w:rsidR="00E15C4E">
        <w:t>Class</w:t>
      </w:r>
    </w:p>
    <w:p w14:paraId="09B46902" w14:textId="473BCDD4"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r w:rsidR="001339C6">
        <w:t xml:space="preserve">class </w:t>
      </w:r>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r w:rsidR="001339C6">
        <w:t xml:space="preserve">fragment </w:t>
      </w:r>
      <w:r>
        <w:t xml:space="preserve">shader. </w:t>
      </w:r>
      <w:r w:rsidR="00973585">
        <w:t>Now t</w:t>
      </w:r>
      <w:r>
        <w:t xml:space="preserve">he </w:t>
      </w:r>
      <w:proofErr w:type="spellStart"/>
      <w:r w:rsidRPr="00421F0F">
        <w:rPr>
          <w:rStyle w:val="CodeInline"/>
        </w:rPr>
        <w:t>IllumShader</w:t>
      </w:r>
      <w:proofErr w:type="spellEnd"/>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proofErr w:type="spellStart"/>
      <w:r w:rsidR="00973585" w:rsidRPr="00AB51B9">
        <w:rPr>
          <w:rStyle w:val="CodeInline"/>
        </w:rPr>
        <w:t>illum_fs</w:t>
      </w:r>
      <w:proofErr w:type="spellEnd"/>
      <w:r w:rsidR="00973585">
        <w:t xml:space="preserve">. </w:t>
      </w:r>
      <w:r w:rsidR="001C10C7">
        <w:t xml:space="preserve">This support can be accomplished by modifying the </w:t>
      </w:r>
      <w:proofErr w:type="spellStart"/>
      <w:r w:rsidR="001C10C7" w:rsidRPr="00AB51B9">
        <w:rPr>
          <w:rStyle w:val="CodeInline"/>
        </w:rPr>
        <w:t>IllumShader</w:t>
      </w:r>
      <w:proofErr w:type="spellEnd"/>
      <w:r w:rsidR="001C10C7">
        <w:t xml:space="preserve"> to define a </w:t>
      </w:r>
      <w:proofErr w:type="spellStart"/>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r w:rsidR="001C10C7">
        <w:t>fragment shader.</w:t>
      </w:r>
    </w:p>
    <w:p w14:paraId="6522C1D3" w14:textId="093E816A" w:rsidR="001B23DC" w:rsidRDefault="008D3870">
      <w:pPr>
        <w:pStyle w:val="NumList"/>
        <w:numPr>
          <w:ilvl w:val="0"/>
          <w:numId w:val="36"/>
        </w:numPr>
        <w:rPr>
          <w:rFonts w:hint="eastAsia"/>
        </w:rPr>
      </w:pPr>
      <w:r>
        <w:t xml:space="preserve">Edit </w:t>
      </w:r>
      <w:r w:rsidRPr="00AB51B9">
        <w:rPr>
          <w:rStyle w:val="CodeInline"/>
        </w:rPr>
        <w:t>illum_shader.js</w:t>
      </w:r>
      <w:r>
        <w:t xml:space="preserve"> in </w:t>
      </w:r>
      <w:proofErr w:type="spellStart"/>
      <w:r w:rsidRPr="00AB51B9">
        <w:rPr>
          <w:rStyle w:val="CodeInline"/>
        </w:rPr>
        <w:t>src</w:t>
      </w:r>
      <w:proofErr w:type="spellEnd"/>
      <w:r w:rsidRPr="00AB51B9">
        <w:rPr>
          <w:rStyle w:val="CodeInline"/>
        </w:rPr>
        <w:t>/</w:t>
      </w:r>
      <w:ins w:id="240" w:author="Kelvin Sung" w:date="2021-09-02T17:17:00Z">
        <w:r w:rsidR="00F943A7">
          <w:rPr>
            <w:rStyle w:val="CodeInline"/>
          </w:rPr>
          <w:t>engine/</w:t>
        </w:r>
        <w:r w:rsidR="00511956">
          <w:rPr>
            <w:rStyle w:val="CodeInline"/>
          </w:rPr>
          <w:t>shaders</w:t>
        </w:r>
      </w:ins>
      <w:del w:id="241" w:author="Kelvin Sung" w:date="2021-09-02T17:17:00Z">
        <w:r w:rsidRPr="00AB51B9" w:rsidDel="00511956">
          <w:rPr>
            <w:rStyle w:val="CodeInline"/>
          </w:rPr>
          <w:delText>glsl_shaders/illum_fs.glsl</w:delText>
        </w:r>
      </w:del>
      <w:r>
        <w:t xml:space="preserve"> to import </w:t>
      </w:r>
      <w:proofErr w:type="spellStart"/>
      <w:r w:rsidRPr="00AB51B9">
        <w:rPr>
          <w:rStyle w:val="CodeInline"/>
        </w:rPr>
        <w:t>ShaderMaterial</w:t>
      </w:r>
      <w:proofErr w:type="spellEnd"/>
      <w:r>
        <w:t xml:space="preserve"> and modify the constructor to </w:t>
      </w:r>
      <w:r w:rsidR="00906AD8">
        <w:t xml:space="preserve">define </w:t>
      </w:r>
      <w:r w:rsidR="003232B2">
        <w:t xml:space="preserve">new </w:t>
      </w:r>
      <w:r w:rsidR="00906AD8">
        <w:t>variables</w:t>
      </w:r>
      <w:r w:rsidR="00F04620">
        <w:t>,</w:t>
      </w:r>
      <w:r w:rsidR="00906AD8">
        <w:t xml:space="preserve"> </w:t>
      </w:r>
      <w:proofErr w:type="spellStart"/>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to support Phong illumination computation</w:t>
      </w:r>
      <w:r w:rsidR="00BB1B88">
        <w:t>. Then define</w:t>
      </w:r>
      <w:r w:rsidR="00F04620">
        <w:t xml:space="preserve"> </w:t>
      </w:r>
      <w:r w:rsidR="002D2368">
        <w:t>the</w:t>
      </w:r>
      <w:r w:rsidR="00F04620">
        <w:t xml:space="preserve"> variables</w:t>
      </w:r>
      <w:r w:rsidR="002D2368">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t xml:space="preserve">    // Call super class constructor</w:t>
      </w:r>
    </w:p>
    <w:p w14:paraId="638AA9FB" w14:textId="31E34DCE" w:rsidR="00421F0F" w:rsidRDefault="00421F0F" w:rsidP="00421F0F">
      <w:pPr>
        <w:pStyle w:val="Code"/>
        <w:rPr>
          <w:rFonts w:hint="eastAsia"/>
        </w:rPr>
      </w:pPr>
      <w:r>
        <w:t xml:space="preserve">    super(vertexShaderPath, fragmentShaderPath);  // call super class constructor</w:t>
      </w:r>
    </w:p>
    <w:p w14:paraId="7F176EC6" w14:textId="36F670E5"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22C31729" w14:textId="61DBB4CC" w:rsidR="00421F0F" w:rsidRDefault="00421F0F" w:rsidP="00421F0F">
      <w:pPr>
        <w:pStyle w:val="Code"/>
        <w:rPr>
          <w:rFonts w:hint="eastAsia"/>
        </w:rPr>
      </w:pPr>
      <w:r>
        <w:lastRenderedPageBreak/>
        <w:t xml:space="preserve">    this.mCameraPosRef = gl.getUniformLocation(this.mCompiledShader, "uCameraPosition");</w:t>
      </w:r>
    </w:p>
    <w:p w14:paraId="3E5F8F2A" w14:textId="12EA5DC4"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0DA4F3A7" w14:textId="54C3A03F" w:rsidR="001B23DC" w:rsidRDefault="00421F0F" w:rsidP="00421F0F">
      <w:pPr>
        <w:pStyle w:val="Code"/>
        <w:rPr>
          <w:rFonts w:hint="eastAsia"/>
        </w:rPr>
      </w:pPr>
      <w:r>
        <w:t xml:space="preserve">    this.mNormalSamplerRef = gl.getUniformLocation(this.mCompiledShader, "uNormalSampler");</w:t>
      </w:r>
    </w:p>
    <w:p w14:paraId="72AA2118" w14:textId="094DEDB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load the material and camera position to the </w:t>
      </w:r>
      <w:proofErr w:type="spellStart"/>
      <w:r w:rsidR="0008436B" w:rsidRPr="00AB51B9">
        <w:rPr>
          <w:rStyle w:val="CodeInline"/>
        </w:rPr>
        <w:t>illum_fs</w:t>
      </w:r>
      <w:proofErr w:type="spellEnd"/>
      <w:r w:rsidR="0008436B">
        <w:t xml:space="preserve"> fragment </w:t>
      </w:r>
      <w:r w:rsidRPr="00906AD8">
        <w:t>shader.</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t>}</w:t>
      </w:r>
    </w:p>
    <w:p w14:paraId="4E001BB4" w14:textId="57F65961" w:rsidR="001B23DC" w:rsidRDefault="00906AD8" w:rsidP="00906AD8">
      <w:pPr>
        <w:pStyle w:val="NumList"/>
        <w:numPr>
          <w:ilvl w:val="0"/>
          <w:numId w:val="36"/>
        </w:numPr>
        <w:rPr>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t xml:space="preserve">Modifying the </w:t>
      </w:r>
      <w:proofErr w:type="spellStart"/>
      <w:r>
        <w:t>IllumRenderable</w:t>
      </w:r>
      <w:proofErr w:type="spellEnd"/>
      <w:r>
        <w:t xml:space="preserve"> </w:t>
      </w:r>
      <w:r w:rsidR="00E15C4E">
        <w:t>Class</w:t>
      </w:r>
    </w:p>
    <w:p w14:paraId="4839468D" w14:textId="13909C0B" w:rsidR="00674D34" w:rsidRDefault="00906AD8" w:rsidP="00906AD8">
      <w:pPr>
        <w:pStyle w:val="BodyTextFirst"/>
        <w:rPr>
          <w:rFonts w:hint="eastAsia"/>
        </w:rPr>
      </w:pPr>
      <w:r>
        <w:t xml:space="preserve">You </w:t>
      </w:r>
      <w:r w:rsidR="00EC23EF">
        <w:t xml:space="preserve">can now </w:t>
      </w:r>
      <w:ins w:id="242" w:author="Kelvin Sung" w:date="2021-09-02T17:23:00Z">
        <w:r w:rsidR="00A16066">
          <w:t xml:space="preserve">modify </w:t>
        </w:r>
      </w:ins>
      <w:r>
        <w:t xml:space="preserve">the </w:t>
      </w:r>
      <w:proofErr w:type="spellStart"/>
      <w:r w:rsidRPr="00674D34">
        <w:rPr>
          <w:rStyle w:val="CodeInline"/>
        </w:rPr>
        <w:t>IllumRenderable</w:t>
      </w:r>
      <w:proofErr w:type="spellEnd"/>
      <w:r>
        <w:t xml:space="preserve"> </w:t>
      </w:r>
      <w:r w:rsidR="00EC23EF">
        <w:t xml:space="preserve">class </w:t>
      </w:r>
      <w:r>
        <w:t xml:space="preserve">to </w:t>
      </w:r>
      <w:r w:rsidR="00EE42C2">
        <w:t xml:space="preserve">include </w:t>
      </w:r>
      <w:r>
        <w:t>a material property</w:t>
      </w:r>
      <w:r w:rsidR="00EE42C2">
        <w:t xml:space="preserve"> and to properly support </w:t>
      </w:r>
      <w:proofErr w:type="spellStart"/>
      <w:r w:rsidR="00EE42C2" w:rsidRPr="00AB51B9">
        <w:rPr>
          <w:rStyle w:val="CodeInline"/>
        </w:rPr>
        <w:t>IllumShader</w:t>
      </w:r>
      <w:proofErr w:type="spellEnd"/>
      <w:r>
        <w:t>. This is a straightforward change.</w:t>
      </w:r>
    </w:p>
    <w:p w14:paraId="64F3E925" w14:textId="0550B597" w:rsidR="001B23DC" w:rsidRDefault="00906AD8" w:rsidP="00906AD8">
      <w:pPr>
        <w:pStyle w:val="NumList"/>
        <w:numPr>
          <w:ilvl w:val="0"/>
          <w:numId w:val="37"/>
        </w:numPr>
        <w:rPr>
          <w:rFonts w:hint="eastAsia"/>
        </w:rPr>
      </w:pPr>
      <w:r>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proofErr w:type="spellStart"/>
      <w:r w:rsidR="00EE42C2" w:rsidRPr="00AB51B9">
        <w:rPr>
          <w:rStyle w:val="CodeInline"/>
        </w:rPr>
        <w:t>src</w:t>
      </w:r>
      <w:proofErr w:type="spellEnd"/>
      <w:r w:rsidR="00EE42C2" w:rsidRPr="00AB51B9">
        <w:rPr>
          <w:rStyle w:val="CodeInline"/>
        </w:rPr>
        <w:t>/engine/</w:t>
      </w:r>
      <w:proofErr w:type="spellStart"/>
      <w:r w:rsidR="00EE42C2" w:rsidRPr="00AB51B9">
        <w:rPr>
          <w:rStyle w:val="CodeInline"/>
        </w:rPr>
        <w:t>renderables</w:t>
      </w:r>
      <w:proofErr w:type="spellEnd"/>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26CB3AB8" w:rsidR="001B23DC" w:rsidRDefault="00307A03" w:rsidP="00906AD8">
      <w:pPr>
        <w:pStyle w:val="NumList"/>
        <w:numPr>
          <w:ilvl w:val="0"/>
          <w:numId w:val="37"/>
        </w:numPr>
        <w:rPr>
          <w:rFonts w:hint="eastAsia"/>
        </w:rPr>
      </w:pPr>
      <w:r>
        <w:lastRenderedPageBreak/>
        <w:t xml:space="preserve">Update </w:t>
      </w:r>
      <w:r w:rsidR="00906AD8" w:rsidRPr="00906AD8">
        <w:t xml:space="preserve">the </w:t>
      </w:r>
      <w:proofErr w:type="gramStart"/>
      <w:r w:rsidR="00906AD8" w:rsidRPr="00674D34">
        <w:rPr>
          <w:rStyle w:val="CodeInline"/>
        </w:rPr>
        <w:t>draw(</w:t>
      </w:r>
      <w:proofErr w:type="gramEnd"/>
      <w:r w:rsidR="00906AD8" w:rsidRPr="00674D34">
        <w:rPr>
          <w:rStyle w:val="CodeInline"/>
        </w:rPr>
        <w:t>)</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w:t>
      </w:r>
      <w:r w:rsidR="009C4EFC">
        <w:t xml:space="preserve">that in </w:t>
      </w:r>
      <w:r w:rsidR="00906AD8" w:rsidRPr="00906AD8">
        <w:t xml:space="preserve">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9C4EFC">
        <w:t xml:space="preserve"> </w:t>
      </w:r>
      <w:r>
        <w:t>t</w:t>
      </w:r>
      <w:r w:rsidR="00906AD8" w:rsidRPr="00906AD8">
        <w:t>he camera position is properly transformed into pixel space.</w:t>
      </w:r>
    </w:p>
    <w:p w14:paraId="55838100" w14:textId="0F29EFCA" w:rsidR="001B23DC" w:rsidRDefault="00674D34" w:rsidP="00674D34">
      <w:pPr>
        <w:pStyle w:val="Code"/>
        <w:rPr>
          <w:rFonts w:hint="eastAsia"/>
        </w:rPr>
      </w:pPr>
      <w:r>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7B7D2910" w:rsidR="008714D8"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w:t>
      </w:r>
      <w:r w:rsidR="004B18C4">
        <w:t xml:space="preserve">fragment </w:t>
      </w:r>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proofErr w:type="spellStart"/>
      <w:r w:rsidRPr="00120C85">
        <w:rPr>
          <w:rStyle w:val="CodeInline"/>
        </w:rPr>
        <w:t>IllumRenderable</w:t>
      </w:r>
      <w:proofErr w:type="spellEnd"/>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proofErr w:type="spellStart"/>
      <w:r w:rsidR="001D1E3B" w:rsidRPr="0007431B">
        <w:rPr>
          <w:rStyle w:val="CodeInline"/>
        </w:rPr>
        <w:t>PerRenderCache</w:t>
      </w:r>
      <w:proofErr w:type="spellEnd"/>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3885EBC3" w:rsidR="00120C85" w:rsidRPr="00120C85" w:rsidRDefault="00120C85" w:rsidP="00120C85">
      <w:pPr>
        <w:pStyle w:val="Code"/>
        <w:rPr>
          <w:rStyle w:val="CodeBold"/>
        </w:rPr>
      </w:pPr>
      <w:r w:rsidRPr="00AB51B9">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5D985C4A" w:rsidR="001B23DC" w:rsidRDefault="00906AD8" w:rsidP="00906AD8">
      <w:pPr>
        <w:pStyle w:val="NumList"/>
        <w:numPr>
          <w:ilvl w:val="0"/>
          <w:numId w:val="38"/>
        </w:numPr>
        <w:rPr>
          <w:rFonts w:hint="eastAsia"/>
        </w:rPr>
      </w:pPr>
      <w:r w:rsidRPr="00906AD8">
        <w:lastRenderedPageBreak/>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w:t>
      </w:r>
      <w:r w:rsidR="009C4EFC">
        <w:t xml:space="preserve">piece of </w:t>
      </w:r>
      <w:r w:rsidRPr="00906AD8">
        <w:t xml:space="preserve">information </w:t>
      </w:r>
      <w:r w:rsidR="009C4EFC">
        <w:t xml:space="preserve">represents depth and </w:t>
      </w:r>
      <w:r w:rsidRPr="00906AD8">
        <w:t xml:space="preserve">is required for </w:t>
      </w:r>
      <w:r w:rsidR="00A804D7">
        <w:t xml:space="preserve">the </w:t>
      </w:r>
      <w:r w:rsidRPr="00906AD8">
        <w:t>illumination computation.</w:t>
      </w:r>
    </w:p>
    <w:p w14:paraId="2D20DBE0" w14:textId="6C3C15FB" w:rsidR="00120C85" w:rsidRPr="00906AD8" w:rsidRDefault="009C4EFC" w:rsidP="00120C85">
      <w:pPr>
        <w:pStyle w:val="Code"/>
        <w:rPr>
          <w:rFonts w:hint="eastAsia"/>
        </w:rPr>
      </w:pPr>
      <w:r w:rsidRPr="00120C85">
        <w:rPr>
          <w:rFonts w:hint="eastAsia"/>
        </w:rPr>
        <w:t>T</w:t>
      </w:r>
      <w:r w:rsidR="00120C85" w:rsidRPr="00120C85">
        <w:t>his.kCameraZ = 10; // this is for illumina</w:t>
      </w:r>
      <w:r w:rsidR="00341BB9">
        <w:t>t</w:t>
      </w:r>
      <w:r w:rsidR="00A804D7">
        <w:t>i</w:t>
      </w:r>
      <w:r w:rsidR="00120C85" w:rsidRPr="00120C85">
        <w:t>on computa</w:t>
      </w:r>
      <w:r w:rsidR="00A804D7">
        <w:t>ti</w:t>
      </w:r>
      <w:r w:rsidR="00120C85" w:rsidRPr="00120C85">
        <w:t>on</w:t>
      </w:r>
    </w:p>
    <w:p w14:paraId="063A11D0" w14:textId="3723210D" w:rsidR="00906AD8" w:rsidRDefault="00906AD8" w:rsidP="00906AD8">
      <w:pPr>
        <w:pStyle w:val="NumList"/>
        <w:numPr>
          <w:ilvl w:val="0"/>
          <w:numId w:val="38"/>
        </w:numPr>
        <w:rPr>
          <w:rFonts w:hint="eastAsia"/>
        </w:rPr>
      </w:pPr>
      <w:r w:rsidRPr="00906AD8">
        <w:t xml:space="preserve">In step B4 of the </w:t>
      </w:r>
      <w:proofErr w:type="spellStart"/>
      <w:proofErr w:type="gramStart"/>
      <w:r w:rsidR="00742BF7" w:rsidRPr="00120C85">
        <w:rPr>
          <w:rStyle w:val="CodeInline"/>
        </w:rPr>
        <w:t>setView</w:t>
      </w:r>
      <w:r w:rsidR="00742BF7">
        <w:rPr>
          <w:rStyle w:val="CodeInline"/>
        </w:rPr>
        <w:t>AndCameraMatrix</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6546AC8B" w14:textId="7BDBDE0C" w:rsidR="00120C85" w:rsidRDefault="00120C85" w:rsidP="00120C85">
      <w:pPr>
        <w:pStyle w:val="Code"/>
        <w:rPr>
          <w:rFonts w:hint="eastAsia"/>
        </w:rPr>
      </w:pPr>
      <w:r>
        <w:t>this.mRenderCache.mWCToPixelRatio = this.mViewport[eViewport.eWidth] / this.getWCWidth();</w:t>
      </w:r>
    </w:p>
    <w:p w14:paraId="63563798" w14:textId="2865AF74" w:rsidR="00120C85" w:rsidRDefault="00120C85" w:rsidP="00120C85">
      <w:pPr>
        <w:pStyle w:val="Code"/>
        <w:rPr>
          <w:rFonts w:hint="eastAsia"/>
        </w:rPr>
      </w:pPr>
      <w:r>
        <w:t xml:space="preserve">this.mRenderCache.mCameraOrgX = center[0] </w:t>
      </w:r>
      <w:r w:rsidR="009C4EFC">
        <w:t>–</w:t>
      </w:r>
      <w:r>
        <w:t xml:space="preserve"> (this.getWCWidth() / 2);</w:t>
      </w:r>
    </w:p>
    <w:p w14:paraId="7D9FC005" w14:textId="6008AE62" w:rsidR="00120C85" w:rsidRDefault="00120C85" w:rsidP="00120C85">
      <w:pPr>
        <w:pStyle w:val="Code"/>
        <w:rPr>
          <w:rFonts w:hint="eastAsia"/>
        </w:rPr>
      </w:pPr>
      <w:r>
        <w:t xml:space="preserve">this.mRenderCache.mCameraOrgY = center[1] </w:t>
      </w:r>
      <w:r w:rsidR="009C4EFC">
        <w:t>–</w:t>
      </w:r>
      <w:r>
        <w:t xml:space="preserve">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20179476" w14:textId="7EA9DFAE"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rPr>
          <w:rFonts w:hint="eastAsia"/>
        </w:rPr>
      </w:pPr>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2CEA52E4"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proofErr w:type="spellStart"/>
      <w:proofErr w:type="gramStart"/>
      <w:r w:rsidRPr="00F5523C">
        <w:rPr>
          <w:rStyle w:val="CodeInline"/>
        </w:rPr>
        <w:t>init</w:t>
      </w:r>
      <w:proofErr w:type="spellEnd"/>
      <w:r w:rsidRPr="00F5523C">
        <w:rPr>
          <w:rStyle w:val="CodeInline"/>
        </w:rPr>
        <w:t>(</w:t>
      </w:r>
      <w:proofErr w:type="gramEnd"/>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126837CF"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w:t>
      </w:r>
      <w:r w:rsidR="009C4EFC">
        <w:t xml:space="preserve">for </w:t>
      </w:r>
      <w:r w:rsidR="00ED0CE2">
        <w:t xml:space="preserve">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62516474" w:rsidR="000A55D6" w:rsidRDefault="00906AD8" w:rsidP="00906AD8">
      <w:pPr>
        <w:pStyle w:val="BodyTextCont"/>
        <w:rPr>
          <w:rFonts w:hint="eastAsia"/>
        </w:rPr>
      </w:pPr>
      <w:r>
        <w:t xml:space="preserve">The normal map of the background image is carefully generated and thus is best for examining specularity effects. </w:t>
      </w:r>
      <w:r w:rsidR="000A55D6">
        <w:t xml:space="preserve">You can observe red highlights along </w:t>
      </w:r>
      <w:r w:rsidR="000A55D6">
        <w:lastRenderedPageBreak/>
        <w:t xml:space="preserve">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51FDE9D7" w14:textId="44010F27" w:rsidR="00377663" w:rsidRDefault="00867BAA" w:rsidP="00CE7700">
      <w:pPr>
        <w:pStyle w:val="BodyTextCont"/>
        <w:rPr>
          <w:ins w:id="243" w:author="Kelvin Sung" w:date="2021-09-02T17:39:00Z"/>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w:t>
      </w:r>
      <w:del w:id="244" w:author="Kelvin Sung" w:date="2021-09-02T17:35:00Z">
        <w:r w:rsidDel="000125D2">
          <w:delText xml:space="preserve">type </w:delText>
        </w:r>
      </w:del>
      <w:ins w:id="245" w:author="Kelvin Sung" w:date="2021-09-02T17:35:00Z">
        <w:r w:rsidR="000125D2">
          <w:t>press</w:t>
        </w:r>
        <w:r w:rsidR="000125D2">
          <w:t xml:space="preserve"> </w:t>
        </w:r>
      </w:ins>
      <w:r>
        <w:t xml:space="preserve">R, Y, and I </w:t>
      </w:r>
      <w:proofErr w:type="gramStart"/>
      <w:r>
        <w:t>keys</w:t>
      </w:r>
      <w:proofErr w:type="gramEnd"/>
      <w:r>
        <w:t xml:space="preserve"> at the same time) to around 0.2, increase the specularity property (type 9 to select Specular, and then </w:t>
      </w:r>
      <w:ins w:id="246" w:author="Kelvin Sung" w:date="2021-09-02T17:35:00Z">
        <w:r w:rsidR="00377663">
          <w:t xml:space="preserve">press </w:t>
        </w:r>
      </w:ins>
      <w:r>
        <w:t>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ins w:id="247" w:author="Kelvin Sung" w:date="2021-09-02T17:39:00Z">
        <w:r w:rsidR="00377663">
          <w:t xml:space="preserve">At this point, you </w:t>
        </w:r>
      </w:ins>
      <w:ins w:id="248" w:author="Kelvin Sung" w:date="2021-09-02T17:40:00Z">
        <w:r w:rsidR="00377663">
          <w:t xml:space="preserve">can </w:t>
        </w:r>
      </w:ins>
      <w:ins w:id="249" w:author="Kelvin Sung" w:date="2021-09-02T17:39:00Z">
        <w:r w:rsidR="00377663">
          <w:t xml:space="preserve">press and hold the P key to </w:t>
        </w:r>
      </w:ins>
      <w:ins w:id="250" w:author="Kelvin Sung" w:date="2021-09-02T17:40:00Z">
        <w:r w:rsidR="00377663">
          <w:t xml:space="preserve">decrease the </w:t>
        </w:r>
      </w:ins>
      <w:ins w:id="251" w:author="Kelvin Sung" w:date="2021-09-02T17:42:00Z">
        <w:r w:rsidR="004E714A">
          <w:t xml:space="preserve">value of the </w:t>
        </w:r>
      </w:ins>
      <w:ins w:id="252" w:author="Kelvin Sung" w:date="2021-09-02T17:40:00Z">
        <w:r w:rsidR="00377663">
          <w:t>shininess</w:t>
        </w:r>
      </w:ins>
      <w:ins w:id="253" w:author="Kelvin Sung" w:date="2021-09-02T17:41:00Z">
        <w:r w:rsidR="004E714A">
          <w:t xml:space="preserve">, n. </w:t>
        </w:r>
      </w:ins>
      <w:ins w:id="254" w:author="Kelvin Sung" w:date="2021-09-02T17:45:00Z">
        <w:r w:rsidR="004E714A">
          <w:t>As the</w:t>
        </w:r>
      </w:ins>
      <w:ins w:id="255" w:author="Kelvin Sung" w:date="2021-09-02T17:42:00Z">
        <w:r w:rsidR="004E714A">
          <w:t xml:space="preserve"> n</w:t>
        </w:r>
      </w:ins>
      <w:ins w:id="256" w:author="Kelvin Sung" w:date="2021-09-02T17:45:00Z">
        <w:r w:rsidR="004E714A">
          <w:t xml:space="preserve">-value decreases, </w:t>
        </w:r>
      </w:ins>
      <w:ins w:id="257" w:author="Kelvin Sung" w:date="2021-09-02T17:47:00Z">
        <w:r w:rsidR="00A92052">
          <w:t>y</w:t>
        </w:r>
      </w:ins>
      <w:ins w:id="258" w:author="Kelvin Sung" w:date="2021-09-02T17:48:00Z">
        <w:r w:rsidR="00A92052">
          <w:t>ou can observe</w:t>
        </w:r>
      </w:ins>
      <w:ins w:id="259" w:author="Kelvin Sung" w:date="2021-09-02T17:45:00Z">
        <w:r w:rsidR="004E714A">
          <w:t xml:space="preserve"> the </w:t>
        </w:r>
      </w:ins>
      <w:ins w:id="260" w:author="Kelvin Sung" w:date="2021-09-02T17:48:00Z">
        <w:r w:rsidR="00A92052">
          <w:t xml:space="preserve">increase in </w:t>
        </w:r>
      </w:ins>
      <w:ins w:id="261" w:author="Kelvin Sung" w:date="2021-09-02T17:46:00Z">
        <w:r w:rsidR="00A92052">
          <w:t>the sizes of the highlight spots</w:t>
        </w:r>
      </w:ins>
      <w:ins w:id="262" w:author="Kelvin Sung" w:date="2021-09-02T17:51:00Z">
        <w:r w:rsidR="004C34C9">
          <w:t xml:space="preserve"> coupled with decrease in the brightness of these spots</w:t>
        </w:r>
      </w:ins>
      <w:ins w:id="263" w:author="Kelvin Sung" w:date="2021-09-02T17:46:00Z">
        <w:r w:rsidR="00A92052">
          <w:t>.</w:t>
        </w:r>
      </w:ins>
      <w:ins w:id="264" w:author="Kelvin Sung" w:date="2021-09-02T17:49:00Z">
        <w:r w:rsidR="004C34C9">
          <w:t xml:space="preserve"> As depict</w:t>
        </w:r>
      </w:ins>
      <w:ins w:id="265" w:author="Kelvin Sung" w:date="2021-09-02T17:53:00Z">
        <w:r w:rsidR="00B51AA9">
          <w:t>ed</w:t>
        </w:r>
      </w:ins>
      <w:ins w:id="266" w:author="Kelvin Sung" w:date="2021-09-02T17:49:00Z">
        <w:r w:rsidR="004C34C9">
          <w:t xml:space="preserve"> </w:t>
        </w:r>
      </w:ins>
      <w:ins w:id="267" w:author="Kelvin Sung" w:date="2021-09-02T17:53:00Z">
        <w:r w:rsidR="00B51AA9">
          <w:t>by the middle sphere of</w:t>
        </w:r>
      </w:ins>
      <w:ins w:id="268" w:author="Kelvin Sung" w:date="2021-09-02T17:49:00Z">
        <w:r w:rsidR="004C34C9">
          <w:t xml:space="preserve"> Figure 8-14, </w:t>
        </w:r>
      </w:ins>
      <w:ins w:id="269" w:author="Kelvin Sung" w:date="2021-09-02T17:50:00Z">
        <w:r w:rsidR="004C34C9">
          <w:t xml:space="preserve">a smaller n-value corresponds to a lesser polished surface which typically </w:t>
        </w:r>
      </w:ins>
      <w:ins w:id="270" w:author="Kelvin Sung" w:date="2021-09-02T17:54:00Z">
        <w:r w:rsidR="00B55A16">
          <w:t>exhibits</w:t>
        </w:r>
      </w:ins>
      <w:ins w:id="271" w:author="Kelvin Sung" w:date="2021-09-02T17:50:00Z">
        <w:r w:rsidR="004C34C9">
          <w:t xml:space="preserve"> </w:t>
        </w:r>
      </w:ins>
      <w:ins w:id="272" w:author="Kelvin Sung" w:date="2021-09-02T17:54:00Z">
        <w:r w:rsidR="00B55A16">
          <w:t>highlight</w:t>
        </w:r>
      </w:ins>
      <w:ins w:id="273" w:author="Kelvin Sung" w:date="2021-09-02T17:55:00Z">
        <w:r w:rsidR="003F1D25">
          <w:t>s</w:t>
        </w:r>
      </w:ins>
      <w:ins w:id="274" w:author="Kelvin Sung" w:date="2021-09-02T17:54:00Z">
        <w:r w:rsidR="00B55A16">
          <w:t xml:space="preserve"> that </w:t>
        </w:r>
      </w:ins>
      <w:ins w:id="275" w:author="Kelvin Sung" w:date="2021-09-02T17:55:00Z">
        <w:r w:rsidR="003F1D25">
          <w:t xml:space="preserve">are </w:t>
        </w:r>
      </w:ins>
      <w:ins w:id="276" w:author="Kelvin Sung" w:date="2021-09-02T17:50:00Z">
        <w:r w:rsidR="004C34C9">
          <w:t xml:space="preserve">larger </w:t>
        </w:r>
      </w:ins>
      <w:ins w:id="277" w:author="Kelvin Sung" w:date="2021-09-02T17:54:00Z">
        <w:r w:rsidR="00B55A16">
          <w:t xml:space="preserve">in </w:t>
        </w:r>
      </w:ins>
      <w:ins w:id="278" w:author="Kelvin Sung" w:date="2021-09-02T17:53:00Z">
        <w:r w:rsidR="00B55A16">
          <w:t xml:space="preserve">area </w:t>
        </w:r>
      </w:ins>
      <w:ins w:id="279" w:author="Kelvin Sung" w:date="2021-09-02T17:50:00Z">
        <w:r w:rsidR="004C34C9">
          <w:t>but less</w:t>
        </w:r>
      </w:ins>
      <w:ins w:id="280" w:author="Kelvin Sung" w:date="2021-09-02T17:54:00Z">
        <w:r w:rsidR="00B55A16">
          <w:t>er in</w:t>
        </w:r>
      </w:ins>
      <w:ins w:id="281" w:author="Kelvin Sung" w:date="2021-09-02T17:50:00Z">
        <w:r w:rsidR="004C34C9">
          <w:t xml:space="preserve"> inten</w:t>
        </w:r>
      </w:ins>
      <w:ins w:id="282" w:author="Kelvin Sung" w:date="2021-09-02T17:54:00Z">
        <w:r w:rsidR="00B55A16">
          <w:t>sity.</w:t>
        </w:r>
      </w:ins>
    </w:p>
    <w:p w14:paraId="4FFFA4A9" w14:textId="1D2509F5" w:rsidR="00906AD8" w:rsidDel="00190D79" w:rsidRDefault="00B67836" w:rsidP="00CE7700">
      <w:pPr>
        <w:pStyle w:val="BodyTextCont"/>
        <w:rPr>
          <w:del w:id="283" w:author="Kelvin Sung" w:date="2021-09-02T17:57:00Z"/>
          <w:rFonts w:hint="eastAsia"/>
        </w:rPr>
      </w:pPr>
      <w:r>
        <w:t xml:space="preserve">Relatively small objects, such as the </w:t>
      </w:r>
      <w:r w:rsidRPr="00AB51B9">
        <w:rPr>
          <w:rStyle w:val="CodeInline"/>
        </w:rPr>
        <w:t>Hero</w:t>
      </w:r>
      <w:r>
        <w:t xml:space="preserve">, </w:t>
      </w:r>
      <w:r w:rsidR="00321D0F">
        <w:t xml:space="preserve">does not occupy many pixels, the associated highlight is likely to </w:t>
      </w:r>
      <w:r>
        <w:t xml:space="preserve">span even smaller number of pixels </w:t>
      </w:r>
      <w:r w:rsidR="00321D0F">
        <w:t xml:space="preserve">and </w:t>
      </w:r>
      <w:r>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68CC5286" w14:textId="1E1E48CA" w:rsidR="00906AD8" w:rsidRDefault="008C7610" w:rsidP="00906AD8">
      <w:pPr>
        <w:pStyle w:val="BodyTextCont"/>
        <w:rPr>
          <w:rFonts w:hint="eastAsia"/>
        </w:rPr>
      </w:pPr>
      <w:del w:id="284" w:author="Kelvin Sung" w:date="2021-09-02T17:56:00Z">
        <w:r w:rsidDel="0041729D">
          <w:delText>E</w:delText>
        </w:r>
        <w:r w:rsidR="00906AD8" w:rsidDel="0041729D">
          <w:delText xml:space="preserve">xperiment with selecting and manipulating the material property of the left </w:delText>
        </w:r>
        <w:r w:rsidR="00906AD8" w:rsidRPr="00906AD8" w:rsidDel="0041729D">
          <w:rPr>
            <w:rStyle w:val="CodeInline"/>
          </w:rPr>
          <w:delText>Minion</w:delText>
        </w:r>
        <w:r w:rsidR="00906AD8" w:rsidDel="0041729D">
          <w:delText xml:space="preserve"> object and moving the other light sources around to observe the red specular highlight on the background. </w:delText>
        </w:r>
      </w:del>
    </w:p>
    <w:p w14:paraId="5377E645" w14:textId="77777777" w:rsidR="00906AD8" w:rsidRDefault="00906AD8" w:rsidP="00906AD8">
      <w:pPr>
        <w:pStyle w:val="Heading1"/>
      </w:pPr>
      <w:r>
        <w:t>Light Source Types</w:t>
      </w:r>
    </w:p>
    <w:p w14:paraId="39C9C307" w14:textId="4D5C1BF1"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314CCABF"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ins w:id="285" w:author="Kelvin Sung" w:date="2021-09-02T17:58:00Z">
        <w:r w:rsidR="00DC0ACC">
          <w:t>.</w:t>
        </w:r>
      </w:ins>
      <w:del w:id="286" w:author="Kelvin Sung" w:date="2021-09-02T17:58:00Z">
        <w:r w:rsidR="00BA4588" w:rsidDel="00DC0ACC">
          <w:delText>,</w:delText>
        </w:r>
      </w:del>
      <w:r w:rsidR="00BA4588">
        <w:t xml:space="preserve"> </w:t>
      </w:r>
      <w:ins w:id="287" w:author="Kelvin Sung" w:date="2021-09-02T17:58:00Z">
        <w:r w:rsidR="00DC0ACC">
          <w:t>R</w:t>
        </w:r>
      </w:ins>
      <w:del w:id="288" w:author="Kelvin Sung" w:date="2021-09-02T17:58:00Z">
        <w:r w:rsidR="00BA4588" w:rsidDel="00DC0ACC">
          <w:delText>r</w:delText>
        </w:r>
      </w:del>
      <w:r w:rsidR="00BA4588">
        <w:t>ather</w:t>
      </w:r>
      <w:ins w:id="289" w:author="Kelvin Sung" w:date="2021-09-02T17:58:00Z">
        <w:r w:rsidR="00965726">
          <w:t>,</w:t>
        </w:r>
      </w:ins>
      <w:r w:rsidR="00492E2D">
        <w:t xml:space="preserve"> it illuminates everything in a specific direction.</w:t>
      </w:r>
      <w:r>
        <w:t xml:space="preserve"> </w:t>
      </w:r>
      <w:r w:rsidR="00492E2D">
        <w:t xml:space="preserve">These characteristics, while </w:t>
      </w:r>
      <w:del w:id="290" w:author="Kelvin Sung" w:date="2021-09-02T17:58:00Z">
        <w:r w:rsidR="00BA4588" w:rsidDel="00965726">
          <w:delText xml:space="preserve">they </w:delText>
        </w:r>
      </w:del>
      <w:r w:rsidR="00492E2D">
        <w:t xml:space="preserve">may </w:t>
      </w:r>
      <w:ins w:id="291" w:author="Kelvin Sung" w:date="2021-09-02T17:59:00Z">
        <w:r w:rsidR="00965726">
          <w:t xml:space="preserve">not </w:t>
        </w:r>
      </w:ins>
      <w:r w:rsidR="00F51F56">
        <w:t xml:space="preserve">seem </w:t>
      </w:r>
      <w:del w:id="292" w:author="Kelvin Sung" w:date="2021-09-02T17:59:00Z">
        <w:r w:rsidR="00F51F56" w:rsidDel="00965726">
          <w:delText>un</w:delText>
        </w:r>
      </w:del>
      <w:r w:rsidR="00492E2D">
        <w:t xml:space="preserve">intuitive,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lastRenderedPageBreak/>
        <w:t>coming from a fixed direction and these rays illuminate everything</w:t>
      </w:r>
      <w:r>
        <w:t>. A directional light is a simple light type that requires only a direction variable and has no distance 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2C536405" w:rsidR="00FB3BA0" w:rsidRDefault="00FB3BA0" w:rsidP="00FB3BA0">
      <w:pPr>
        <w:pStyle w:val="NoteTipCaution"/>
      </w:pPr>
      <w:r w:rsidRPr="00FB3BA0">
        <w:rPr>
          <w:rStyle w:val="Strong"/>
        </w:rPr>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xml:space="preserve">. In </w:t>
      </w:r>
      <w:del w:id="293" w:author="Kelvin Sung" w:date="2021-09-02T18:04:00Z">
        <w:r w:rsidDel="00CE026E">
          <w:delText xml:space="preserve">illumination </w:delText>
        </w:r>
      </w:del>
      <w:r>
        <w:t xml:space="preserve">vector diagrams, all vectors always point away from the position </w:t>
      </w:r>
      <w:del w:id="294" w:author="Kelvin Sung" w:date="2021-09-02T18:04:00Z">
        <w:r w:rsidDel="00CE026E">
          <w:delText xml:space="preserve">to </w:delText>
        </w:r>
      </w:del>
      <w:r>
        <w:t>be</w:t>
      </w:r>
      <w:ins w:id="295" w:author="Kelvin Sung" w:date="2021-09-02T18:04:00Z">
        <w:r w:rsidR="00CE026E">
          <w:t>ing</w:t>
        </w:r>
      </w:ins>
      <w:r>
        <w:t xml:space="preserve"> illuminated, and </w:t>
      </w:r>
      <w:ins w:id="296" w:author="Kelvin Sung" w:date="2021-09-02T18:05:00Z">
        <w:r w:rsidR="00CE026E">
          <w:t xml:space="preserve">are </w:t>
        </w:r>
      </w:ins>
      <w:r>
        <w:t>assumed to be normalized with a magnitude of 1.</w:t>
      </w:r>
    </w:p>
    <w:p w14:paraId="02E1E729" w14:textId="142B0320" w:rsidR="00FB3BA0" w:rsidRDefault="00FB3BA0" w:rsidP="00FB3BA0">
      <w:pPr>
        <w:pStyle w:val="Heading2"/>
      </w:pPr>
      <w:r>
        <w:lastRenderedPageBreak/>
        <w:t>The Directional and Spotlights Project</w:t>
      </w:r>
    </w:p>
    <w:p w14:paraId="40041179" w14:textId="1A7CFE0D"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lastRenderedPageBreak/>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 xml:space="preserve">E/R, T/Y, and U/I </w:t>
      </w:r>
      <w:proofErr w:type="gramStart"/>
      <w:r w:rsidRPr="00BA4588">
        <w:t>keys</w:t>
      </w:r>
      <w:proofErr w:type="gramEnd"/>
      <w:r w:rsidRPr="00BA4588">
        <w:t>: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lastRenderedPageBreak/>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lastRenderedPageBreak/>
        <w:t xml:space="preserve">Define an </w:t>
      </w:r>
      <w:proofErr w:type="spellStart"/>
      <w:proofErr w:type="gramStart"/>
      <w:r w:rsidR="00E30221" w:rsidRPr="00731F86">
        <w:rPr>
          <w:rStyle w:val="CodeInline"/>
        </w:rPr>
        <w:t>Angular</w:t>
      </w:r>
      <w:r w:rsidR="00067672">
        <w:rPr>
          <w:rStyle w:val="CodeInline"/>
        </w:rPr>
        <w:t>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t xml:space="preserve">    return </w:t>
      </w:r>
      <w:r w:rsidR="00E30221">
        <w:t>strength</w:t>
      </w:r>
      <w:r>
        <w:t>;</w:t>
      </w:r>
    </w:p>
    <w:p w14:paraId="74C7D3E6" w14:textId="5D511518" w:rsidR="00FB3BA0" w:rsidRDefault="00731F86" w:rsidP="00FB3BA0">
      <w:pPr>
        <w:pStyle w:val="Code"/>
        <w:rPr>
          <w:ins w:id="297" w:author="Kelvin Sung" w:date="2021-09-02T18:19:00Z"/>
        </w:rPr>
      </w:pPr>
      <w:r>
        <w:t>}</w:t>
      </w:r>
    </w:p>
    <w:p w14:paraId="0AA33055" w14:textId="0566F36F" w:rsidR="00425DF3" w:rsidDel="00425DF3" w:rsidRDefault="00425DF3" w:rsidP="00425DF3">
      <w:pPr>
        <w:pStyle w:val="NoteTipCaution"/>
        <w:rPr>
          <w:del w:id="298" w:author="Kelvin Sung" w:date="2021-09-02T18:21:00Z"/>
          <w:rFonts w:hint="eastAsia"/>
        </w:rPr>
        <w:pPrChange w:id="299" w:author="Kelvin Sung" w:date="2021-09-02T18:19:00Z">
          <w:pPr>
            <w:pStyle w:val="Code"/>
          </w:pPr>
        </w:pPrChange>
      </w:pPr>
    </w:p>
    <w:p w14:paraId="2B8CEC80" w14:textId="3FD07BE1" w:rsidR="00FB3BA0" w:rsidRDefault="00FB3BA0" w:rsidP="00AB51B9">
      <w:pPr>
        <w:pStyle w:val="BodyTextCont"/>
        <w:rPr>
          <w:rFonts w:hint="eastAsia"/>
        </w:rPr>
      </w:pPr>
      <w:r w:rsidRPr="00FB3BA0">
        <w:t xml:space="preserve">The parameter </w:t>
      </w:r>
      <w:proofErr w:type="spellStart"/>
      <w:r w:rsidRPr="00731F86">
        <w:rPr>
          <w:rStyle w:val="CodeInline"/>
        </w:rPr>
        <w:t>lgt</w:t>
      </w:r>
      <w:proofErr w:type="spellEnd"/>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r w:rsidR="00770430">
        <w:t xml:space="preserve"> </w:t>
      </w:r>
      <w:proofErr w:type="spellStart"/>
      <w:r w:rsidRPr="00731F86">
        <w:rPr>
          <w:rStyle w:val="CodeInline"/>
        </w:rPr>
        <w:t>Light.Direction</w:t>
      </w:r>
      <w:proofErr w:type="spellEnd"/>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599593BB" w14:textId="39B83AA3" w:rsidR="00425DF3" w:rsidRDefault="00425DF3" w:rsidP="00425DF3">
      <w:pPr>
        <w:pStyle w:val="NoteTipCaution"/>
        <w:rPr>
          <w:ins w:id="300" w:author="Kelvin Sung" w:date="2021-09-02T18:21:00Z"/>
          <w:rFonts w:hint="eastAsia"/>
        </w:rPr>
      </w:pPr>
      <w:ins w:id="301" w:author="Kelvin Sung" w:date="2021-09-02T18:21:00Z">
        <w:r w:rsidRPr="00FB3BA0">
          <w:rPr>
            <w:rStyle w:val="Strong"/>
          </w:rPr>
          <w:t>Note</w:t>
        </w:r>
        <w:r>
          <w:tab/>
          <w:t xml:space="preserve"> The </w:t>
        </w:r>
        <w:proofErr w:type="spellStart"/>
        <w:r w:rsidRPr="00430900">
          <w:rPr>
            <w:rStyle w:val="CodeInline"/>
          </w:rPr>
          <w:t>lgtDir</w:t>
        </w:r>
        <w:proofErr w:type="spellEnd"/>
        <w:r>
          <w:t xml:space="preserve"> is the direction of the spotlight, </w:t>
        </w:r>
        <w:r>
          <w:t xml:space="preserve">while </w:t>
        </w:r>
        <w:r>
          <w:t>the light vector</w:t>
        </w:r>
        <w:r>
          <w:t>,</w:t>
        </w:r>
        <w:r>
          <w:t xml:space="preserve"> </w:t>
        </w:r>
        <w:r w:rsidRPr="00425DF3">
          <w:rPr>
            <w:b/>
            <w:rPrChange w:id="302" w:author="Kelvin Sung" w:date="2021-09-02T18:21:00Z">
              <w:rPr/>
            </w:rPrChange>
          </w:rPr>
          <w:t>L</w:t>
        </w:r>
        <w:r>
          <w:t xml:space="preserve">, </w:t>
        </w:r>
        <w:r>
          <w:t xml:space="preserve">is the vector from the position being </w:t>
        </w:r>
      </w:ins>
      <w:ins w:id="303" w:author="Kelvin Sung" w:date="2021-09-02T18:22:00Z">
        <w:r>
          <w:t>illumined</w:t>
        </w:r>
      </w:ins>
      <w:ins w:id="304" w:author="Kelvin Sung" w:date="2021-09-02T18:21:00Z">
        <w:r>
          <w:t xml:space="preserve"> to the position of the spotlight. </w:t>
        </w:r>
      </w:ins>
    </w:p>
    <w:p w14:paraId="093F5620" w14:textId="5A5165CB" w:rsidR="00FB3BA0" w:rsidDel="00425DF3" w:rsidRDefault="00FB3BA0" w:rsidP="00FB3BA0">
      <w:pPr>
        <w:pStyle w:val="Figure"/>
        <w:rPr>
          <w:del w:id="305" w:author="Kelvin Sung" w:date="2021-09-02T18:21:00Z"/>
        </w:rPr>
      </w:pPr>
    </w:p>
    <w:p w14:paraId="19F5283A" w14:textId="051DACC9" w:rsidR="0063277F" w:rsidRPr="0063277F" w:rsidRDefault="0063277F" w:rsidP="002B6319">
      <w:pPr>
        <w:pStyle w:val="Figure"/>
      </w:pPr>
      <w:r>
        <w:rPr>
          <w:noProof/>
        </w:rPr>
        <w:lastRenderedPageBreak/>
        <w:drawing>
          <wp:inline distT="0" distB="0" distL="0" distR="0" wp14:anchorId="0F12DCF4" wp14:editId="29899018">
            <wp:extent cx="4279797" cy="181628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87688" cy="1819636"/>
                    </a:xfrm>
                    <a:prstGeom prst="rect">
                      <a:avLst/>
                    </a:prstGeom>
                    <a:noFill/>
                    <a:ln>
                      <a:noFill/>
                    </a:ln>
                  </pic:spPr>
                </pic:pic>
              </a:graphicData>
            </a:graphic>
          </wp:inline>
        </w:drawing>
      </w:r>
    </w:p>
    <w:p w14:paraId="7E4B71FC" w14:textId="31AA6EF4" w:rsidR="00FB3BA0" w:rsidRDefault="00FB3BA0" w:rsidP="00FB3BA0">
      <w:pPr>
        <w:pStyle w:val="FigureCaption"/>
        <w:rPr>
          <w:ins w:id="306" w:author="Kelvin Sung" w:date="2021-09-02T18:26:00Z"/>
        </w:rPr>
      </w:pPr>
      <w:r w:rsidRPr="00FB3BA0">
        <w:t xml:space="preserve">Figure </w:t>
      </w:r>
      <w:r w:rsidR="003401C9">
        <w:t>8-23</w:t>
      </w:r>
      <w:r w:rsidRPr="00FB3BA0">
        <w:t>. Computing the angular attenuation of a spotlight</w:t>
      </w:r>
    </w:p>
    <w:p w14:paraId="35FA7EAD" w14:textId="77777777" w:rsidR="00B46602" w:rsidRDefault="00B46602" w:rsidP="00B46602">
      <w:pPr>
        <w:pStyle w:val="BodyTextCont"/>
        <w:rPr>
          <w:ins w:id="307" w:author="Kelvin Sung" w:date="2021-09-02T18:26:00Z"/>
          <w:rFonts w:hint="eastAsia"/>
        </w:rPr>
      </w:pPr>
    </w:p>
    <w:p w14:paraId="726F6173" w14:textId="77AED88E" w:rsidR="00B46602" w:rsidRPr="00B46602" w:rsidRDefault="00B46602" w:rsidP="00B46602">
      <w:pPr>
        <w:pStyle w:val="NoteTipCaution"/>
        <w:pPrChange w:id="308" w:author="Kelvin Sung" w:date="2021-09-02T18:26:00Z">
          <w:pPr>
            <w:pStyle w:val="FigureCaption"/>
          </w:pPr>
        </w:pPrChange>
      </w:pPr>
      <w:ins w:id="309" w:author="Kelvin Sung" w:date="2021-09-02T18:26:00Z">
        <w:r w:rsidRPr="00FB3BA0">
          <w:rPr>
            <w:rStyle w:val="Strong"/>
          </w:rPr>
          <w:t>Note</w:t>
        </w:r>
        <w:r>
          <w:tab/>
          <w:t xml:space="preserve"> </w:t>
        </w:r>
      </w:ins>
      <w:ins w:id="310" w:author="Kelvin Sung" w:date="2021-09-02T18:38:00Z">
        <w:r w:rsidR="00CD58A9">
          <w:t>T</w:t>
        </w:r>
      </w:ins>
      <w:ins w:id="311" w:author="Kelvin Sung" w:date="2021-09-02T18:37:00Z">
        <w:r w:rsidR="00CD58A9">
          <w:t xml:space="preserve">he </w:t>
        </w:r>
      </w:ins>
      <w:ins w:id="312" w:author="Kelvin Sung" w:date="2021-09-02T18:39:00Z">
        <w:r w:rsidR="00CD58A9">
          <w:t xml:space="preserve">following </w:t>
        </w:r>
      </w:ins>
      <w:ins w:id="313" w:author="Kelvin Sung" w:date="2021-09-02T18:38:00Z">
        <w:r w:rsidR="00CD58A9">
          <w:t xml:space="preserve">code is based on </w:t>
        </w:r>
      </w:ins>
      <w:ins w:id="314" w:author="Kelvin Sung" w:date="2021-09-02T18:37:00Z">
        <w:r w:rsidR="00CD58A9">
          <w:t>cosine of angular displacements</w:t>
        </w:r>
      </w:ins>
      <w:ins w:id="315" w:author="Kelvin Sung" w:date="2021-09-02T18:39:00Z">
        <w:r w:rsidR="00CD58A9">
          <w:t xml:space="preserve">. </w:t>
        </w:r>
      </w:ins>
      <w:ins w:id="316" w:author="Kelvin Sung" w:date="2021-09-02T18:40:00Z">
        <w:r w:rsidR="004A331A">
          <w:t xml:space="preserve">It is important </w:t>
        </w:r>
      </w:ins>
      <w:ins w:id="317" w:author="Kelvin Sung" w:date="2021-09-02T18:39:00Z">
        <w:r w:rsidR="00CD58A9">
          <w:t>to remember that g</w:t>
        </w:r>
        <w:r w:rsidR="00CD58A9">
          <w:t xml:space="preserve">iven two angles </w:t>
        </w:r>
        <m:oMath>
          <m:r>
            <w:rPr>
              <w:rFonts w:ascii="Cambria Math" w:eastAsia="Cambria Math" w:hAnsi="Cambria Math" w:cs="Cambria Math"/>
            </w:rPr>
            <m:t>α</m:t>
          </m:r>
        </m:oMath>
        <w:r w:rsidR="00CD58A9">
          <w:t xml:space="preserve"> and </w:t>
        </w:r>
        <m:oMath>
          <m:r>
            <w:rPr>
              <w:rFonts w:ascii="Cambria Math" w:eastAsia="Cambria Math" w:hAnsi="Cambria Math" w:cs="Cambria Math"/>
            </w:rPr>
            <m:t>β</m:t>
          </m:r>
        </m:oMath>
        <w:r w:rsidR="00CD58A9">
          <w:t>, where both are between 0 and 180</w:t>
        </w:r>
        <w:r w:rsidR="00CD58A9">
          <w:rPr>
            <w:rFonts w:ascii="Courier New" w:hAnsi="Courier New" w:cs="Courier New"/>
          </w:rPr>
          <w:t xml:space="preserve"> degrees,</w:t>
        </w:r>
        <w:r w:rsidR="00CD58A9">
          <w:t xml:space="preserve"> if </w:t>
        </w:r>
        <m:oMath>
          <m:r>
            <w:rPr>
              <w:rFonts w:ascii="Cambria Math" w:eastAsia="Cambria Math" w:hAnsi="Cambria Math" w:cs="Cambria Math"/>
            </w:rPr>
            <m:t>α</m:t>
          </m:r>
          <m:r>
            <w:rPr>
              <w:rFonts w:ascii="Cambria Math" w:eastAsia="Cambria Math" w:hAnsi="Cambria Math" w:cs="Cambria Math"/>
            </w:rPr>
            <m:t>&gt;</m:t>
          </m:r>
          <m:r>
            <w:rPr>
              <w:rFonts w:ascii="Cambria Math" w:eastAsia="Cambria Math" w:hAnsi="Cambria Math" w:cs="Cambria Math"/>
            </w:rPr>
            <m:t>β</m:t>
          </m:r>
        </m:oMath>
        <w:r w:rsidR="00CD58A9">
          <w:t xml:space="preserve">, then, </w:t>
        </w:r>
        <m:oMath>
          <m:func>
            <m:funcPr>
              <m:ctrlPr>
                <w:rPr>
                  <w:rFonts w:ascii="Cambria Math" w:hAnsi="Cambria Math"/>
                </w:rPr>
              </m:ctrlPr>
            </m:funcPr>
            <m:fName>
              <m:r>
                <m:rPr>
                  <m:sty m:val="p"/>
                </m:rPr>
                <w:rPr>
                  <w:rFonts w:ascii="Cambria Math" w:hAnsi="Cambria Math"/>
                </w:rPr>
                <m:t>cos</m:t>
              </m:r>
            </m:fName>
            <m:e>
              <m:r>
                <w:rPr>
                  <w:rFonts w:ascii="Cambria Math" w:eastAsia="Cambria Math" w:hAnsi="Cambria Math" w:cs="Cambria Math"/>
                </w:rPr>
                <m:t>α</m:t>
              </m:r>
            </m:e>
          </m:func>
          <m:r>
            <w:rPr>
              <w:rFonts w:ascii="Cambria Math" w:eastAsia="Cambria Math" w:hAnsi="Cambria Math" w:cs="Cambria Math"/>
            </w:rPr>
            <m:t>&lt;</m:t>
          </m:r>
          <m:func>
            <m:funcPr>
              <m:ctrlPr>
                <w:rPr>
                  <w:rFonts w:ascii="Cambria Math" w:hAnsi="Cambria Math"/>
                </w:rPr>
              </m:ctrlPr>
            </m:funcPr>
            <m:fName>
              <m:r>
                <m:rPr>
                  <m:sty m:val="p"/>
                </m:rPr>
                <w:rPr>
                  <w:rFonts w:ascii="Cambria Math" w:eastAsia="Cambria Math" w:hAnsi="Cambria Math" w:cs="Cambria Math"/>
                </w:rPr>
                <m:t>cos</m:t>
              </m:r>
            </m:fName>
            <m:e>
              <m:r>
                <w:rPr>
                  <w:rFonts w:ascii="Cambria Math" w:eastAsia="Cambria Math" w:hAnsi="Cambria Math" w:cs="Cambria Math"/>
                </w:rPr>
                <m:t>β</m:t>
              </m:r>
            </m:e>
          </m:func>
        </m:oMath>
        <w:r w:rsidR="002B08EF">
          <w:t>.</w:t>
        </w:r>
      </w:ins>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1E5D3F1C" w:rsidR="00FB3BA0" w:rsidRPr="00FB3BA0" w:rsidRDefault="00FB3BA0" w:rsidP="00FB3BA0">
      <w:pPr>
        <w:pStyle w:val="NumSubList"/>
        <w:rPr>
          <w:rFonts w:hint="eastAsia"/>
        </w:rPr>
      </w:pPr>
      <w:r w:rsidRPr="00FB3BA0">
        <w:t xml:space="preserve">If the point to be illuminated is within the inner cone, </w:t>
      </w:r>
      <w:proofErr w:type="spellStart"/>
      <w:r w:rsidRPr="00FB3BA0">
        <w:rPr>
          <w:rStyle w:val="CodeInline"/>
        </w:rPr>
        <w:t>cosL</w:t>
      </w:r>
      <w:proofErr w:type="spellEnd"/>
      <w:r w:rsidRPr="00FB3BA0">
        <w:t xml:space="preserve"> would be </w:t>
      </w:r>
      <w:del w:id="318" w:author="Kelvin Sung" w:date="2021-09-02T18:25:00Z">
        <w:r w:rsidRPr="00FB3BA0" w:rsidDel="00C769F5">
          <w:delText xml:space="preserve">less </w:delText>
        </w:r>
      </w:del>
      <w:ins w:id="319" w:author="Kelvin Sung" w:date="2021-09-02T18:25:00Z">
        <w:r w:rsidR="00C769F5">
          <w:t>greater</w:t>
        </w:r>
        <w:r w:rsidR="00C769F5" w:rsidRPr="00FB3BA0">
          <w:t xml:space="preserve"> </w:t>
        </w:r>
      </w:ins>
      <w:r w:rsidRPr="00FB3BA0">
        <w:t xml:space="preserve">than </w:t>
      </w:r>
      <w:proofErr w:type="spellStart"/>
      <w:proofErr w:type="gramStart"/>
      <w:r w:rsidRPr="00FB3BA0">
        <w:rPr>
          <w:rStyle w:val="CodeInline"/>
        </w:rPr>
        <w:t>lgt.CosInner</w:t>
      </w:r>
      <w:proofErr w:type="spellEnd"/>
      <w:proofErr w:type="gramEnd"/>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lastRenderedPageBreak/>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667EA77E" w:rsidR="004401CD" w:rsidRDefault="004401CD" w:rsidP="004401CD">
      <w:pPr>
        <w:pStyle w:val="Code"/>
        <w:rPr>
          <w:rFonts w:hint="eastAsia"/>
        </w:rPr>
      </w:pPr>
      <w:r>
        <w:t xml:space="preserve">    vec4 result = </w:t>
      </w:r>
      <w:r w:rsidR="00FA6367">
        <w:t xml:space="preserve">aStrength </w:t>
      </w:r>
      <w:r>
        <w:t xml:space="preserve">* </w:t>
      </w:r>
      <w:r w:rsidR="00FA6367">
        <w:t xml:space="preserve">dStrength </w:t>
      </w:r>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1C13FA44"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r w:rsidR="006F5089">
        <w:t xml:space="preserve">changes </w:t>
      </w:r>
      <w:r w:rsidR="00067672">
        <w:t xml:space="preserve">made for </w:t>
      </w:r>
      <w:proofErr w:type="spellStart"/>
      <w:r w:rsidR="004401CD" w:rsidRPr="004401CD">
        <w:rPr>
          <w:rStyle w:val="CodeInline"/>
        </w:rPr>
        <w:t>illum_fs</w:t>
      </w:r>
      <w:proofErr w:type="spellEnd"/>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4574D559" w:rsidR="00267B73" w:rsidRDefault="00267B73" w:rsidP="00267B73">
      <w:pPr>
        <w:pStyle w:val="Heading3"/>
      </w:pPr>
      <w:r>
        <w:t xml:space="preserve">Modifying the Light </w:t>
      </w:r>
      <w:r w:rsidR="00E15C4E">
        <w:t>Class</w:t>
      </w:r>
    </w:p>
    <w:p w14:paraId="56433888" w14:textId="2E299E96" w:rsidR="00267B73" w:rsidRDefault="00267B73" w:rsidP="00267B73">
      <w:pPr>
        <w:pStyle w:val="BodyTextFirst"/>
        <w:rPr>
          <w:rFonts w:hint="eastAsia"/>
        </w:rPr>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594E4F2F" w:rsidR="00267B73" w:rsidRDefault="00267B73" w:rsidP="00F31BF1">
      <w:pPr>
        <w:pStyle w:val="NumList"/>
        <w:numPr>
          <w:ilvl w:val="0"/>
          <w:numId w:val="41"/>
        </w:numPr>
        <w:rPr>
          <w:rFonts w:hint="eastAsia"/>
        </w:rPr>
      </w:pPr>
      <w:r>
        <w:t xml:space="preserve">Edit </w:t>
      </w:r>
      <w:r w:rsidR="004401CD" w:rsidRPr="004401CD">
        <w:rPr>
          <w:rStyle w:val="CodeInline"/>
        </w:rPr>
        <w:t>l</w:t>
      </w:r>
      <w:r w:rsidRPr="004401CD">
        <w:rPr>
          <w:rStyle w:val="CodeInline"/>
        </w:rPr>
        <w:t>ight.js</w:t>
      </w:r>
      <w:r>
        <w:t xml:space="preserve"> </w:t>
      </w:r>
      <w:ins w:id="320" w:author="Kelvin Sung" w:date="2021-09-02T18:42:00Z">
        <w:r w:rsidR="00AA57D3">
          <w:t xml:space="preserve">in </w:t>
        </w:r>
        <w:r w:rsidR="00AA57D3" w:rsidRPr="00176116">
          <w:t xml:space="preserve">the </w:t>
        </w:r>
        <w:proofErr w:type="spellStart"/>
        <w:r w:rsidR="00AA57D3" w:rsidRPr="001126F3">
          <w:rPr>
            <w:rStyle w:val="CodeInline"/>
          </w:rPr>
          <w:t>src</w:t>
        </w:r>
        <w:proofErr w:type="spellEnd"/>
        <w:r w:rsidR="00AA57D3" w:rsidRPr="001126F3">
          <w:rPr>
            <w:rStyle w:val="CodeInline"/>
          </w:rPr>
          <w:t>/engine/</w:t>
        </w:r>
        <w:r w:rsidR="00AA57D3">
          <w:rPr>
            <w:rStyle w:val="CodeInline"/>
          </w:rPr>
          <w:t>lights</w:t>
        </w:r>
        <w:r w:rsidR="00AA57D3" w:rsidRPr="00176116">
          <w:t xml:space="preserve"> folder</w:t>
        </w:r>
        <w:r w:rsidR="00AA57D3">
          <w:t xml:space="preserve"> </w:t>
        </w:r>
      </w:ins>
      <w:del w:id="321" w:author="Kelvin Sung" w:date="2021-09-02T18:43:00Z">
        <w:r w:rsidDel="00AA57D3">
          <w:delText xml:space="preserve">and </w:delText>
        </w:r>
      </w:del>
      <w:ins w:id="322" w:author="Kelvin Sung" w:date="2021-09-02T18:43:00Z">
        <w:r w:rsidR="00AA57D3">
          <w:t>to</w:t>
        </w:r>
        <w:r w:rsidR="00AA57D3">
          <w:t xml:space="preserve"> </w:t>
        </w:r>
      </w:ins>
      <w:r>
        <w:t>define</w:t>
      </w:r>
      <w:r w:rsidR="00A973BE">
        <w:t xml:space="preserve"> and export</w:t>
      </w:r>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lastRenderedPageBreak/>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r>
        <w:t xml:space="preserve">Modifying the </w:t>
      </w:r>
      <w:proofErr w:type="spellStart"/>
      <w:r>
        <w:t>ShaderLightAt</w:t>
      </w:r>
      <w:proofErr w:type="spellEnd"/>
      <w:r>
        <w:t xml:space="preserve"> </w:t>
      </w:r>
      <w:r w:rsidR="00E15C4E">
        <w:t>Class</w:t>
      </w:r>
    </w:p>
    <w:p w14:paraId="1C18A855" w14:textId="0BBBC1B1"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r w:rsidR="00C72AC0">
        <w:t xml:space="preserve">class </w:t>
      </w:r>
      <w:r>
        <w:t xml:space="preserve">is responsible for loading the values </w:t>
      </w:r>
      <w:del w:id="323" w:author="Kelvin Sung" w:date="2021-09-03T11:11:00Z">
        <w:r w:rsidDel="00A002B3">
          <w:delText xml:space="preserve">in </w:delText>
        </w:r>
      </w:del>
      <w:ins w:id="324" w:author="Kelvin Sung" w:date="2021-09-03T11:11:00Z">
        <w:r w:rsidR="00A002B3">
          <w:t>from</w:t>
        </w:r>
        <w:r w:rsidR="00A002B3">
          <w:t xml:space="preserve"> </w:t>
        </w:r>
      </w:ins>
      <w:r>
        <w:t xml:space="preserve">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t xml:space="preserve">Edit </w:t>
      </w:r>
      <w:r w:rsidRPr="004401CD">
        <w:rPr>
          <w:rStyle w:val="CodeInline"/>
        </w:rPr>
        <w:t>shader_light_at.js</w:t>
      </w:r>
      <w:r>
        <w:t xml:space="preserve"> to import the </w:t>
      </w:r>
      <w:proofErr w:type="spellStart"/>
      <w:r w:rsidRPr="00AB51B9">
        <w:rPr>
          <w:rStyle w:val="CodeInline"/>
        </w:rPr>
        <w:t>eLightType</w:t>
      </w:r>
      <w:proofErr w:type="spellEnd"/>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lastRenderedPageBreak/>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proofErr w:type="spellStart"/>
      <w:proofErr w:type="gramStart"/>
      <w:r w:rsidR="00267B73" w:rsidRPr="00765265">
        <w:rPr>
          <w:rStyle w:val="CodeInline"/>
        </w:rPr>
        <w:t>setShaderReferences</w:t>
      </w:r>
      <w:proofErr w:type="spellEnd"/>
      <w:r w:rsidR="00267B73" w:rsidRPr="00765265">
        <w:rPr>
          <w:rStyle w:val="CodeInline"/>
        </w:rPr>
        <w:t>(</w:t>
      </w:r>
      <w:proofErr w:type="gramEnd"/>
      <w:r w:rsidR="00267B73" w:rsidRPr="00765265">
        <w:rPr>
          <w:rStyle w:val="CodeInline"/>
        </w:rPr>
        <w:t>)</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t>_setShaderReferences(aLightShader, index) {</w:t>
      </w:r>
    </w:p>
    <w:p w14:paraId="15EED41B" w14:textId="1D278566" w:rsidR="001B23DC" w:rsidRDefault="00765265" w:rsidP="00765265">
      <w:pPr>
        <w:pStyle w:val="Code"/>
        <w:rPr>
          <w:rFonts w:hint="eastAsia"/>
        </w:rPr>
      </w:pPr>
      <w:r>
        <w:t xml:space="preserve">    let gl = glSys.get();</w:t>
      </w:r>
    </w:p>
    <w:p w14:paraId="662BE6B3" w14:textId="6A72EEFA" w:rsidR="001B23DC" w:rsidRDefault="00765265" w:rsidP="00765265">
      <w:pPr>
        <w:pStyle w:val="Code"/>
        <w:rPr>
          <w:rFonts w:hint="eastAsia"/>
        </w:rPr>
      </w:pPr>
      <w:r>
        <w:t xml:space="preserve">    this.mColorRef = gl.getUniformLocation(aLightShader, "uLights[" + index + "].Color");</w:t>
      </w:r>
    </w:p>
    <w:p w14:paraId="0C92A0A5" w14:textId="78F47CE0" w:rsidR="001B23DC" w:rsidRDefault="00765265" w:rsidP="00765265">
      <w:pPr>
        <w:pStyle w:val="Code"/>
        <w:rPr>
          <w:rFonts w:hint="eastAsia"/>
        </w:rPr>
      </w:pPr>
      <w:r>
        <w:t xml:space="preserve">    this.mPosRef = gl.getUniformLocation(aLightShader, "uLights[" + index + "].Position");</w:t>
      </w:r>
    </w:p>
    <w:p w14:paraId="7459B31B" w14:textId="5FF569DC"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23C32305" w14:textId="26037D43" w:rsidR="001B23DC" w:rsidRDefault="00765265" w:rsidP="00765265">
      <w:pPr>
        <w:pStyle w:val="Code"/>
        <w:rPr>
          <w:rFonts w:hint="eastAsia"/>
        </w:rPr>
      </w:pPr>
      <w:r>
        <w:t xml:space="preserve">    this.mNearRef = gl.getUniformLocation(aLightShader, "uLights[" + index + "].Near");</w:t>
      </w:r>
    </w:p>
    <w:p w14:paraId="31ACC5FC" w14:textId="0534A70E" w:rsidR="001B23DC" w:rsidRDefault="00765265" w:rsidP="00765265">
      <w:pPr>
        <w:pStyle w:val="Code"/>
        <w:rPr>
          <w:rFonts w:hint="eastAsia"/>
        </w:rPr>
      </w:pPr>
      <w:r>
        <w:t xml:space="preserve">    this.mFarRef = gl.getUniformLocation(aLightShader, "uLights[" + index + "].Far");</w:t>
      </w:r>
    </w:p>
    <w:p w14:paraId="73B764A2" w14:textId="2E673844"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F6D2CED" w14:textId="457CACEA"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0C81BA1B" w14:textId="07165A29" w:rsidR="001B23DC" w:rsidRDefault="00765265" w:rsidP="00765265">
      <w:pPr>
        <w:pStyle w:val="Code"/>
        <w:rPr>
          <w:rFonts w:hint="eastAsia"/>
        </w:rPr>
      </w:pPr>
      <w:r>
        <w:t xml:space="preserve">    this.mIntensityRef = gl.getUniformLocation(aLightShader, "uLights[" + index + "].Intensity");</w:t>
      </w:r>
    </w:p>
    <w:p w14:paraId="231B8EB0" w14:textId="7646D60F" w:rsidR="001B23DC" w:rsidRPr="00AB51B9" w:rsidRDefault="00765265" w:rsidP="00765265">
      <w:pPr>
        <w:pStyle w:val="Code"/>
        <w:rPr>
          <w:rStyle w:val="CodeBold"/>
        </w:rPr>
      </w:pPr>
      <w:r>
        <w:t xml:space="preserve">    </w:t>
      </w:r>
      <w:r w:rsidRPr="00AB51B9">
        <w:rPr>
          <w:rStyle w:val="CodeBold"/>
        </w:rPr>
        <w:t>this.mDropOffRef = gl.getUniformLocation(aLightShader, "uLights[" + index + "].DropOff");</w:t>
      </w:r>
    </w:p>
    <w:p w14:paraId="6066BAA4" w14:textId="028F707E" w:rsidR="001B23DC" w:rsidRDefault="00765265" w:rsidP="00765265">
      <w:pPr>
        <w:pStyle w:val="Code"/>
        <w:rPr>
          <w:rFonts w:hint="eastAsia"/>
        </w:rPr>
      </w:pPr>
      <w:r>
        <w:t xml:space="preserve">    this.mIsOnRef = gl.getUniformLocation(aLightShader, "uLights[" + index + "].IsOn");</w:t>
      </w:r>
    </w:p>
    <w:p w14:paraId="6C979EF1" w14:textId="1F8C07F3"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5FB0AC04" w14:textId="57C2F0AA" w:rsidR="00765265" w:rsidRDefault="00765265" w:rsidP="00765265">
      <w:pPr>
        <w:pStyle w:val="Code"/>
        <w:rPr>
          <w:rFonts w:hint="eastAsia"/>
        </w:rPr>
      </w:pPr>
      <w:r>
        <w:t>}</w:t>
      </w:r>
    </w:p>
    <w:p w14:paraId="2ADE8F78" w14:textId="29319A55" w:rsidR="001B23DC" w:rsidRDefault="00267B73" w:rsidP="00267B73">
      <w:pPr>
        <w:pStyle w:val="NumList"/>
        <w:rPr>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t>loadToShader(aCamera, aLight) {</w:t>
      </w:r>
    </w:p>
    <w:p w14:paraId="0101A4D6" w14:textId="5970BC3E" w:rsidR="001B23DC" w:rsidRDefault="00765265" w:rsidP="00765265">
      <w:pPr>
        <w:pStyle w:val="Code"/>
        <w:rPr>
          <w:rFonts w:hint="eastAsia"/>
        </w:rPr>
      </w:pPr>
      <w:r>
        <w:t xml:space="preserve">    let gl = glSys.get();</w:t>
      </w:r>
    </w:p>
    <w:p w14:paraId="70B231AD" w14:textId="4F7BDDB7" w:rsidR="00765265" w:rsidRDefault="00765265" w:rsidP="00AA1145">
      <w:pPr>
        <w:pStyle w:val="Code"/>
        <w:ind w:firstLine="165"/>
        <w:rPr>
          <w:rFonts w:hint="eastAsia"/>
        </w:rPr>
      </w:pPr>
      <w:r>
        <w:t>gl.uniform1i(this.mIsOnRef, aLight.isLightOn());</w:t>
      </w:r>
    </w:p>
    <w:p w14:paraId="5DF595FD" w14:textId="77777777" w:rsidR="00AA1145" w:rsidRDefault="00AA1145" w:rsidP="00AA1145">
      <w:pPr>
        <w:pStyle w:val="Code"/>
        <w:ind w:firstLine="165"/>
        <w:rPr>
          <w:rFonts w:hint="eastAsia"/>
        </w:rPr>
      </w:pPr>
    </w:p>
    <w:p w14:paraId="11507FAE" w14:textId="77318A66" w:rsidR="001B23DC" w:rsidRDefault="00AA1145" w:rsidP="00AA1145">
      <w:pPr>
        <w:pStyle w:val="Code"/>
        <w:ind w:firstLine="165"/>
        <w:rPr>
          <w:rFonts w:hint="eastAsia"/>
        </w:rPr>
      </w:pPr>
      <w:r>
        <w:t>// Process a light only when it is switched on</w:t>
      </w:r>
    </w:p>
    <w:p w14:paraId="1F298860" w14:textId="1BFDFCF5" w:rsidR="001B23DC" w:rsidRDefault="00765265" w:rsidP="00546371">
      <w:pPr>
        <w:pStyle w:val="Code"/>
        <w:ind w:firstLine="165"/>
        <w:rPr>
          <w:rFonts w:hint="eastAsia"/>
        </w:rPr>
      </w:pPr>
      <w:r>
        <w:t>if (aLight.isLightOn()) {</w:t>
      </w:r>
    </w:p>
    <w:p w14:paraId="3ECB6567" w14:textId="77777777" w:rsidR="00546371" w:rsidRDefault="00546371" w:rsidP="00546371">
      <w:pPr>
        <w:pStyle w:val="Code"/>
        <w:ind w:firstLine="165"/>
        <w:rPr>
          <w:rFonts w:hint="eastAsia"/>
        </w:rPr>
      </w:pPr>
    </w:p>
    <w:p w14:paraId="765FAE9E" w14:textId="79DE02FD" w:rsidR="001B23DC" w:rsidRDefault="00765265" w:rsidP="00546371">
      <w:pPr>
        <w:pStyle w:val="Code"/>
        <w:rPr>
          <w:rFonts w:hint="eastAsia"/>
        </w:rPr>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lastRenderedPageBreak/>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77AF7252" w14:textId="7A0D3C97"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33964CD9" w:rsidR="001B23DC" w:rsidRDefault="00765265" w:rsidP="00765265">
      <w:pPr>
        <w:pStyle w:val="Code"/>
        <w:rPr>
          <w:rStyle w:val="CodeBold"/>
        </w:rPr>
      </w:pPr>
      <w:r w:rsidRPr="00AB51B9">
        <w:t xml:space="preserve">                </w:t>
      </w:r>
      <w:r w:rsidRPr="00765265">
        <w:rPr>
          <w:rStyle w:val="CodeBold"/>
        </w:rPr>
        <w:t>gl.uniform1f(this.mInnerRef, Math.cos(0.5 * aLight.getInner()));</w:t>
      </w:r>
      <w:del w:id="325" w:author="Kelvin Sung" w:date="2021-09-03T11:13:00Z">
        <w:r w:rsidRPr="00765265" w:rsidDel="00A002B3">
          <w:rPr>
            <w:rStyle w:val="CodeBold"/>
          </w:rPr>
          <w:delText xml:space="preserve"> </w:delText>
        </w:r>
      </w:del>
      <w:del w:id="326" w:author="Kelvin Sung" w:date="2021-09-03T11:12:00Z">
        <w:r w:rsidRPr="00765265" w:rsidDel="00A002B3">
          <w:rPr>
            <w:rStyle w:val="CodeBold"/>
          </w:rPr>
          <w:delText>// stores the cosine of half of inner cone angle</w:delText>
        </w:r>
      </w:del>
    </w:p>
    <w:p w14:paraId="175245EF" w14:textId="6B0ED88B" w:rsidR="001B23DC" w:rsidRDefault="007E229C" w:rsidP="00765265">
      <w:pPr>
        <w:pStyle w:val="Code"/>
        <w:rPr>
          <w:rStyle w:val="CodeBold"/>
        </w:rPr>
      </w:pPr>
      <w:r w:rsidRPr="0007431B">
        <w:t xml:space="preserve">                </w:t>
      </w:r>
      <w:r w:rsidR="00765265" w:rsidRPr="00765265">
        <w:rPr>
          <w:rStyle w:val="CodeBold"/>
        </w:rPr>
        <w:t>gl.uniform1f(this.mOuterRef, Math.cos(0.5 * aLight.getOuter()));</w:t>
      </w:r>
      <w:del w:id="327" w:author="Kelvin Sung" w:date="2021-09-03T11:13:00Z">
        <w:r w:rsidR="00765265" w:rsidRPr="00765265" w:rsidDel="00A002B3">
          <w:rPr>
            <w:rStyle w:val="CodeBold"/>
          </w:rPr>
          <w:delText xml:space="preserve"> // stores the cosine of half of outer cone angle</w:delText>
        </w:r>
      </w:del>
    </w:p>
    <w:p w14:paraId="62493570" w14:textId="0C5ACE53"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156A6483" w:rsidR="00267B73" w:rsidRDefault="00267B73" w:rsidP="00AB51B9">
      <w:pPr>
        <w:pStyle w:val="BodyTextCon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the cosine</w:t>
      </w:r>
      <w:r w:rsidR="00C50AA0">
        <w:t>s</w:t>
      </w:r>
      <w:r w:rsidRPr="00267B73">
        <w:t xml:space="preserve"> of half the angle</w:t>
      </w:r>
      <w:r w:rsidR="00C50AA0">
        <w:t>s</w:t>
      </w:r>
      <w:r w:rsidRPr="00267B73">
        <w:t xml:space="preserve"> </w:t>
      </w:r>
      <w:r w:rsidR="00C50AA0">
        <w:t xml:space="preserve">are </w:t>
      </w:r>
      <w:r w:rsidRPr="00267B73">
        <w:t xml:space="preserve">actually computed and passed. </w:t>
      </w:r>
      <w:r w:rsidR="008917C9">
        <w:t xml:space="preserve">Inner and outer angles are the total angular spreads of the spotlight where the half of these angles describe the angular displacements from the light direction. For this reason, cosines of the half angles will actually be used in the computations. </w:t>
      </w:r>
      <w:r w:rsidRPr="00267B73">
        <w:t xml:space="preserve">This optimization relieves the GLSL fragment shaders from </w:t>
      </w:r>
      <w:r w:rsidR="008917C9">
        <w:t>re</w:t>
      </w:r>
      <w:r w:rsidRPr="00267B73">
        <w:t xml:space="preserve">computing the cosine of these angles </w:t>
      </w:r>
      <w:del w:id="328" w:author="Kelvin Sung" w:date="2021-09-03T11:14:00Z">
        <w:r w:rsidRPr="00267B73" w:rsidDel="00056376">
          <w:delText xml:space="preserve">for </w:delText>
        </w:r>
      </w:del>
      <w:ins w:id="329" w:author="Kelvin Sung" w:date="2021-09-03T11:14:00Z">
        <w:r w:rsidR="00056376">
          <w:t>on</w:t>
        </w:r>
        <w:r w:rsidR="00056376" w:rsidRPr="00267B73">
          <w:t xml:space="preserve"> </w:t>
        </w:r>
      </w:ins>
      <w:r w:rsidRPr="00267B73">
        <w:t xml:space="preserve">every invocation. </w:t>
      </w:r>
    </w:p>
    <w:p w14:paraId="3D99989A" w14:textId="75D6F362" w:rsidR="00267B73" w:rsidRDefault="00267B73" w:rsidP="00267B73">
      <w:pPr>
        <w:pStyle w:val="Heading3"/>
      </w:pPr>
      <w:r>
        <w:t xml:space="preserve">Modifying the Camera Transform </w:t>
      </w:r>
      <w:r w:rsidR="00E15C4E">
        <w:t>Class</w:t>
      </w:r>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2BE9BD25"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w:t>
      </w:r>
      <w:r w:rsidR="00052C6C">
        <w:t xml:space="preserve">The implementation of </w:t>
      </w:r>
      <w:r w:rsidR="00052C6C">
        <w:lastRenderedPageBreak/>
        <w:t>these</w:t>
      </w:r>
      <w:r>
        <w:t xml:space="preserve"> simple changes </w:t>
      </w:r>
      <w:r w:rsidR="00D60C15">
        <w:t xml:space="preserve">is </w:t>
      </w:r>
      <w:r>
        <w:t>not shown here</w:t>
      </w:r>
      <w:r w:rsidR="00D60C15">
        <w:t>.</w:t>
      </w:r>
      <w:r>
        <w:t xml:space="preserve"> </w:t>
      </w:r>
      <w:r w:rsidR="00D60C15">
        <w:t>P</w:t>
      </w:r>
      <w:r>
        <w:t>lease refer to the source code files for detail</w:t>
      </w:r>
      <w:r w:rsidR="00052C6C">
        <w:t>s</w:t>
      </w:r>
      <w:r>
        <w:t>.</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4C9F04C" w:rsidR="00267B73" w:rsidRDefault="00267B73" w:rsidP="00267B73">
      <w:pPr>
        <w:pStyle w:val="BodyTextFirst"/>
        <w:rPr>
          <w:rFonts w:hint="eastAsia"/>
        </w:rPr>
      </w:pPr>
      <w:r>
        <w:t>Shadow is the result of light being obstructed</w:t>
      </w:r>
      <w:r w:rsidR="002D55D9">
        <w:t xml:space="preserve"> or occluded</w:t>
      </w:r>
      <w:r>
        <w:t>. As an everyday phenomenon, shadow is something you observe but probably do not give much thought 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 xml:space="preserve">A position is in shadow with respect to a light source if </w:t>
      </w:r>
      <w:r w:rsidR="00DF5337">
        <w:lastRenderedPageBreak/>
        <w:t>something occludes it from the light source</w:t>
      </w:r>
      <w:r w:rsidR="00EA64F0">
        <w:t xml:space="preserve">, or, </w:t>
      </w:r>
      <w:r w:rsidR="00C8241A">
        <w:t xml:space="preserve">the position </w:t>
      </w:r>
      <w:r w:rsidR="00EA64F0">
        <w:t>is not visible from the light source</w:t>
      </w:r>
      <w:r w:rsidR="00DF5337">
        <w:t xml:space="preserve">. </w:t>
      </w:r>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rPr>
          <w:rFonts w:hint="eastAsia"/>
        </w:rPr>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p>
    <w:p w14:paraId="028098B7" w14:textId="67D373FB" w:rsidR="00267B73" w:rsidRDefault="00507EB8" w:rsidP="00267B73">
      <w:pPr>
        <w:pStyle w:val="Figure"/>
      </w:pPr>
      <w:r w:rsidRPr="00507EB8">
        <w:t xml:space="preserve">  </w:t>
      </w:r>
      <w:r>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rPr>
          <w:rFonts w:hint="eastAsia"/>
        </w:rPr>
      </w:pP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9E05F2">
      <w:pPr>
        <w:pStyle w:val="BodyTextCont"/>
        <w:rPr>
          <w:rFonts w:hint="eastAsia"/>
        </w:rPr>
        <w:pPrChange w:id="330" w:author="Kelvin Sung" w:date="2021-09-03T11:30:00Z">
          <w:pPr>
            <w:pStyle w:val="BodyTextFirst"/>
          </w:pPr>
        </w:pPrChange>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lastRenderedPageBreak/>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35E20B75" w:rsidR="00C23D3F" w:rsidRDefault="00267B73" w:rsidP="00A11430">
      <w:pPr>
        <w:pStyle w:val="BodyTextCon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41A7B884"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ins w:id="331" w:author="Kelvin Sung" w:date="2021-09-03T11:33:00Z">
        <w:r w:rsidR="009E05F2">
          <w:t xml:space="preserve">when a </w:t>
        </w:r>
        <w:r w:rsidR="009E05F2" w:rsidRPr="00F41FBF">
          <w:t>human observe</w:t>
        </w:r>
        <w:r w:rsidR="009E05F2">
          <w:t>s</w:t>
        </w:r>
        <w:r w:rsidR="009E05F2" w:rsidRPr="00F41FBF">
          <w:t xml:space="preserve"> shadows</w:t>
        </w:r>
        <w:r w:rsidR="009E05F2" w:rsidRPr="00F41FBF">
          <w:t xml:space="preserve"> </w:t>
        </w:r>
      </w:ins>
      <w:r w:rsidR="00291E67" w:rsidRPr="00F41FBF">
        <w:t xml:space="preserve">there are no new objects </w:t>
      </w:r>
      <w:r>
        <w:t xml:space="preserve">or geometries </w:t>
      </w:r>
      <w:r w:rsidR="00291E67" w:rsidRPr="00F41FBF">
        <w:t>involved</w:t>
      </w:r>
      <w:del w:id="332" w:author="Kelvin Sung" w:date="2021-09-03T11:33:00Z">
        <w:r w:rsidR="00291E67" w:rsidRPr="00F41FBF" w:rsidDel="009E05F2">
          <w:delText xml:space="preserve"> </w:delText>
        </w:r>
        <w:r w:rsidDel="009E05F2">
          <w:delText xml:space="preserve">when </w:delText>
        </w:r>
        <w:r w:rsidR="00AB51B9" w:rsidDel="009E05F2">
          <w:delText xml:space="preserve">a </w:delText>
        </w:r>
        <w:r w:rsidR="00291E67" w:rsidRPr="00F41FBF" w:rsidDel="009E05F2">
          <w:delText>human observe</w:delText>
        </w:r>
        <w:r w:rsidDel="009E05F2">
          <w:delText>s</w:delText>
        </w:r>
        <w:r w:rsidR="00291E67" w:rsidRPr="00F41FBF" w:rsidDel="009E05F2">
          <w:delText xml:space="preserve"> shadows</w:delText>
        </w:r>
      </w:del>
      <w:r w:rsidR="00291E67" w:rsidRPr="00F41FBF">
        <w:t xml:space="preserve">.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lastRenderedPageBreak/>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situations must be properly resolved in order for shadow to appear genuine. An example of proper handling of this</w:t>
      </w:r>
      <w:r>
        <w:t xml:space="preserve"> situation can be observed in Figure </w:t>
      </w:r>
      <w:r w:rsidR="003401C9">
        <w:t>8-24</w:t>
      </w:r>
      <w:r w:rsidR="00BE2DF9">
        <w:t>,</w:t>
      </w:r>
      <w:r>
        <w:t xml:space="preserve"> 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84028AC"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w:t>
      </w:r>
      <w:del w:id="333" w:author="Kelvin Sung" w:date="2021-09-03T11:40:00Z">
        <w:r w:rsidRPr="00A70786" w:rsidDel="00B43770">
          <w:delText xml:space="preserve">only </w:delText>
        </w:r>
      </w:del>
      <w:r w:rsidRPr="00A70786">
        <w:t xml:space="preserve">pixels in the canvas that can be drawn on will be </w:t>
      </w:r>
      <w:ins w:id="334" w:author="Kelvin Sung" w:date="2021-09-03T11:40:00Z">
        <w:r w:rsidR="00790A51">
          <w:t xml:space="preserve">only </w:t>
        </w:r>
      </w:ins>
      <w:r w:rsidRPr="00A70786">
        <w:t xml:space="preserve">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lastRenderedPageBreak/>
        <w:t xml:space="preserve">Figure </w:t>
      </w:r>
      <w:r w:rsidR="003401C9">
        <w:t>8-27</w:t>
      </w:r>
      <w:r>
        <w:t>. The WebGL stencil buffer</w:t>
      </w:r>
    </w:p>
    <w:p w14:paraId="73B3EA16" w14:textId="09617063" w:rsidR="00F67D60" w:rsidRDefault="00267B73" w:rsidP="00F67D60">
      <w:pPr>
        <w:pStyle w:val="BodyTextCont"/>
        <w:rPr>
          <w:rFonts w:hint="eastAsia"/>
        </w:rPr>
      </w:pPr>
      <w:r>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27596D49"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w:t>
      </w:r>
      <w:del w:id="335" w:author="Kelvin Sung" w:date="2021-09-03T11:45:00Z">
        <w:r w:rsidDel="002D0161">
          <w:delText xml:space="preserve">is </w:delText>
        </w:r>
      </w:del>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65BCCBB5" w:rsidR="00A70786" w:rsidRDefault="00CC3A2D" w:rsidP="00A70786">
      <w:pPr>
        <w:pStyle w:val="BodyTextFirst"/>
        <w:rPr>
          <w:rFonts w:hint="eastAsia"/>
        </w:rPr>
      </w:pPr>
      <w:r>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r w:rsidR="00113313">
        <w:t xml:space="preserve">on the </w:t>
      </w:r>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w:t>
      </w:r>
      <w:r>
        <w:lastRenderedPageBreak/>
        <w:t xml:space="preserve">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t>The Shadow Shaders Project</w:t>
      </w:r>
    </w:p>
    <w:p w14:paraId="0556F277" w14:textId="3F0282BB"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4678B5C1" w:rsidR="00DF50C5" w:rsidRDefault="00DF50C5" w:rsidP="00DF50C5">
      <w:pPr>
        <w:pStyle w:val="BodyTextFirst"/>
        <w:rPr>
          <w:rFonts w:hint="eastAsia"/>
        </w:rPr>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rPr>
          <w:rFonts w:hint="eastAsia"/>
        </w:rPr>
      </w:pPr>
      <w:r>
        <w:t>WASD keys: Move the hero character on the screen</w:t>
      </w:r>
    </w:p>
    <w:p w14:paraId="1F103258" w14:textId="77777777" w:rsidR="00DF50C5" w:rsidRDefault="00DF50C5" w:rsidP="00DF50C5">
      <w:pPr>
        <w:pStyle w:val="BodyTextFirst"/>
        <w:rPr>
          <w:rFonts w:hint="eastAsia"/>
        </w:rPr>
      </w:pPr>
      <w:r>
        <w:t>Lighting controls:</w:t>
      </w:r>
    </w:p>
    <w:p w14:paraId="4B682E0A" w14:textId="77777777" w:rsidR="00DF50C5" w:rsidRDefault="00DF50C5" w:rsidP="00DF50C5">
      <w:pPr>
        <w:pStyle w:val="Bullet"/>
        <w:rPr>
          <w:rFonts w:hint="eastAsia"/>
        </w:rPr>
      </w:pPr>
      <w:r>
        <w:lastRenderedPageBreak/>
        <w:t>Number keys 0, 1, 2, and 3: Select the corresponding light source</w:t>
      </w:r>
    </w:p>
    <w:p w14:paraId="76BB07D3" w14:textId="77777777" w:rsidR="00DF50C5" w:rsidRDefault="00DF50C5" w:rsidP="00DF50C5">
      <w:pPr>
        <w:pStyle w:val="Bullet"/>
        <w:rPr>
          <w:rFonts w:hint="eastAsia"/>
        </w:rPr>
      </w:pPr>
      <w:r>
        <w:t>Arrow keys: Move the currently selected light, note that this has no effect on the directional light (light 1)</w:t>
      </w:r>
    </w:p>
    <w:p w14:paraId="002833D3" w14:textId="77777777" w:rsidR="00DF50C5" w:rsidRDefault="00DF50C5" w:rsidP="00DF50C5">
      <w:pPr>
        <w:pStyle w:val="Bullet"/>
        <w:rPr>
          <w:rFonts w:hint="eastAsia"/>
        </w:rPr>
      </w:pPr>
      <w:r>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t>Z/X key: Increases/decreases the light z position, note that this has no effect on the directional light (light 1)</w:t>
      </w:r>
    </w:p>
    <w:p w14:paraId="683E1C48" w14:textId="77777777" w:rsidR="00DF50C5" w:rsidRDefault="00DF50C5" w:rsidP="00DF50C5">
      <w:pPr>
        <w:pStyle w:val="Bullet"/>
        <w:rPr>
          <w:rFonts w:hint="eastAsia"/>
        </w:rPr>
      </w:pPr>
      <w:r>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77777777" w:rsidR="00DF50C5" w:rsidRDefault="00DF50C5" w:rsidP="00DF50C5">
      <w:pPr>
        <w:pStyle w:val="BodyTextFirst"/>
        <w:rPr>
          <w:rFonts w:hint="eastAsia"/>
        </w:rPr>
      </w:pPr>
      <w:r>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rPr>
          <w:rFonts w:hint="eastAsia"/>
        </w:rPr>
      </w:pPr>
      <w:r w:rsidRPr="0059184D">
        <w:t xml:space="preserve">E/R, T/Y, and U/I </w:t>
      </w:r>
      <w:proofErr w:type="gramStart"/>
      <w:r w:rsidRPr="0059184D">
        <w:t>keys</w:t>
      </w:r>
      <w:proofErr w:type="gramEnd"/>
      <w:r w:rsidRPr="0059184D">
        <w:t>: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49E33CD2" w:rsidR="00A70786" w:rsidRDefault="00A70786" w:rsidP="00A70786">
      <w:pPr>
        <w:pStyle w:val="BodyTextFirst"/>
        <w:rPr>
          <w:rFonts w:hint="eastAsia"/>
        </w:rPr>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lastRenderedPageBreak/>
        <w:t xml:space="preserve">Defining </w:t>
      </w:r>
      <w:r w:rsidR="00A70786">
        <w:t>the GLSL Shadow Caster Fragment Shader</w:t>
      </w:r>
    </w:p>
    <w:p w14:paraId="21120E1A" w14:textId="43DF2087" w:rsidR="00A449DA"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382B43F1" w:rsidR="00A70786" w:rsidRDefault="00AE08AD" w:rsidP="00AB51B9">
      <w:pPr>
        <w:pStyle w:val="BodyTextCont"/>
        <w:rPr>
          <w:rFonts w:hint="eastAsia"/>
        </w:rPr>
      </w:pPr>
      <w:r>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shad</w:t>
      </w:r>
      <w:ins w:id="336" w:author="Kelvin Sung" w:date="2021-09-03T13:01:00Z">
        <w:r w:rsidR="00A160F8">
          <w:t>ow</w:t>
        </w:r>
      </w:ins>
      <w:del w:id="337" w:author="Kelvin Sung" w:date="2021-09-03T13:01:00Z">
        <w:r w:rsidR="00A449DA" w:rsidDel="00A160F8">
          <w:delText>er</w:delText>
        </w:r>
      </w:del>
      <w:r w:rsidR="00A449DA">
        <w:t xml:space="preserve"> caster geometry is required for each shadow casting light source, as such, the fragment shader only supports one light source. Finally, the degree of darkness of this object depends on the effective strength of the shadow 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t xml:space="preserve">In </w:t>
      </w:r>
      <w:r w:rsidR="00A70786">
        <w:t xml:space="preserve">the </w:t>
      </w:r>
      <w:proofErr w:type="spellStart"/>
      <w:r w:rsidR="00A70786" w:rsidRPr="00D341F3">
        <w:rPr>
          <w:rStyle w:val="CodeInline"/>
        </w:rPr>
        <w:t>src</w:t>
      </w:r>
      <w:proofErr w:type="spellEnd"/>
      <w:r w:rsidR="00A70786" w:rsidRPr="00D341F3">
        <w:rPr>
          <w:rStyle w:val="CodeInline"/>
        </w:rPr>
        <w:t>/</w:t>
      </w:r>
      <w:proofErr w:type="spellStart"/>
      <w:r w:rsidR="00D341F3" w:rsidRPr="00D341F3">
        <w:rPr>
          <w:rStyle w:val="CodeInline"/>
        </w:rPr>
        <w:t>glsl_s</w:t>
      </w:r>
      <w:r w:rsidR="00A70786" w:rsidRPr="00D341F3">
        <w:rPr>
          <w:rStyle w:val="CodeInline"/>
        </w:rPr>
        <w:t>haders</w:t>
      </w:r>
      <w:proofErr w:type="spellEnd"/>
      <w:r w:rsidR="00A70786">
        <w:t xml:space="preserve"> folder, </w:t>
      </w:r>
      <w:r>
        <w:t xml:space="preserve">create </w:t>
      </w:r>
      <w:r w:rsidR="00A70786">
        <w:t xml:space="preserve">a </w:t>
      </w:r>
      <w:r w:rsidR="00B119F7">
        <w:t xml:space="preserve">file </w:t>
      </w:r>
      <w:proofErr w:type="spellStart"/>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w:t>
      </w:r>
      <w:proofErr w:type="gramStart"/>
      <w:r w:rsidR="00D341F3" w:rsidRPr="00D341F3">
        <w:rPr>
          <w:rStyle w:val="CodeInline"/>
        </w:rPr>
        <w:t>fs</w:t>
      </w:r>
      <w:r w:rsidR="00A70786" w:rsidRPr="00D341F3">
        <w:rPr>
          <w:rStyle w:val="CodeInline"/>
        </w:rPr>
        <w:t>.glsl</w:t>
      </w:r>
      <w:proofErr w:type="spellEnd"/>
      <w:proofErr w:type="gramEnd"/>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proofErr w:type="spellStart"/>
      <w:r w:rsidR="007333D9" w:rsidRPr="00AB51B9">
        <w:rPr>
          <w:rStyle w:val="CodeInline"/>
        </w:rPr>
        <w:t>light_fs</w:t>
      </w:r>
      <w:proofErr w:type="spellEnd"/>
      <w:r w:rsidR="007333D9">
        <w:t xml:space="preserve"> (not shown). These data structure and constants must be exactly the same such that the corresponding interfacing shader in the engine can reuse existing utilities that supports </w:t>
      </w:r>
      <w:proofErr w:type="spellStart"/>
      <w:r w:rsidR="007333D9" w:rsidRPr="00AB51B9">
        <w:rPr>
          <w:rStyle w:val="CodeInline"/>
        </w:rPr>
        <w:t>LightShader</w:t>
      </w:r>
      <w:proofErr w:type="spellEnd"/>
      <w:r w:rsidR="007333D9">
        <w:t>.</w:t>
      </w:r>
      <w:r w:rsidR="005D485A">
        <w:t xml:space="preserve"> The only difference is, since a shadow caster geometry must be defined for each light source, the </w:t>
      </w:r>
      <w:proofErr w:type="spellStart"/>
      <w:r w:rsidR="005D485A" w:rsidRPr="00AB51B9">
        <w:rPr>
          <w:rStyle w:val="CodeInline"/>
        </w:rPr>
        <w:t>uLight</w:t>
      </w:r>
      <w:proofErr w:type="spellEnd"/>
      <w:r w:rsidR="005D485A">
        <w:t xml:space="preserve"> array size is exactly 1 in this case.</w:t>
      </w:r>
    </w:p>
    <w:p w14:paraId="4CD46C85" w14:textId="29B92E7B" w:rsidR="00A70786" w:rsidRDefault="007333D9">
      <w:pPr>
        <w:pStyle w:val="NumList"/>
        <w:numPr>
          <w:ilvl w:val="0"/>
          <w:numId w:val="43"/>
        </w:numPr>
        <w:rPr>
          <w:rFonts w:hint="eastAsia"/>
        </w:rPr>
      </w:pPr>
      <w:r>
        <w:t xml:space="preserve">Define constants for shadow rendering. The </w:t>
      </w:r>
      <w:proofErr w:type="spellStart"/>
      <w:r w:rsidR="00A70786" w:rsidRPr="00BD7AE9">
        <w:rPr>
          <w:rStyle w:val="CodeInline"/>
        </w:rPr>
        <w:t>kMaxShadowOpacity</w:t>
      </w:r>
      <w:proofErr w:type="spellEnd"/>
      <w:r w:rsidR="00A70786">
        <w:t xml:space="preserve"> </w:t>
      </w:r>
      <w:del w:id="338" w:author="Kelvin Sung" w:date="2021-09-03T13:03:00Z">
        <w:r w:rsidR="00A70786" w:rsidDel="000108CF">
          <w:delText>a</w:delText>
        </w:r>
      </w:del>
      <w:ins w:id="339" w:author="Kelvin Sung" w:date="2021-09-03T13:04:00Z">
        <w:r w:rsidR="000108CF">
          <w:t>i</w:t>
        </w:r>
      </w:ins>
      <w:r w:rsidR="00A70786">
        <w:t xml:space="preserve">s how opaque shadows should be and </w:t>
      </w:r>
      <w:proofErr w:type="spellStart"/>
      <w:r w:rsidR="00A70786" w:rsidRPr="00BD7AE9">
        <w:rPr>
          <w:rStyle w:val="CodeInline"/>
        </w:rPr>
        <w:t>kLightStrengthCutOff</w:t>
      </w:r>
      <w:proofErr w:type="spellEnd"/>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proofErr w:type="spellStart"/>
      <w:proofErr w:type="gramStart"/>
      <w:r w:rsidRPr="00BD7AE9">
        <w:rPr>
          <w:rStyle w:val="CodeInline"/>
        </w:rPr>
        <w:t>Angular</w:t>
      </w:r>
      <w:r>
        <w:rPr>
          <w:rStyle w:val="CodeInline"/>
        </w:rPr>
        <w:t>DropOff</w:t>
      </w:r>
      <w:proofErr w:type="spellEnd"/>
      <w:r w:rsidRPr="00BD7AE9">
        <w:rPr>
          <w:rStyle w:val="CodeInline"/>
        </w:rPr>
        <w:t>(</w:t>
      </w:r>
      <w:proofErr w:type="gram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r>
        <w:t xml:space="preserve">, functions must also be defined in exactly the same manner as those in </w:t>
      </w:r>
      <w:proofErr w:type="spellStart"/>
      <w:r w:rsidRPr="00AB51B9">
        <w:rPr>
          <w:rStyle w:val="CodeInline"/>
        </w:rPr>
        <w:t>light_fs</w:t>
      </w:r>
      <w:proofErr w:type="spellEnd"/>
      <w:r>
        <w:t xml:space="preserve"> (and </w:t>
      </w:r>
      <w:proofErr w:type="spellStart"/>
      <w:r w:rsidRPr="00AB51B9">
        <w:rPr>
          <w:rStyle w:val="CodeInline"/>
        </w:rPr>
        <w:t>illum_fs</w:t>
      </w:r>
      <w:proofErr w:type="spellEnd"/>
      <w:r>
        <w:t xml:space="preserve">). You can copy these functions from </w:t>
      </w:r>
      <w:proofErr w:type="spellStart"/>
      <w:r w:rsidRPr="00FD116E">
        <w:rPr>
          <w:rStyle w:val="CodeInline"/>
        </w:rPr>
        <w:t>light_fs</w:t>
      </w:r>
      <w:proofErr w:type="spellEnd"/>
      <w:r>
        <w:t xml:space="preserve">. </w:t>
      </w:r>
      <w:r w:rsidR="005D485A">
        <w:t xml:space="preserve">Note that since there is only one light source in the </w:t>
      </w:r>
      <w:proofErr w:type="spellStart"/>
      <w:r w:rsidR="005D485A" w:rsidRPr="00AB51B9">
        <w:rPr>
          <w:rStyle w:val="CodeInline"/>
        </w:rPr>
        <w:t>uLight</w:t>
      </w:r>
      <w:proofErr w:type="spellEnd"/>
      <w:r w:rsidR="005D485A">
        <w:t xml:space="preserve"> array, you can remove the light parameter</w:t>
      </w:r>
      <w:r>
        <w:t xml:space="preserve"> from these functions</w:t>
      </w:r>
      <w:r w:rsidR="005D485A">
        <w:t xml:space="preserve"> and refer directly to </w:t>
      </w:r>
      <w:proofErr w:type="spellStart"/>
      <w:proofErr w:type="gramStart"/>
      <w:r w:rsidR="005D485A" w:rsidRPr="00AB51B9">
        <w:rPr>
          <w:rStyle w:val="CodeInline"/>
        </w:rPr>
        <w:t>uLight</w:t>
      </w:r>
      <w:proofErr w:type="spellEnd"/>
      <w:r w:rsidR="005D485A" w:rsidRPr="00AB51B9">
        <w:rPr>
          <w:rStyle w:val="CodeInline"/>
        </w:rPr>
        <w:t>[</w:t>
      </w:r>
      <w:proofErr w:type="gramEnd"/>
      <w:r w:rsidR="005D485A" w:rsidRPr="00AB51B9">
        <w:rPr>
          <w:rStyle w:val="CodeInline"/>
        </w:rPr>
        <w: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lastRenderedPageBreak/>
        <w:t>Remember that</w:t>
      </w:r>
      <w:r w:rsidR="003312AA">
        <w:t xml:space="preserve"> shadow </w:t>
      </w:r>
      <w:r>
        <w:t>is observed because of light occlusion and is independent from the color of the light source. Now, m</w:t>
      </w:r>
      <w:r w:rsidR="003312AA">
        <w:t xml:space="preserve">odify the </w:t>
      </w:r>
      <w:proofErr w:type="spellStart"/>
      <w:proofErr w:type="gramStart"/>
      <w:r w:rsidR="003312AA" w:rsidRPr="00FD116E">
        <w:rPr>
          <w:rStyle w:val="CodeInline"/>
        </w:rPr>
        <w:t>LightStrength</w:t>
      </w:r>
      <w:proofErr w:type="spellEnd"/>
      <w:r w:rsidR="003312AA" w:rsidRPr="00FD116E">
        <w:rPr>
          <w:rStyle w:val="CodeInline"/>
        </w:rPr>
        <w:t>(</w:t>
      </w:r>
      <w:proofErr w:type="gramEnd"/>
      <w:r w:rsidR="003312AA" w:rsidRPr="00FD116E">
        <w:rPr>
          <w:rStyle w:val="CodeInline"/>
        </w:rPr>
        <w:t>)</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proofErr w:type="spellStart"/>
      <w:proofErr w:type="gramStart"/>
      <w:r w:rsidRPr="00AB51B9">
        <w:rPr>
          <w:rStyle w:val="CodeInline"/>
        </w:rPr>
        <w:t>LightStrength</w:t>
      </w:r>
      <w:proofErr w:type="spellEnd"/>
      <w:r w:rsidRPr="00AB51B9">
        <w:rPr>
          <w:rStyle w:val="CodeInline"/>
        </w:rPr>
        <w:t>(</w:t>
      </w:r>
      <w:proofErr w:type="gramEnd"/>
      <w:r w:rsidRPr="00AB51B9">
        <w:rPr>
          <w:rStyle w:val="CodeInline"/>
        </w:rPr>
        <w:t>)</w:t>
      </w:r>
      <w:r>
        <w:t xml:space="preserve"> with the same function in </w:t>
      </w:r>
      <w:proofErr w:type="spellStart"/>
      <w:r w:rsidRPr="00AB51B9">
        <w:rPr>
          <w:rStyle w:val="CodeInline"/>
        </w:rPr>
        <w:t>light_fs</w:t>
      </w:r>
      <w:proofErr w:type="spellEnd"/>
      <w:r>
        <w:t xml:space="preserve">, there are two main differences. First, the function does not consider the color of the light and returns a float, the aggregated strength of the light source. Second, since the </w:t>
      </w:r>
      <w:proofErr w:type="spellStart"/>
      <w:r w:rsidRPr="00AB51B9">
        <w:rPr>
          <w:rStyle w:val="CodeInline"/>
        </w:rPr>
        <w:t>uLight</w:t>
      </w:r>
      <w:proofErr w:type="spellEnd"/>
      <w:r>
        <w:t xml:space="preserve"> array is of size 1, the function removed the Light parameter and referred to </w:t>
      </w:r>
      <w:proofErr w:type="spellStart"/>
      <w:proofErr w:type="gramStart"/>
      <w:r w:rsidRPr="00AB51B9">
        <w:rPr>
          <w:rStyle w:val="CodeInline"/>
        </w:rPr>
        <w:t>uLight</w:t>
      </w:r>
      <w:proofErr w:type="spellEnd"/>
      <w:r w:rsidRPr="00AB51B9">
        <w:rPr>
          <w:rStyle w:val="CodeInline"/>
        </w:rPr>
        <w:t>[</w:t>
      </w:r>
      <w:proofErr w:type="gramEnd"/>
      <w:r w:rsidRPr="00AB51B9">
        <w:rPr>
          <w:rStyle w:val="CodeInline"/>
        </w:rPr>
        <w: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r w:rsidR="00502851">
        <w:t xml:space="preserve">actual color of the </w:t>
      </w:r>
      <w:r w:rsidRPr="00A70786">
        <w:t xml:space="preserve">shadow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lastRenderedPageBreak/>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1F1F67D9" w:rsidR="00A70786" w:rsidRDefault="00C91077" w:rsidP="00885276">
      <w:pPr>
        <w:pStyle w:val="Heading4"/>
      </w:pPr>
      <w:r>
        <w:t xml:space="preserve">Defining </w:t>
      </w:r>
      <w:r w:rsidR="00A70786">
        <w:t>the GLSL Shadow Receiver Fragment Shader</w:t>
      </w:r>
    </w:p>
    <w:p w14:paraId="45D13BDE" w14:textId="2A0FCDC9"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w:t>
      </w:r>
      <w:r w:rsidR="00E61969">
        <w:t xml:space="preserve"> where </w:t>
      </w:r>
      <w:r>
        <w:t xml:space="preserve">any value </w:t>
      </w:r>
      <w:r w:rsidR="00136487">
        <w:t xml:space="preserve">returned </w:t>
      </w:r>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proofErr w:type="spellStart"/>
      <w:r w:rsidRPr="00BD7AE9">
        <w:rPr>
          <w:rStyle w:val="CodeInline"/>
        </w:rPr>
        <w:t>kSufficientlyOpaque</w:t>
      </w:r>
      <w:proofErr w:type="spellEnd"/>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44436EDA" w:rsidR="00A70786" w:rsidRDefault="00A70786" w:rsidP="00AB51B9">
      <w:pPr>
        <w:pStyle w:val="BodyTextCont"/>
        <w:rPr>
          <w:rFonts w:hint="eastAsia"/>
        </w:rPr>
      </w:pPr>
      <w:r>
        <w:t xml:space="preserve">Note that to facilitate engine </w:t>
      </w:r>
      <w:del w:id="340" w:author="Kelvin Sung" w:date="2021-09-03T13:11:00Z">
        <w:r w:rsidRPr="00BD7AE9" w:rsidDel="000108CF">
          <w:rPr>
            <w:rStyle w:val="CodeInline"/>
          </w:rPr>
          <w:delText>Shader</w:delText>
        </w:r>
        <w:r w:rsidDel="000108CF">
          <w:delText xml:space="preserve"> </w:delText>
        </w:r>
      </w:del>
      <w:ins w:id="341" w:author="Kelvin Sung" w:date="2021-09-03T13:11:00Z">
        <w:r w:rsidR="000108CF">
          <w:t xml:space="preserve">shader </w:t>
        </w:r>
      </w:ins>
      <w:del w:id="342" w:author="Kelvin Sung" w:date="2021-09-03T13:11:00Z">
        <w:r w:rsidDel="000108CF">
          <w:delText xml:space="preserve">object </w:delText>
        </w:r>
      </w:del>
      <w:ins w:id="343" w:author="Kelvin Sung" w:date="2021-09-03T13:11:00Z">
        <w:r w:rsidR="000108CF">
          <w:t xml:space="preserve">class </w:t>
        </w:r>
      </w:ins>
      <w:r>
        <w:t xml:space="preserve">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lastRenderedPageBreak/>
        <w:t xml:space="preserve">Implement the </w:t>
      </w:r>
      <w:proofErr w:type="gramStart"/>
      <w:r w:rsidRPr="00E27494">
        <w:rPr>
          <w:rStyle w:val="CodeInline"/>
        </w:rPr>
        <w:t>main(</w:t>
      </w:r>
      <w:proofErr w:type="gramEnd"/>
      <w:r w:rsidRPr="00E27494">
        <w:rPr>
          <w:rStyle w:val="CodeInline"/>
        </w:rPr>
        <w:t>)</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7C2FE0B1"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w:t>
      </w:r>
      <w:ins w:id="344" w:author="Kelvin Sung" w:date="2021-09-03T13:12:00Z">
        <w:r w:rsidR="004B4CA9">
          <w:rPr>
            <w:rStyle w:val="CodeInline"/>
          </w:rPr>
          <w:t>impleS</w:t>
        </w:r>
      </w:ins>
      <w:r w:rsidRPr="00E27494">
        <w:rPr>
          <w:rStyle w:val="CodeInline"/>
        </w:rPr>
        <w:t>hader</w:t>
      </w:r>
      <w:r>
        <w:t>/</w:t>
      </w:r>
      <w:r w:rsidRPr="00E27494">
        <w:rPr>
          <w:rStyle w:val="CodeInline"/>
        </w:rPr>
        <w:t>Renderable</w:t>
      </w:r>
      <w:r>
        <w:t xml:space="preserve"> </w:t>
      </w:r>
      <w:del w:id="345" w:author="Kelvin Sung" w:date="2021-09-03T13:12:00Z">
        <w:r w:rsidDel="004B4CA9">
          <w:delText xml:space="preserve">object </w:delText>
        </w:r>
      </w:del>
      <w:r>
        <w:t>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t xml:space="preserve">First, only </w:t>
      </w:r>
      <w:r w:rsidR="00690CAF">
        <w:t xml:space="preserve">one new engine shader type is required for supporting </w:t>
      </w:r>
      <w:proofErr w:type="spellStart"/>
      <w:r w:rsidR="00690CAF" w:rsidRPr="00AB51B9">
        <w:rPr>
          <w:rStyle w:val="CodeInline"/>
        </w:rPr>
        <w:t>shadow_caster_fs</w:t>
      </w:r>
      <w:proofErr w:type="spellEnd"/>
      <w:r w:rsidR="001E4362">
        <w:t>.</w:t>
      </w:r>
      <w:r w:rsidR="00690CAF">
        <w:t xml:space="preserve"> </w:t>
      </w:r>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shader,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shader. </w:t>
      </w:r>
    </w:p>
    <w:p w14:paraId="6FB36C08" w14:textId="6CEBE668" w:rsidR="00A70786" w:rsidRDefault="001E4362" w:rsidP="0051547A">
      <w:pPr>
        <w:pStyle w:val="Bullet"/>
        <w:rPr>
          <w:rFonts w:hint="eastAsia"/>
        </w:rPr>
      </w:pPr>
      <w:r>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shaders</w:t>
      </w:r>
      <w:r w:rsidR="00A70786">
        <w:t xml:space="preserv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rsidR="00A70786">
        <w:t>draw</w:t>
      </w:r>
      <w:r>
        <w:t>s</w:t>
      </w:r>
      <w:r w:rsidR="00A70786">
        <w:t xml:space="preserve"> shadow caster geometries</w:t>
      </w:r>
      <w:r>
        <w:t xml:space="preserve"> and </w:t>
      </w:r>
      <w:proofErr w:type="spellStart"/>
      <w:r w:rsidR="00E27494" w:rsidRPr="00E27494">
        <w:rPr>
          <w:rStyle w:val="CodeInline"/>
        </w:rPr>
        <w:t>shadow_receiver_fs</w:t>
      </w:r>
      <w:proofErr w:type="spellEnd"/>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59E744C1" w:rsidR="00A70786" w:rsidRDefault="00A70786" w:rsidP="00A70786">
      <w:pPr>
        <w:pStyle w:val="BodyTextFirst"/>
        <w:rPr>
          <w:rFonts w:hint="eastAsia"/>
        </w:rPr>
      </w:pPr>
      <w:r>
        <w:t xml:space="preserve">A JavaScript </w:t>
      </w:r>
      <w:r w:rsidRPr="00E27494">
        <w:rPr>
          <w:rStyle w:val="CodeInline"/>
        </w:rPr>
        <w:t>S</w:t>
      </w:r>
      <w:ins w:id="346" w:author="Kelvin Sung" w:date="2021-09-03T13:14:00Z">
        <w:r w:rsidR="004B4CA9">
          <w:rPr>
            <w:rStyle w:val="CodeInline"/>
          </w:rPr>
          <w:t>impleS</w:t>
        </w:r>
      </w:ins>
      <w:r w:rsidRPr="00E27494">
        <w:rPr>
          <w:rStyle w:val="CodeInline"/>
        </w:rPr>
        <w:t>hader</w:t>
      </w:r>
      <w:r>
        <w:t xml:space="preserve"> </w:t>
      </w:r>
      <w:ins w:id="347" w:author="Kelvin Sung" w:date="2021-09-03T13:14:00Z">
        <w:r w:rsidR="00452B8A">
          <w:t>sub</w:t>
        </w:r>
      </w:ins>
      <w:r w:rsidR="00AF4B55">
        <w:t xml:space="preserve">class </w:t>
      </w:r>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09CF54A" w14:textId="3735BC95" w:rsidR="00A70786" w:rsidRDefault="00A70786">
      <w:pPr>
        <w:pStyle w:val="NumList"/>
        <w:numPr>
          <w:ilvl w:val="0"/>
          <w:numId w:val="45"/>
        </w:numPr>
        <w:rPr>
          <w:rFonts w:hint="eastAsia"/>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proofErr w:type="spellStart"/>
      <w:r w:rsidR="00E27494" w:rsidRPr="00E27494">
        <w:rPr>
          <w:rStyle w:val="CodeInline"/>
        </w:rPr>
        <w:t>ShadowCasterShader</w:t>
      </w:r>
      <w:proofErr w:type="spellEnd"/>
      <w:r w:rsidR="00E46396">
        <w:t xml:space="preserve"> class t</w:t>
      </w:r>
      <w:r w:rsidR="00E27494">
        <w:t xml:space="preserve">o inherit from </w:t>
      </w:r>
      <w:proofErr w:type="spellStart"/>
      <w:r w:rsidR="00E27494" w:rsidRPr="00E27494">
        <w:rPr>
          <w:rStyle w:val="CodeInline"/>
        </w:rPr>
        <w:t>SpriteShader</w:t>
      </w:r>
      <w:proofErr w:type="spellEnd"/>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lastRenderedPageBreak/>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63B5C8A" w:rsidR="00E27494" w:rsidRDefault="00E27494" w:rsidP="00E27494">
      <w:pPr>
        <w:pStyle w:val="Code"/>
        <w:rPr>
          <w:rFonts w:hint="eastAsia"/>
        </w:rPr>
      </w:pPr>
      <w:r>
        <w:t xml:space="preserve">        // **** The GLSL Shader must define uLights[1] (array size of 1) as the only light source!!</w:t>
      </w:r>
    </w:p>
    <w:p w14:paraId="0393DA14" w14:textId="5E5A1EFB"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t>Instantiating Default Shadow Caster and Receiver Shaders</w:t>
      </w:r>
    </w:p>
    <w:p w14:paraId="4CEA8CA1" w14:textId="77777777" w:rsidR="00C91077" w:rsidRDefault="00C91077" w:rsidP="00C91077">
      <w:pPr>
        <w:pStyle w:val="BodyTextFirst"/>
        <w:rPr>
          <w:rFonts w:hint="eastAsia"/>
        </w:rPr>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r w:rsidR="00716FE3">
        <w:t xml:space="preserve">import </w:t>
      </w:r>
      <w:proofErr w:type="spellStart"/>
      <w:r w:rsidR="00716FE3" w:rsidRPr="00AB51B9">
        <w:rPr>
          <w:rStyle w:val="CodeInline"/>
        </w:rPr>
        <w:t>ShadowCasterShader</w:t>
      </w:r>
      <w:proofErr w:type="spellEnd"/>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lastRenderedPageBreak/>
        <w:t>import ShadowCasterShader from "../shaders/shadow_caster_shader.js";</w:t>
      </w:r>
    </w:p>
    <w:p w14:paraId="799A9E7B" w14:textId="547E77F3" w:rsidR="00C91077" w:rsidRDefault="00C91077" w:rsidP="00C91077">
      <w:pPr>
        <w:pStyle w:val="Code"/>
        <w:rPr>
          <w:rFonts w:hint="eastAsia"/>
        </w:rPr>
      </w:pPr>
      <w:r>
        <w:t>// Shadow shaders</w:t>
      </w:r>
    </w:p>
    <w:p w14:paraId="3BBED543" w14:textId="77777777" w:rsidR="00C91077" w:rsidRDefault="00C91077" w:rsidP="00C91077">
      <w:pPr>
        <w:pStyle w:val="Code"/>
        <w:rPr>
          <w:rFonts w:hint="eastAsia"/>
        </w:rPr>
      </w:pPr>
      <w:r>
        <w:t>let kShadowReceiverFS = "src/glsl_shaders/shadow_receiver_fs.glsl";  // Path to the FragmentShader</w:t>
      </w:r>
    </w:p>
    <w:p w14:paraId="2308397E" w14:textId="77777777" w:rsidR="00C91077" w:rsidRDefault="00C91077" w:rsidP="00C91077">
      <w:pPr>
        <w:pStyle w:val="Code"/>
        <w:rPr>
          <w:rFonts w:hint="eastAsia"/>
        </w:rPr>
      </w:pPr>
      <w:r>
        <w:t>let mShadowReceiverShader = null;</w:t>
      </w:r>
    </w:p>
    <w:p w14:paraId="0D925B90" w14:textId="77777777" w:rsidR="00C91077" w:rsidRDefault="00C91077" w:rsidP="00C91077">
      <w:pPr>
        <w:pStyle w:val="Code"/>
        <w:rPr>
          <w:rFonts w:hint="eastAsia"/>
        </w:rPr>
      </w:pPr>
      <w:r>
        <w:t>let kShadowCasterFS = "src/glsl_shaders/shadow_caster_fs.glsl";  // Path to the FragmentShader</w:t>
      </w:r>
    </w:p>
    <w:p w14:paraId="42CF4D0C" w14:textId="77777777" w:rsidR="00C91077" w:rsidRDefault="00C91077" w:rsidP="00C91077">
      <w:pPr>
        <w:pStyle w:val="Code"/>
        <w:rPr>
          <w:rFonts w:hint="eastAsia"/>
        </w:rPr>
      </w:pPr>
      <w:r>
        <w:t>let mShadowCasterShader = null;</w:t>
      </w:r>
    </w:p>
    <w:p w14:paraId="25CBA5DE" w14:textId="59732AF1" w:rsidR="00C91077" w:rsidRDefault="000455C9" w:rsidP="00C91077">
      <w:pPr>
        <w:pStyle w:val="NumList"/>
        <w:numPr>
          <w:ilvl w:val="0"/>
          <w:numId w:val="47"/>
        </w:numPr>
        <w:rPr>
          <w:rFonts w:hint="eastAsia"/>
        </w:rPr>
      </w:pPr>
      <w:r>
        <w:t xml:space="preserve">Edit the </w:t>
      </w:r>
      <w:proofErr w:type="spellStart"/>
      <w:proofErr w:type="gramStart"/>
      <w:r w:rsidRPr="00AB51B9">
        <w:rPr>
          <w:rStyle w:val="CodeInline"/>
        </w:rPr>
        <w:t>createShaders</w:t>
      </w:r>
      <w:proofErr w:type="spellEnd"/>
      <w:r w:rsidRPr="00AB51B9">
        <w:rPr>
          <w:rStyle w:val="CodeInline"/>
        </w:rPr>
        <w:t>(</w:t>
      </w:r>
      <w:proofErr w:type="gramEnd"/>
      <w:r w:rsidRPr="00AB51B9">
        <w:rPr>
          <w:rStyle w:val="CodeInline"/>
        </w:rPr>
        <w:t>)</w:t>
      </w:r>
      <w:r>
        <w:t xml:space="preserve"> function to d</w:t>
      </w:r>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shader. In addition, as discussed, </w:t>
      </w:r>
      <w:ins w:id="348" w:author="Kelvin Sung" w:date="2021-09-03T13:19:00Z">
        <w:r w:rsidR="00452B8A">
          <w:t xml:space="preserve">a new instance of </w:t>
        </w:r>
      </w:ins>
      <w:r w:rsidR="00C91077" w:rsidRPr="00A70786">
        <w:t xml:space="preserve">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shader.</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6152B1CB" w14:textId="77777777"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7BB175" w14:textId="77777777" w:rsidR="00C91077" w:rsidRPr="00533F4A" w:rsidRDefault="00C91077" w:rsidP="00C91077">
      <w:pPr>
        <w:pStyle w:val="Code"/>
        <w:rPr>
          <w:rFonts w:hint="eastAsia"/>
        </w:rPr>
      </w:pPr>
      <w:r>
        <w:t>}</w:t>
      </w:r>
    </w:p>
    <w:p w14:paraId="7053A0E1" w14:textId="32433366" w:rsidR="00C91077" w:rsidRPr="00A70786" w:rsidRDefault="00C91077" w:rsidP="00C91077">
      <w:pPr>
        <w:pStyle w:val="NumList"/>
        <w:numPr>
          <w:ilvl w:val="0"/>
          <w:numId w:val="47"/>
        </w:numPr>
        <w:rPr>
          <w:rFonts w:hint="eastAsia"/>
        </w:r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w:t>
      </w:r>
      <w:ins w:id="349" w:author="Kelvin Sung" w:date="2021-09-03T13:20:00Z">
        <w:r w:rsidR="00452B8A">
          <w:t>,</w:t>
        </w:r>
      </w:ins>
      <w:r w:rsidRPr="00A70786">
        <w:t xml:space="preserv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t xml:space="preserve">Configuring and </w:t>
      </w:r>
      <w:r w:rsidR="00054155">
        <w:t xml:space="preserve">Supporting </w:t>
      </w:r>
      <w:r w:rsidR="00C91077">
        <w:t>WebGL Buffer</w:t>
      </w:r>
      <w:r>
        <w:t>s</w:t>
      </w:r>
    </w:p>
    <w:p w14:paraId="5EB725B5" w14:textId="4F9C3F27" w:rsidR="00A70786" w:rsidRDefault="004639DC">
      <w:pPr>
        <w:pStyle w:val="BodyTextFirst"/>
        <w:rPr>
          <w:rFonts w:hint="eastAsia"/>
        </w:rPr>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w:t>
      </w:r>
      <w:r w:rsidR="002316D7">
        <w:t xml:space="preserve"> in the </w:t>
      </w:r>
      <w:proofErr w:type="spellStart"/>
      <w:r w:rsidR="002316D7" w:rsidRPr="00AB51B9">
        <w:rPr>
          <w:rStyle w:val="CodeInline"/>
        </w:rPr>
        <w:t>src</w:t>
      </w:r>
      <w:proofErr w:type="spellEnd"/>
      <w:r w:rsidR="002316D7" w:rsidRPr="00AB51B9">
        <w:rPr>
          <w:rStyle w:val="CodeInline"/>
        </w:rPr>
        <w:t>/engine/core</w:t>
      </w:r>
      <w:r w:rsidR="002316D7">
        <w:t xml:space="preserve"> folder to enable and configure WebGL stencil buffer during engine initialization</w:t>
      </w:r>
      <w:r>
        <w:t xml:space="preserv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lastRenderedPageBreak/>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t xml:space="preserve">Edit the engine access file, </w:t>
      </w:r>
      <w:r w:rsidRPr="00AB51B9">
        <w:rPr>
          <w:rStyle w:val="CodeInline"/>
        </w:rPr>
        <w:t>index.js</w:t>
      </w:r>
      <w:r>
        <w:t xml:space="preserve">, in the </w:t>
      </w:r>
      <w:proofErr w:type="spellStart"/>
      <w:r w:rsidRPr="00AB51B9">
        <w:rPr>
          <w:rStyle w:val="CodeInline"/>
        </w:rPr>
        <w:t>src</w:t>
      </w:r>
      <w:proofErr w:type="spellEnd"/>
      <w:r w:rsidRPr="00AB51B9">
        <w:rPr>
          <w:rStyle w:val="CodeInline"/>
        </w:rPr>
        <w:t>/engine</w:t>
      </w:r>
      <w:r>
        <w:t xml:space="preserve"> folder to clear the stencil and depth buffers when clearing the canvas in the </w:t>
      </w:r>
      <w:proofErr w:type="spellStart"/>
      <w:proofErr w:type="gramStart"/>
      <w:r w:rsidR="00A70786" w:rsidRPr="00346914">
        <w:rPr>
          <w:rStyle w:val="CodeInline"/>
        </w:rPr>
        <w:t>clearCanvas</w:t>
      </w:r>
      <w:proofErr w:type="spellEnd"/>
      <w:r w:rsidR="00A70786" w:rsidRPr="00346914">
        <w:rPr>
          <w:rStyle w:val="CodeInline"/>
        </w:rPr>
        <w:t>(</w:t>
      </w:r>
      <w:proofErr w:type="gramEnd"/>
      <w:r w:rsidR="00A70786" w:rsidRPr="00346914">
        <w:rPr>
          <w:rStyle w:val="CodeInline"/>
        </w:rPr>
        <w:t>)</w:t>
      </w:r>
      <w:r w:rsidR="00A70786" w:rsidRPr="00A70786">
        <w:t xml:space="preserve"> function. </w:t>
      </w:r>
    </w:p>
    <w:p w14:paraId="31C50C92" w14:textId="77777777" w:rsidR="0032008E" w:rsidRDefault="0032008E" w:rsidP="00AB51B9">
      <w:pPr>
        <w:pStyle w:val="Code"/>
        <w:rPr>
          <w:rFonts w:hint="eastAsia"/>
        </w:rPr>
      </w:pPr>
      <w:r>
        <w:t>function clearCanvas(color) {</w:t>
      </w:r>
    </w:p>
    <w:p w14:paraId="1E203CC0" w14:textId="1E910A96" w:rsidR="0032008E" w:rsidRDefault="0032008E" w:rsidP="00AB51B9">
      <w:pPr>
        <w:pStyle w:val="Code"/>
        <w:rPr>
          <w:rFonts w:hint="eastAsia"/>
        </w:rPr>
      </w:pPr>
      <w:r>
        <w:t xml:space="preserve">    … identical to previous code …</w:t>
      </w:r>
    </w:p>
    <w:p w14:paraId="55C760A6" w14:textId="77777777" w:rsidR="0032008E" w:rsidRDefault="0032008E" w:rsidP="00AB51B9">
      <w:pPr>
        <w:pStyle w:val="Code"/>
        <w:rPr>
          <w:rFonts w:hint="eastAsia"/>
        </w:rPr>
      </w:pPr>
      <w:r>
        <w:t xml:space="preserve">    gl.clear(gl.COLOR_BUFFER_BIT </w:t>
      </w:r>
      <w:r w:rsidRPr="00AB51B9">
        <w:rPr>
          <w:rStyle w:val="CodeBold"/>
        </w:rPr>
        <w:t>| gl.STENCIL_BUFFER_BIT | gl.DEPTH_BUFFER_BIT</w:t>
      </w:r>
      <w:r>
        <w:t>);</w:t>
      </w:r>
    </w:p>
    <w:p w14:paraId="28B24850" w14:textId="3E571D65" w:rsidR="0032008E" w:rsidRPr="00A70786" w:rsidRDefault="0032008E" w:rsidP="00AB51B9">
      <w:pPr>
        <w:pStyle w:val="Code"/>
        <w:rPr>
          <w:rFonts w:hint="eastAsia"/>
        </w:rPr>
      </w:pPr>
      <w:r>
        <w:t>}</w:t>
      </w:r>
    </w:p>
    <w:p w14:paraId="323F55BC" w14:textId="77777777" w:rsidR="00546371" w:rsidRDefault="00C5598D" w:rsidP="00546371">
      <w:pPr>
        <w:pStyle w:val="Heading3"/>
      </w:pPr>
      <w:r>
        <w:lastRenderedPageBreak/>
        <w:t>Defining Shadow Support for Game Developers</w:t>
      </w:r>
    </w:p>
    <w:p w14:paraId="0E89655F" w14:textId="20C7F644" w:rsidR="00A70786" w:rsidRDefault="00A70786" w:rsidP="00A70786">
      <w:pPr>
        <w:pStyle w:val="BodyTextFirst"/>
        <w:rPr>
          <w:rFonts w:hint="eastAsia"/>
        </w:rPr>
      </w:pPr>
      <w:r>
        <w:t xml:space="preserve">As </w:t>
      </w:r>
      <w:r w:rsidR="008F1095">
        <w:t xml:space="preserve">described </w:t>
      </w:r>
      <w:r w:rsidR="004D2FD3">
        <w:t xml:space="preserve">when </w:t>
      </w:r>
      <w:r w:rsidR="008F1095">
        <w:t xml:space="preserve">defining </w:t>
      </w:r>
      <w:proofErr w:type="spellStart"/>
      <w:r w:rsidR="004D2FD3" w:rsidRPr="00AB51B9">
        <w:rPr>
          <w:rStyle w:val="CodeInline"/>
        </w:rPr>
        <w:t>ShadowCasterShader</w:t>
      </w:r>
      <w:proofErr w:type="spellEnd"/>
      <w:r>
        <w:t xml:space="preserve">, </w:t>
      </w:r>
      <w:r w:rsidRPr="00533F4A">
        <w:rPr>
          <w:rStyle w:val="CodeInline"/>
        </w:rPr>
        <w:t>Renderable</w:t>
      </w:r>
      <w:r>
        <w:t xml:space="preserve"> </w:t>
      </w:r>
      <w:r w:rsidR="004D2FD3">
        <w:t xml:space="preserve">classes </w:t>
      </w:r>
      <w:r w:rsidR="008F1095">
        <w:t xml:space="preserve">should not be defined </w:t>
      </w:r>
      <w:r>
        <w:t xml:space="preserve">to pair with the </w:t>
      </w:r>
      <w:r w:rsidR="004D2FD3">
        <w:t xml:space="preserve">shadow caster and receiver shaders </w:t>
      </w:r>
      <w:r w:rsidR="008F1095">
        <w:t xml:space="preserve">as that </w:t>
      </w:r>
      <w:r>
        <w:t xml:space="preserve">would </w:t>
      </w:r>
      <w:r w:rsidR="008F1095">
        <w:t xml:space="preserve">allow </w:t>
      </w:r>
      <w:r>
        <w:t xml:space="preserve">game </w:t>
      </w:r>
      <w:r w:rsidR="004D2FD3">
        <w:t xml:space="preserve">developers </w:t>
      </w:r>
      <w:r w:rsidR="008F1095">
        <w:t xml:space="preserve">the capabilities to </w:t>
      </w:r>
      <w:r>
        <w:t xml:space="preserve">manipulate </w:t>
      </w:r>
      <w:r w:rsidR="008F1095">
        <w:t xml:space="preserve">the </w:t>
      </w:r>
      <w:r w:rsidR="002C316D">
        <w:t xml:space="preserve">algorithmically created </w:t>
      </w:r>
      <w:r w:rsidR="004D2FD3">
        <w:t xml:space="preserve">objects </w:t>
      </w:r>
      <w:r>
        <w:t xml:space="preserve">as </w:t>
      </w:r>
      <w:r w:rsidR="004D2FD3">
        <w:t xml:space="preserve">regular </w:t>
      </w:r>
      <w:r>
        <w:t xml:space="preserve">game objects. </w:t>
      </w:r>
      <w:r w:rsidR="008F1095">
        <w:t>Instead, t</w:t>
      </w:r>
      <w:r w:rsidR="004D2FD3">
        <w:t xml:space="preserve">he </w:t>
      </w:r>
      <w:proofErr w:type="spellStart"/>
      <w:r w:rsidR="004D2FD3" w:rsidRPr="00AB51B9">
        <w:rPr>
          <w:rStyle w:val="CodeInline"/>
        </w:rPr>
        <w:t>ShadowCaster</w:t>
      </w:r>
      <w:proofErr w:type="spellEnd"/>
      <w:r w:rsidR="004D2FD3">
        <w:t xml:space="preserve"> and </w:t>
      </w:r>
      <w:proofErr w:type="spellStart"/>
      <w:r w:rsidR="004D2FD3" w:rsidRPr="00AB51B9">
        <w:rPr>
          <w:rStyle w:val="CodeInline"/>
        </w:rPr>
        <w:t>ShadowReceiver</w:t>
      </w:r>
      <w:proofErr w:type="spellEnd"/>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t>Defining the Shadow Caster Class</w:t>
      </w:r>
    </w:p>
    <w:p w14:paraId="11B0D55F" w14:textId="787D282A" w:rsidR="00F32921" w:rsidRDefault="00A70786" w:rsidP="00F32921">
      <w:pPr>
        <w:pStyle w:val="BodyTextFirst"/>
        <w:rPr>
          <w:rFonts w:hint="eastAsia"/>
        </w:rPr>
      </w:pPr>
      <w:r>
        <w:t xml:space="preserve">Instead of the familiar </w:t>
      </w:r>
      <w:r w:rsidRPr="00533F4A">
        <w:rPr>
          <w:rStyle w:val="CodeInline"/>
        </w:rPr>
        <w:t>Renderable</w:t>
      </w:r>
      <w:r>
        <w:t xml:space="preserve"> </w:t>
      </w:r>
      <w:r w:rsidR="00F32921">
        <w:t xml:space="preserve">class </w:t>
      </w:r>
      <w:r>
        <w:t xml:space="preserve">hierarchy, the </w:t>
      </w:r>
      <w:proofErr w:type="spellStart"/>
      <w:r w:rsidRPr="00533F4A">
        <w:rPr>
          <w:rStyle w:val="CodeInline"/>
        </w:rPr>
        <w:t>ShadowCaster</w:t>
      </w:r>
      <w:proofErr w:type="spellEnd"/>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proofErr w:type="spellStart"/>
      <w:r w:rsidRPr="00533F4A">
        <w:rPr>
          <w:rStyle w:val="CodeInline"/>
        </w:rPr>
        <w:t>SpriteRenderable</w:t>
      </w:r>
      <w:proofErr w:type="spellEnd"/>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proofErr w:type="spellStart"/>
      <w:r w:rsidRPr="00533F4A">
        <w:rPr>
          <w:rStyle w:val="CodeInline"/>
        </w:rPr>
        <w:t>LightRenderable</w:t>
      </w:r>
      <w:proofErr w:type="spellEnd"/>
      <w:r>
        <w:t xml:space="preserve"> </w:t>
      </w:r>
      <w:r w:rsidR="00F32921">
        <w:t>or its subclasses</w:t>
      </w:r>
      <w:r>
        <w:t xml:space="preserve">. </w:t>
      </w:r>
      <w:r w:rsidR="00F32921">
        <w:t xml:space="preserve">A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r w:rsidR="00F32921">
        <w:t xml:space="preserve">class </w:t>
      </w:r>
      <w:r>
        <w:t>are as follows</w:t>
      </w:r>
      <w:r w:rsidR="00F32921">
        <w:t>.</w:t>
      </w:r>
    </w:p>
    <w:p w14:paraId="294E2B6B" w14:textId="511C8072" w:rsidR="00A70786" w:rsidRDefault="00A70786" w:rsidP="00F31BF1">
      <w:pPr>
        <w:pStyle w:val="NumList"/>
        <w:numPr>
          <w:ilvl w:val="0"/>
          <w:numId w:val="48"/>
        </w:numPr>
        <w:rPr>
          <w:rFonts w:hint="eastAsia"/>
        </w:rPr>
      </w:pPr>
      <w:r>
        <w:t xml:space="preserve">Create </w:t>
      </w:r>
      <w:r w:rsidR="004D1F4E">
        <w:t xml:space="preserve">the </w:t>
      </w:r>
      <w:del w:id="350" w:author="Kelvin Sung" w:date="2021-09-03T13:32:00Z">
        <w:r w:rsidDel="00B17499">
          <w:delText xml:space="preserve">new </w:delText>
        </w:r>
      </w:del>
      <w:ins w:id="351" w:author="Kelvin Sung" w:date="2021-09-03T13:32:00Z">
        <w:r w:rsidR="00B17499">
          <w:t>a</w:t>
        </w:r>
        <w:r w:rsidR="00B17499">
          <w:t xml:space="preserve"> </w:t>
        </w:r>
      </w:ins>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03D6DC4D" w:rsidR="00A70786" w:rsidRDefault="003238E4" w:rsidP="00F31BF1">
      <w:pPr>
        <w:pStyle w:val="NumList"/>
        <w:numPr>
          <w:ilvl w:val="0"/>
          <w:numId w:val="48"/>
        </w:numPr>
        <w:rPr>
          <w:rFonts w:hint="eastAsia"/>
        </w:rPr>
      </w:pPr>
      <w:del w:id="352" w:author="Kelvin Sung" w:date="2021-09-03T13:32:00Z">
        <w:r w:rsidDel="00312A9A">
          <w:delText xml:space="preserve">Create </w:delText>
        </w:r>
      </w:del>
      <w:ins w:id="353" w:author="Kelvin Sung" w:date="2021-09-03T13:32:00Z">
        <w:r w:rsidR="00312A9A">
          <w:t>Define</w:t>
        </w:r>
        <w:r w:rsidR="00312A9A">
          <w:t xml:space="preserve"> </w:t>
        </w:r>
      </w:ins>
      <w:r w:rsidR="004D1F4E">
        <w:t xml:space="preserve">the </w:t>
      </w:r>
      <w:proofErr w:type="spellStart"/>
      <w:r w:rsidRPr="003238E4">
        <w:rPr>
          <w:rStyle w:val="CodeInline"/>
        </w:rPr>
        <w:t>ShadowCaster</w:t>
      </w:r>
      <w:proofErr w:type="spellEnd"/>
      <w:r>
        <w:t xml:space="preserve"> </w:t>
      </w:r>
      <w:r w:rsidR="004D1F4E">
        <w:t>class</w:t>
      </w:r>
      <w:del w:id="354" w:author="Kelvin Sung" w:date="2021-09-03T13:33:00Z">
        <w:r w:rsidR="004D1F4E" w:rsidDel="00312A9A">
          <w:delText>,</w:delText>
        </w:r>
      </w:del>
      <w:r w:rsidR="004D1F4E">
        <w:t xml:space="preserve"> </w:t>
      </w:r>
      <w:del w:id="355" w:author="Kelvin Sung" w:date="2021-09-03T13:33:00Z">
        <w:r w:rsidDel="00312A9A">
          <w:delText>d</w:delText>
        </w:r>
        <w:r w:rsidR="00A70786" w:rsidDel="00312A9A">
          <w:delText xml:space="preserve">efine </w:delText>
        </w:r>
      </w:del>
      <w:ins w:id="356" w:author="Kelvin Sung" w:date="2021-09-03T13:33:00Z">
        <w:r w:rsidR="00312A9A">
          <w:t>and</w:t>
        </w:r>
        <w:r w:rsidR="00312A9A">
          <w:t xml:space="preserve"> </w:t>
        </w:r>
      </w:ins>
      <w:r w:rsidR="00A70786">
        <w:t>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120865EE"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4B168A48" w:rsidR="00533F4A" w:rsidRDefault="00533F4A" w:rsidP="00533F4A">
      <w:pPr>
        <w:pStyle w:val="Code"/>
        <w:rPr>
          <w:rFonts w:hint="eastAsia"/>
        </w:rPr>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40ED8880" w14:textId="3AC3C95E" w:rsidR="00533F4A" w:rsidRDefault="00533F4A" w:rsidP="00533F4A">
      <w:pPr>
        <w:pStyle w:val="Code"/>
        <w:rPr>
          <w:rFonts w:hint="eastAsia"/>
        </w:rPr>
      </w:pPr>
      <w:r>
        <w:t xml:space="preserve">        this.kReceiverDistanceFudge = 0.6; // </w:t>
      </w:r>
      <w:r w:rsidR="00FE22AC">
        <w:t>F</w:t>
      </w:r>
      <w:r w:rsidR="00FE22AC" w:rsidRPr="00FE22AC">
        <w:t>actor to reduce the projected caster geometry size</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134D6B3" w:rsidR="00A70786" w:rsidRDefault="0045030D" w:rsidP="00AB51B9">
      <w:pPr>
        <w:pStyle w:val="BodyTextCont"/>
        <w:rPr>
          <w:rFonts w:hint="eastAsia"/>
        </w:rPr>
      </w:pPr>
      <w:r>
        <w:t>The</w:t>
      </w:r>
      <w:r w:rsidR="00A70786">
        <w:t xml:space="preserve"> </w:t>
      </w:r>
      <w:proofErr w:type="spellStart"/>
      <w:r w:rsidR="00A70786" w:rsidRPr="003238E4">
        <w:rPr>
          <w:rStyle w:val="CodeInline"/>
        </w:rPr>
        <w:t>mShad</w:t>
      </w:r>
      <w:r>
        <w:rPr>
          <w:rStyle w:val="CodeInline"/>
        </w:rPr>
        <w:t>o</w:t>
      </w:r>
      <w:r w:rsidR="00A70786" w:rsidRPr="003238E4">
        <w:rPr>
          <w:rStyle w:val="CodeInline"/>
        </w:rPr>
        <w:t>wCaster</w:t>
      </w:r>
      <w:proofErr w:type="spellEnd"/>
      <w:r w:rsidR="00A70786">
        <w:t xml:space="preserve"> is a reference to the shadow caster </w:t>
      </w:r>
      <w:proofErr w:type="spellStart"/>
      <w:r w:rsidR="00A70786" w:rsidRPr="003238E4">
        <w:rPr>
          <w:rStyle w:val="CodeInline"/>
        </w:rPr>
        <w:t>GameObject</w:t>
      </w:r>
      <w:proofErr w:type="spellEnd"/>
      <w:r>
        <w:t xml:space="preserve"> with</w:t>
      </w:r>
      <w:r w:rsidR="00A70786">
        <w:t xml:space="preserve"> at least a </w:t>
      </w:r>
      <w:proofErr w:type="spellStart"/>
      <w:r w:rsidR="00A70786" w:rsidRPr="003238E4">
        <w:rPr>
          <w:rStyle w:val="CodeInline"/>
        </w:rPr>
        <w:t>LightRenderable</w:t>
      </w:r>
      <w:proofErr w:type="spellEnd"/>
      <w:r w:rsidR="00A70786">
        <w:t xml:space="preserve">, and the </w:t>
      </w:r>
      <w:proofErr w:type="spellStart"/>
      <w:r w:rsidR="00A70786" w:rsidRPr="003238E4">
        <w:rPr>
          <w:rStyle w:val="CodeInline"/>
        </w:rPr>
        <w:t>mShadowReceiver</w:t>
      </w:r>
      <w:proofErr w:type="spellEnd"/>
      <w:r w:rsidR="00A70786">
        <w:t xml:space="preserve"> is a </w:t>
      </w:r>
      <w:proofErr w:type="spellStart"/>
      <w:r w:rsidR="00A70786" w:rsidRPr="003238E4">
        <w:rPr>
          <w:rStyle w:val="CodeInline"/>
        </w:rPr>
        <w:t>GameObject</w:t>
      </w:r>
      <w:proofErr w:type="spellEnd"/>
      <w:r w:rsidR="00A70786">
        <w:t xml:space="preserve"> </w:t>
      </w:r>
      <w:r>
        <w:t xml:space="preserve">with </w:t>
      </w:r>
      <w:r w:rsidR="00A70786">
        <w:t xml:space="preserve">at least a </w:t>
      </w:r>
      <w:proofErr w:type="spellStart"/>
      <w:r w:rsidR="00A70786" w:rsidRPr="003238E4">
        <w:rPr>
          <w:rStyle w:val="CodeInline"/>
        </w:rPr>
        <w:t>SpriteRenderable</w:t>
      </w:r>
      <w:proofErr w:type="spellEnd"/>
      <w:r w:rsidR="00A70786">
        <w:t xml:space="preserve"> </w:t>
      </w:r>
      <w:r>
        <w:t>render component</w:t>
      </w:r>
      <w:r w:rsidR="00A70786">
        <w:t xml:space="preserve">. As will be detailed in the next step, </w:t>
      </w:r>
      <w:proofErr w:type="spellStart"/>
      <w:r w:rsidR="00A70786" w:rsidRPr="003238E4">
        <w:rPr>
          <w:rStyle w:val="CodeInline"/>
        </w:rPr>
        <w:t>mCasterShader</w:t>
      </w:r>
      <w:proofErr w:type="spellEnd"/>
      <w:r w:rsidR="00A70786">
        <w:t xml:space="preserve">, </w:t>
      </w:r>
      <w:proofErr w:type="spellStart"/>
      <w:r w:rsidR="00A70786" w:rsidRPr="003238E4">
        <w:rPr>
          <w:rStyle w:val="CodeInline"/>
        </w:rPr>
        <w:t>mShadowColor</w:t>
      </w:r>
      <w:proofErr w:type="spellEnd"/>
      <w:r w:rsidR="00A70786">
        <w:t xml:space="preserve">, and </w:t>
      </w:r>
      <w:proofErr w:type="spellStart"/>
      <w:r w:rsidR="00A70786" w:rsidRPr="003238E4">
        <w:rPr>
          <w:rStyle w:val="CodeInline"/>
        </w:rPr>
        <w:t>mSaveXform</w:t>
      </w:r>
      <w:proofErr w:type="spellEnd"/>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proofErr w:type="gramStart"/>
      <w:r w:rsidRPr="00AB51B9">
        <w:rPr>
          <w:rStyle w:val="CodeInline"/>
        </w:rPr>
        <w:t>draw(</w:t>
      </w:r>
      <w:proofErr w:type="gramEnd"/>
      <w:r w:rsidRPr="00AB51B9">
        <w:rPr>
          <w:rStyle w:val="CodeInline"/>
        </w:rPr>
        <w:t>)</w:t>
      </w:r>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7CC812B6" w:rsidR="001B23DC" w:rsidRPr="00AB51B9" w:rsidRDefault="006536C3" w:rsidP="003238E4">
      <w:pPr>
        <w:pStyle w:val="Code"/>
        <w:rPr>
          <w:rFonts w:hint="eastAsia"/>
          <w:b/>
        </w:rPr>
      </w:pPr>
      <w:r>
        <w:t xml:space="preserve">    </w:t>
      </w:r>
      <w:r w:rsidRPr="006536C3">
        <w:t>// Step A: save caster xform, shader, and color. and, sets caster to shadow color</w:t>
      </w:r>
    </w:p>
    <w:p w14:paraId="30E92263" w14:textId="0E0EBC18"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t xml:space="preserve">    casterRenderable.setColor(this.mShadowColor);</w:t>
      </w:r>
    </w:p>
    <w:p w14:paraId="2E275660" w14:textId="08E7DE3D" w:rsidR="001B23DC" w:rsidRDefault="003238E4" w:rsidP="00AB51B9">
      <w:pPr>
        <w:pStyle w:val="Code"/>
        <w:ind w:firstLine="435"/>
        <w:rPr>
          <w:rFonts w:hint="eastAsia"/>
        </w:rPr>
      </w:pPr>
      <w:r>
        <w:t>let l, lgt;</w:t>
      </w:r>
    </w:p>
    <w:p w14:paraId="76A59E4D" w14:textId="13206D43" w:rsidR="00503388" w:rsidRDefault="00503388" w:rsidP="00503388">
      <w:pPr>
        <w:pStyle w:val="Code"/>
        <w:rPr>
          <w:rFonts w:hint="eastAsia"/>
        </w:rPr>
      </w:pPr>
      <w:r>
        <w:t xml:space="preserve">    // </w:t>
      </w:r>
      <w:r w:rsidR="006536C3">
        <w:t xml:space="preserve">Step B: </w:t>
      </w:r>
      <w:r>
        <w:t>loop through each light in this array, if shadow casting on the light is on</w:t>
      </w:r>
    </w:p>
    <w:p w14:paraId="4F394D60" w14:textId="42457578" w:rsidR="00503388" w:rsidRDefault="00503388">
      <w:pPr>
        <w:pStyle w:val="Code"/>
        <w:rPr>
          <w:rFonts w:hint="eastAsia"/>
        </w:rPr>
      </w:pPr>
      <w:r>
        <w:t xml:space="preserve">    // compute the proper shadow offset</w:t>
      </w:r>
    </w:p>
    <w:p w14:paraId="0026D8DB" w14:textId="323C2829" w:rsidR="001B23DC" w:rsidRDefault="003238E4" w:rsidP="003238E4">
      <w:pPr>
        <w:pStyle w:val="Code"/>
        <w:rPr>
          <w:rFonts w:hint="eastAsia"/>
        </w:rPr>
      </w:pPr>
      <w:r>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32AE33A2" w14:textId="26FE0554" w:rsidR="001B23DC" w:rsidRDefault="00A92F31" w:rsidP="003238E4">
      <w:pPr>
        <w:pStyle w:val="Code"/>
        <w:rPr>
          <w:rFonts w:hint="eastAsia"/>
        </w:rPr>
      </w:pPr>
      <w:r>
        <w:t xml:space="preserve">            </w:t>
      </w:r>
      <w:r w:rsidRPr="00A92F31">
        <w:t>// Step C: turn caster into caster geometry, draws as SpriteRenderable</w:t>
      </w:r>
    </w:p>
    <w:p w14:paraId="0726927E" w14:textId="1A7D245B"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024CD18F" w14:textId="0A6D49A7" w:rsidR="001B23DC" w:rsidRDefault="003238E4" w:rsidP="003238E4">
      <w:pPr>
        <w:pStyle w:val="Code"/>
        <w:rPr>
          <w:rFonts w:hint="eastAsia"/>
        </w:rPr>
      </w:pPr>
      <w:r>
        <w:t xml:space="preserve">                SpriteRenderable.prototype.draw.call(casterRenderable, aCamera);</w:t>
      </w:r>
    </w:p>
    <w:p w14:paraId="7650E025" w14:textId="657572DD" w:rsidR="001B23DC" w:rsidRDefault="003238E4" w:rsidP="003238E4">
      <w:pPr>
        <w:pStyle w:val="Code"/>
        <w:rPr>
          <w:rFonts w:hint="eastAsia"/>
        </w:rPr>
      </w:pPr>
      <w:r>
        <w:lastRenderedPageBreak/>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t xml:space="preserve">    casterRenderable.setColor(c);</w:t>
      </w:r>
    </w:p>
    <w:p w14:paraId="0E33BE1E" w14:textId="5715370B" w:rsidR="003238E4" w:rsidRDefault="003238E4" w:rsidP="003238E4">
      <w:pPr>
        <w:pStyle w:val="Code"/>
        <w:rPr>
          <w:rFonts w:hint="eastAsia"/>
        </w:rPr>
      </w:pPr>
      <w:r>
        <w:t>}</w:t>
      </w:r>
    </w:p>
    <w:p w14:paraId="7458F9B9" w14:textId="7EED9583" w:rsidR="00885276" w:rsidRDefault="003238E4" w:rsidP="00AB51B9">
      <w:pPr>
        <w:pStyle w:val="BodyTextCon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proofErr w:type="gramStart"/>
      <w:r w:rsidR="00885276" w:rsidRPr="003238E4">
        <w:rPr>
          <w:rStyle w:val="CodeInline"/>
        </w:rPr>
        <w:t>draw(</w:t>
      </w:r>
      <w:proofErr w:type="gramEnd"/>
      <w:r w:rsidR="00885276" w:rsidRPr="003238E4">
        <w:rPr>
          <w:rStyle w:val="CodeInline"/>
        </w:rPr>
        <w:t>)</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shader to a </w:t>
      </w:r>
      <w:proofErr w:type="spellStart"/>
      <w:r w:rsidRPr="00AB51B9">
        <w:rPr>
          <w:rStyle w:val="CodeInline"/>
        </w:rPr>
        <w:t>ShadowCasterShader</w:t>
      </w:r>
      <w:proofErr w:type="spellEnd"/>
      <w:r>
        <w:t xml:space="preserve"> (</w:t>
      </w:r>
      <w:proofErr w:type="spellStart"/>
      <w:r w:rsidRPr="00AB51B9">
        <w:rPr>
          <w:rStyle w:val="CodeInline"/>
        </w:rPr>
        <w:t>mCasterShader</w:t>
      </w:r>
      <w:proofErr w:type="spellEnd"/>
      <w:r>
        <w:t>), and its color to that of shadow color.</w:t>
      </w:r>
    </w:p>
    <w:p w14:paraId="3B19F6D0" w14:textId="0AC1FB62"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w:t>
      </w:r>
      <w:ins w:id="357" w:author="Kelvin Sung" w:date="2021-09-03T13:36:00Z">
        <w:r w:rsidR="00312A9A">
          <w:t xml:space="preserve">illuminating the </w:t>
        </w:r>
        <w:proofErr w:type="spellStart"/>
        <w:r w:rsidR="00312A9A">
          <w:t>casterRenderable</w:t>
        </w:r>
        <w:proofErr w:type="spellEnd"/>
        <w:r w:rsidR="00312A9A">
          <w:t xml:space="preserve"> </w:t>
        </w:r>
      </w:ins>
      <w:r w:rsidR="00505C76">
        <w:t xml:space="preserve">and </w:t>
      </w:r>
      <w:r w:rsidR="00287304">
        <w:t xml:space="preserve">look for lights that are </w:t>
      </w:r>
      <w:r>
        <w:t>switched on and casting shadow</w:t>
      </w:r>
      <w:r w:rsidR="00287304">
        <w:t>.</w:t>
      </w:r>
    </w:p>
    <w:p w14:paraId="06A38013" w14:textId="1C29FE60"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w:t>
      </w:r>
      <w:proofErr w:type="spellStart"/>
      <w:proofErr w:type="gramStart"/>
      <w:r w:rsidR="006F0443" w:rsidRPr="00AB51B9">
        <w:rPr>
          <w:rStyle w:val="CodeInline"/>
        </w:rPr>
        <w:t>computeShadowGeometry</w:t>
      </w:r>
      <w:proofErr w:type="spellEnd"/>
      <w:r w:rsidR="006F0443" w:rsidRPr="00AB51B9">
        <w:rPr>
          <w:rStyle w:val="CodeInline"/>
        </w:rPr>
        <w:t>(</w:t>
      </w:r>
      <w:proofErr w:type="gramEnd"/>
      <w:r w:rsidR="006F0443" w:rsidRPr="00AB51B9">
        <w:rPr>
          <w:rStyle w:val="CodeInlin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AB51B9">
        <w:rPr>
          <w:rStyle w:val="CodeInline"/>
        </w:rPr>
        <w:t>SpriteRenderable</w:t>
      </w:r>
      <w:proofErr w:type="spellEnd"/>
      <w:r w:rsidR="006F0443">
        <w:t>.</w:t>
      </w:r>
      <w:r w:rsidR="00CF38D7">
        <w:t xml:space="preserve"> With the replaced </w:t>
      </w:r>
      <w:proofErr w:type="spellStart"/>
      <w:r w:rsidR="00CF38D7" w:rsidRPr="00AB51B9">
        <w:rPr>
          <w:rStyle w:val="CodeInline"/>
        </w:rPr>
        <w:t>ShadowCasterShader</w:t>
      </w:r>
      <w:proofErr w:type="spellEnd"/>
      <w:r w:rsidR="00CF38D7">
        <w:t xml:space="preserve"> and shadow color, the rendered geometry appears as the shadow of the actual </w:t>
      </w:r>
      <w:proofErr w:type="spellStart"/>
      <w:r w:rsidR="00CF38D7" w:rsidRPr="003D4C3A">
        <w:rPr>
          <w:rStyle w:val="CodeInline"/>
          <w:rPrChange w:id="358" w:author="Kelvin Sung" w:date="2021-09-03T13:38:00Z">
            <w:rPr/>
          </w:rPrChange>
        </w:rPr>
        <w:t>caster</w:t>
      </w:r>
      <w:del w:id="359" w:author="Kelvin Sung" w:date="2021-09-03T13:37:00Z">
        <w:r w:rsidR="00CF38D7" w:rsidRPr="003D4C3A" w:rsidDel="003D4C3A">
          <w:rPr>
            <w:rStyle w:val="CodeInline"/>
            <w:rPrChange w:id="360" w:author="Kelvin Sung" w:date="2021-09-03T13:38:00Z">
              <w:rPr/>
            </w:rPrChange>
          </w:rPr>
          <w:delText xml:space="preserve"> </w:delText>
        </w:r>
      </w:del>
      <w:r w:rsidR="00CF38D7" w:rsidRPr="00B46B35">
        <w:rPr>
          <w:rStyle w:val="CodeInline"/>
        </w:rPr>
        <w:t>Renderable</w:t>
      </w:r>
      <w:proofErr w:type="spellEnd"/>
      <w:r w:rsidR="00CF38D7">
        <w:t>.</w:t>
      </w:r>
    </w:p>
    <w:p w14:paraId="55897D7E" w14:textId="552CD3F8" w:rsidR="00885276" w:rsidRDefault="00287304">
      <w:pPr>
        <w:pStyle w:val="NumSubList"/>
        <w:rPr>
          <w:rFonts w:hint="eastAsia"/>
        </w:rPr>
      </w:pPr>
      <w:r>
        <w:t xml:space="preserve">Step D, restores the state of the </w:t>
      </w:r>
      <w:proofErr w:type="spellStart"/>
      <w:r w:rsidRPr="00B46B35">
        <w:rPr>
          <w:rStyle w:val="CodeInline"/>
          <w:rPrChange w:id="361" w:author="Kelvin Sung" w:date="2021-09-03T13:39:00Z">
            <w:rPr/>
          </w:rPrChange>
        </w:rPr>
        <w:t>caster</w:t>
      </w:r>
      <w:del w:id="362" w:author="Kelvin Sung" w:date="2021-09-03T13:38:00Z">
        <w:r w:rsidDel="00B46B35">
          <w:delText xml:space="preserve"> </w:delText>
        </w:r>
      </w:del>
      <w:r w:rsidRPr="00AB51B9">
        <w:rPr>
          <w:rStyle w:val="CodeInline"/>
        </w:rPr>
        <w:t>Renderable</w:t>
      </w:r>
      <w:proofErr w:type="spellEnd"/>
      <w:r>
        <w:t>.</w:t>
      </w:r>
    </w:p>
    <w:p w14:paraId="1961646F" w14:textId="736A4B37"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w:t>
      </w:r>
      <w:del w:id="363" w:author="Kelvin Sung" w:date="2021-09-03T13:41:00Z">
        <w:r w:rsidDel="00B46B35">
          <w:delText xml:space="preserve">fourth </w:delText>
        </w:r>
        <w:r w:rsidR="0059184D" w:rsidDel="00B46B35">
          <w:delText xml:space="preserve">and final </w:delText>
        </w:r>
      </w:del>
      <w:ins w:id="364" w:author="Kelvin Sung" w:date="2021-09-03T13:41:00Z">
        <w:r w:rsidR="00B46B35">
          <w:t xml:space="preserve">last </w:t>
        </w:r>
      </w:ins>
      <w:r>
        <w:t>region sets the computed parameters to the transform</w:t>
      </w:r>
      <w:r w:rsidR="0051547A">
        <w:t xml:space="preserve"> of the caster geometry, </w:t>
      </w:r>
      <w:proofErr w:type="spellStart"/>
      <w:r w:rsidR="0051547A" w:rsidRPr="00AB51B9">
        <w:rPr>
          <w:rStyle w:val="CodeInline"/>
        </w:rPr>
        <w:t>cxf</w:t>
      </w:r>
      <w:proofErr w:type="spellEnd"/>
      <w:r w:rsidR="0051547A">
        <w:t>.</w:t>
      </w:r>
    </w:p>
    <w:p w14:paraId="7E3F1D6E" w14:textId="0F8861C4" w:rsidR="00E15C4E" w:rsidRDefault="003238E4" w:rsidP="003238E4">
      <w:pPr>
        <w:pStyle w:val="Code"/>
        <w:rPr>
          <w:rFonts w:hint="eastAsia"/>
        </w:rPr>
      </w:pPr>
      <w:r>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lastRenderedPageBreak/>
        <w:t xml:space="preserve">    // vector from light to caster</w:t>
      </w:r>
    </w:p>
    <w:p w14:paraId="20FD4133" w14:textId="2359F40A" w:rsidR="00E15C4E" w:rsidRDefault="003238E4" w:rsidP="003238E4">
      <w:pPr>
        <w:pStyle w:val="Code"/>
        <w:rPr>
          <w:rFonts w:hint="eastAsia"/>
        </w:rPr>
      </w:pPr>
      <w:r>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67797A41" w:rsidR="00E15C4E" w:rsidRDefault="003238E4" w:rsidP="003238E4">
      <w:pPr>
        <w:pStyle w:val="Code"/>
        <w:rPr>
          <w:rFonts w:hint="eastAsia"/>
        </w:rPr>
      </w:pPr>
      <w:r>
        <w:t xml:space="preserve">    let distToCaster, distToReceiver;  // measured along the lgtToCaster vector</w:t>
      </w:r>
    </w:p>
    <w:p w14:paraId="61817E7A" w14:textId="4548DE19"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r>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0A7B2976" w14:textId="5F1D070E" w:rsidR="00E15C4E" w:rsidRDefault="003238E4" w:rsidP="003238E4">
      <w:pPr>
        <w:pStyle w:val="Code"/>
        <w:rPr>
          <w:rFonts w:hint="eastAsia"/>
        </w:rPr>
      </w:pPr>
      <w:r>
        <w:t xml:space="preserve">        distToReceiver = Math.abs(receiverToCasterZ / lgtToCaster[2]); // measured along lgtToCaster</w:t>
      </w:r>
    </w:p>
    <w:p w14:paraId="33159248" w14:textId="00904FF5" w:rsidR="00E15C4E" w:rsidRDefault="003238E4" w:rsidP="003238E4">
      <w:pPr>
        <w:pStyle w:val="Code"/>
        <w:rPr>
          <w:rFonts w:hint="eastAsia"/>
        </w:rPr>
      </w:pPr>
      <w:r>
        <w:t xml:space="preserve">        scale = Math.abs(1 / lgtToCaster[2]);</w:t>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4271F19C" w14:textId="40635BA4" w:rsidR="00E15C4E" w:rsidRDefault="003238E4" w:rsidP="003238E4">
      <w:pPr>
        <w:pStyle w:val="Code"/>
        <w:rPr>
          <w:rFonts w:hint="eastAsia"/>
        </w:rPr>
      </w:pPr>
      <w:r>
        <w:t xml:space="preserve">            return false;  // caster and receiver on different sides of light in Z</w:t>
      </w:r>
    </w:p>
    <w:p w14:paraId="277C42D9" w14:textId="5446FD58"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4C9C302" w14:textId="50F1A413" w:rsidR="00E15C4E" w:rsidRDefault="003238E4" w:rsidP="003238E4">
      <w:pPr>
        <w:pStyle w:val="Code"/>
        <w:rPr>
          <w:rFonts w:hint="eastAsia"/>
        </w:rPr>
      </w:pPr>
      <w:r>
        <w:t xml:space="preserve">        vec3.scale(lgtToCaster, lgtToCaster, 1 / distToCaster);  // normalize lgtToCaster</w:t>
      </w:r>
    </w:p>
    <w:p w14:paraId="1B49D158" w14:textId="1607F36F" w:rsidR="00E15C4E" w:rsidRDefault="003238E4" w:rsidP="003238E4">
      <w:pPr>
        <w:pStyle w:val="Code"/>
        <w:rPr>
          <w:rFonts w:hint="eastAsia"/>
        </w:rPr>
      </w:pPr>
      <w:r>
        <w:t xml:space="preserve">        distToReceiver = Math.abs(receiverToCasterZ / lgtToCaster[2]); // measured along lgtToCaster</w:t>
      </w:r>
    </w:p>
    <w:p w14:paraId="10D5768B" w14:textId="493E1D50" w:rsidR="00E15C4E" w:rsidRDefault="003238E4" w:rsidP="003238E4">
      <w:pPr>
        <w:pStyle w:val="Code"/>
        <w:rPr>
          <w:rFonts w:hint="eastAsia"/>
        </w:rPr>
      </w:pPr>
      <w:r>
        <w:t xml:space="preserve">        scale = (distToCaster + (distToReceiver * this.kReceiverDistanceFudge)) / distToCaster;</w:t>
      </w:r>
    </w:p>
    <w:p w14:paraId="10B3738D" w14:textId="253D9A8A" w:rsidR="00E15C4E" w:rsidRDefault="003238E4" w:rsidP="003238E4">
      <w:pPr>
        <w:pStyle w:val="Code"/>
        <w:rPr>
          <w:rFonts w:hint="eastAsia"/>
        </w:rPr>
      </w:pPr>
      <w:r>
        <w:t xml:space="preserve">    }</w:t>
      </w:r>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114853F3" w14:textId="77777777"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lastRenderedPageBreak/>
        <w:t xml:space="preserve">    cxf.setRotationInRad(cxf.getRotationInRad());</w:t>
      </w:r>
    </w:p>
    <w:p w14:paraId="3FE0016D" w14:textId="53FDB288" w:rsidR="00E15C4E" w:rsidRDefault="003238E4" w:rsidP="003238E4">
      <w:pPr>
        <w:pStyle w:val="Code"/>
        <w:rPr>
          <w:rFonts w:hint="eastAsia"/>
        </w:rPr>
      </w:pPr>
      <w:r>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t>}</w:t>
      </w:r>
    </w:p>
    <w:p w14:paraId="11B0CE7B" w14:textId="0373EEE9" w:rsidR="00A70786" w:rsidRDefault="00885276" w:rsidP="00AB51B9">
      <w:pPr>
        <w:pStyle w:val="BodyTextCon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r w:rsidR="00EA64C7">
        <w:t>are</w:t>
      </w:r>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r w:rsidR="003401C9">
        <w:t>8-29</w:t>
      </w:r>
      <w:r w:rsidRPr="00885276">
        <w:t xml:space="preserve">, </w:t>
      </w:r>
      <w:ins w:id="365" w:author="Kelvin Sung" w:date="2021-09-03T13:44:00Z">
        <w:r w:rsidR="0083474F" w:rsidRPr="00885276">
          <w:t>there are two cases to consider</w:t>
        </w:r>
        <w:r w:rsidR="0083474F">
          <w:t xml:space="preserve"> </w:t>
        </w:r>
      </w:ins>
      <w:r w:rsidR="00D352FA">
        <w:t xml:space="preserve">for the </w:t>
      </w:r>
      <w:r w:rsidR="004D76A9">
        <w:t xml:space="preserve">size of the </w:t>
      </w:r>
      <w:r w:rsidR="00D352FA">
        <w:t>projected caster geometry</w:t>
      </w:r>
      <w:del w:id="366" w:author="Kelvin Sung" w:date="2021-09-03T13:44:00Z">
        <w:r w:rsidR="00D352FA" w:rsidDel="0083474F">
          <w:delText xml:space="preserve"> </w:delText>
        </w:r>
        <w:r w:rsidR="004D76A9" w:rsidRPr="00885276" w:rsidDel="0083474F">
          <w:delText>there are two cases to consider</w:delText>
        </w:r>
      </w:del>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statement</w:t>
      </w:r>
      <w:r w:rsidR="0087110C">
        <w:t xml:space="preserve"> with the following details.</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4D9DFD8A"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 xml:space="preserve">ensure </w:t>
      </w:r>
      <w:ins w:id="367" w:author="Kelvin Sung" w:date="2021-09-03T13:47:00Z">
        <w:r w:rsidR="00646345">
          <w:t xml:space="preserve">that </w:t>
        </w:r>
      </w:ins>
      <w:r>
        <w:t>the shadow caster and receiver are on the same side of the light position and</w:t>
      </w:r>
      <w:del w:id="368" w:author="Kelvin Sung" w:date="2021-09-03T13:48:00Z">
        <w:r w:rsidDel="00646345">
          <w:delText xml:space="preserve"> that</w:delText>
        </w:r>
      </w:del>
      <w:del w:id="369" w:author="Kelvin Sung" w:date="2021-09-03T13:47:00Z">
        <w:r w:rsidDel="00646345">
          <w:delText>,</w:delText>
        </w:r>
      </w:del>
      <w:r>
        <w:t xml:space="preserve">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lastRenderedPageBreak/>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proofErr w:type="spellStart"/>
      <w:r w:rsidR="0007185B" w:rsidRPr="00E56A18">
        <w:rPr>
          <w:rStyle w:val="CodeInline"/>
        </w:rPr>
        <w:t>cxf</w:t>
      </w:r>
      <w:proofErr w:type="spellEnd"/>
      <w:r>
        <w:t xml:space="preserve">. </w:t>
      </w:r>
    </w:p>
    <w:p w14:paraId="3E8EA8AF" w14:textId="4095C05E" w:rsidR="003031DC" w:rsidRDefault="004507D9" w:rsidP="00AB51B9">
      <w:pPr>
        <w:pStyle w:val="BodyTextCont"/>
        <w:rPr>
          <w:rFonts w:hint="eastAsia"/>
        </w:rPr>
      </w:pPr>
      <w:r>
        <w:t xml:space="preserve">The </w:t>
      </w:r>
      <w:proofErr w:type="spellStart"/>
      <w:r w:rsidRPr="0034748C">
        <w:rPr>
          <w:rStyle w:val="CodeInline"/>
        </w:rPr>
        <w:t>ShadowCaster</w:t>
      </w:r>
      <w:proofErr w:type="spellEnd"/>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01F0D3CD" w:rsidR="00885276" w:rsidRDefault="005E39ED" w:rsidP="00885276">
      <w:pPr>
        <w:pStyle w:val="BodyTextFirst"/>
        <w:rPr>
          <w:rFonts w:hint="eastAsia"/>
        </w:rPr>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E1778E">
      <w:pPr>
        <w:pStyle w:val="NumList"/>
        <w:numPr>
          <w:ilvl w:val="0"/>
          <w:numId w:val="51"/>
        </w:numPr>
        <w:rPr>
          <w:rFonts w:hint="eastAsia"/>
        </w:rPr>
      </w:pPr>
      <w:r>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6D985B82" w14:textId="4DA2DEA1" w:rsidR="00E15C4E" w:rsidRDefault="00885276" w:rsidP="00885276">
      <w:pPr>
        <w:pStyle w:val="NumList"/>
        <w:rPr>
          <w:rFonts w:hint="eastAsia"/>
        </w:rPr>
      </w:pPr>
      <w:r w:rsidRPr="00885276">
        <w:t xml:space="preserve">Define the </w:t>
      </w:r>
      <w:proofErr w:type="spellStart"/>
      <w:proofErr w:type="gramStart"/>
      <w:r w:rsidR="0040633B" w:rsidRPr="00E56A18">
        <w:rPr>
          <w:rStyle w:val="CodeInline"/>
        </w:rPr>
        <w:t>addShadowCaster</w:t>
      </w:r>
      <w:proofErr w:type="spellEnd"/>
      <w:r w:rsidR="0040633B" w:rsidRPr="00E56A18">
        <w:rPr>
          <w:rStyle w:val="CodeInline"/>
        </w:rPr>
        <w:t>(</w:t>
      </w:r>
      <w:proofErr w:type="gramEnd"/>
      <w:r w:rsidR="0040633B" w:rsidRPr="00E56A18">
        <w:rPr>
          <w:rStyle w:val="CodeInline"/>
        </w:rPr>
        <w:t>)</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lastRenderedPageBreak/>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1155AC1A" w14:textId="7A41AB71" w:rsidR="00E15C4E" w:rsidRDefault="00E56A18" w:rsidP="00E56A18">
      <w:pPr>
        <w:pStyle w:val="Code"/>
        <w:rPr>
          <w:rFonts w:hint="eastAsia"/>
        </w:rPr>
      </w:pPr>
      <w:r>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68FD8972" w:rsidR="00E15C4E" w:rsidRDefault="002317F7" w:rsidP="00E56A18">
      <w:pPr>
        <w:pStyle w:val="Code"/>
        <w:rPr>
          <w:rFonts w:hint="eastAsia"/>
        </w:rPr>
      </w:pPr>
      <w:r>
        <w:t xml:space="preserve">    </w:t>
      </w:r>
      <w:r w:rsidRPr="002317F7">
        <w:t>// Step B: draw the receiver into the stencil buffer to enable corresponding pixels</w:t>
      </w:r>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3FF1C94A" w14:textId="3EA26560" w:rsidR="00E15C4E" w:rsidRDefault="00E23AF9" w:rsidP="00E23AF9">
      <w:pPr>
        <w:pStyle w:val="Code"/>
        <w:ind w:firstLine="435"/>
        <w:rPr>
          <w:rFonts w:hint="eastAsia"/>
        </w:rPr>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rPr>
          <w:rFonts w:hint="eastAsia"/>
        </w:rPr>
      </w:pPr>
      <w:r>
        <w:t xml:space="preserve">    </w:t>
      </w:r>
      <w:r w:rsidR="00E56A18">
        <w:t>let s = this.mReceiver.getRenderable().swapShader(this.mReceiverShader);</w:t>
      </w:r>
      <w:r>
        <w:br/>
        <w:t xml:space="preserve">    //        Step B2: draw the receiver again to the stencil buffer</w:t>
      </w:r>
    </w:p>
    <w:p w14:paraId="4A7C8CDE" w14:textId="65D838E9"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1299ECF4" w14:textId="0D39CB1C" w:rsidR="00E15C4E" w:rsidRDefault="00E15C4E" w:rsidP="00E56A18">
      <w:pPr>
        <w:pStyle w:val="Code"/>
        <w:rPr>
          <w:rFonts w:hint="eastAsia"/>
        </w:rPr>
      </w:pPr>
    </w:p>
    <w:p w14:paraId="0B0253C5" w14:textId="728C5CBC" w:rsidR="00E15C4E" w:rsidRDefault="00E56A18" w:rsidP="00E56A18">
      <w:pPr>
        <w:pStyle w:val="Code"/>
        <w:rPr>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1E6E3645" w14:textId="4927BEF9"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proofErr w:type="gramStart"/>
      <w:r w:rsidR="003406B0" w:rsidRPr="003406B0">
        <w:rPr>
          <w:rStyle w:val="CodeInline"/>
        </w:rPr>
        <w:t>draw(</w:t>
      </w:r>
      <w:proofErr w:type="gramEnd"/>
      <w:r w:rsidR="003406B0" w:rsidRPr="003406B0">
        <w:rPr>
          <w:rStyle w:val="CodeInline"/>
        </w:rPr>
        <w:t>)</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lastRenderedPageBreak/>
        <w:t xml:space="preserve">Lastly, </w:t>
      </w:r>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t xml:space="preserve">Updating Engine Support </w:t>
      </w:r>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proofErr w:type="gramStart"/>
      <w:r w:rsidR="00A1713B" w:rsidRPr="00661400">
        <w:rPr>
          <w:rStyle w:val="CodeInline"/>
        </w:rPr>
        <w:t>s</w:t>
      </w:r>
      <w:r w:rsidR="000A7C23" w:rsidRPr="00661400">
        <w:rPr>
          <w:rStyle w:val="CodeInline"/>
        </w:rPr>
        <w:t>wapShader</w:t>
      </w:r>
      <w:proofErr w:type="spellEnd"/>
      <w:r w:rsidR="000A7C23" w:rsidRPr="00661400">
        <w:rPr>
          <w:rStyle w:val="CodeInline"/>
        </w:rPr>
        <w:t>(</w:t>
      </w:r>
      <w:proofErr w:type="gram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65E66E32"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w:t>
      </w:r>
      <w:proofErr w:type="gramStart"/>
      <w:r w:rsidR="00B3284E">
        <w:t>the</w:t>
      </w:r>
      <w:proofErr w:type="gramEnd"/>
      <w:r w:rsidR="00B3284E">
        <w:t xml:space="preserv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proofErr w:type="spellEnd"/>
      <w:del w:id="370" w:author="Kelvin Sung" w:date="2021-09-03T13:55:00Z">
        <w:r w:rsidR="00B3284E" w:rsidDel="001F4031">
          <w:delText>-</w:delText>
        </w:r>
      </w:del>
      <w:ins w:id="371" w:author="Kelvin Sung" w:date="2021-09-03T13:55:00Z">
        <w:r w:rsidR="001F4031">
          <w:t xml:space="preserve">, </w:t>
        </w:r>
      </w:ins>
      <w:del w:id="372" w:author="Kelvin Sung" w:date="2021-09-03T13:54:00Z">
        <w:r w:rsidR="00B3284E" w:rsidDel="001F4031">
          <w:delText xml:space="preserve">-a </w:delText>
        </w:r>
      </w:del>
      <w:ins w:id="373" w:author="Kelvin Sung" w:date="2021-09-03T13:54:00Z">
        <w:r w:rsidR="001F4031">
          <w:t xml:space="preserve">a </w:t>
        </w:r>
      </w:ins>
      <w:r w:rsidR="00B3284E">
        <w:t>boolean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xml:space="preserve">: </w:t>
      </w:r>
      <w:proofErr w:type="gramStart"/>
      <w:r w:rsidR="00362756">
        <w:t>t</w:t>
      </w:r>
      <w:r w:rsidR="00885276">
        <w:t>he</w:t>
      </w:r>
      <w:proofErr w:type="gramEnd"/>
      <w:r w:rsidR="00885276">
        <w:t xml:space="preserv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proofErr w:type="gramStart"/>
      <w:r w:rsidR="007C6EAE" w:rsidRPr="007C6EAE">
        <w:rPr>
          <w:rStyle w:val="CodeInline"/>
        </w:rPr>
        <w:t>setViewAndCameraMatrix</w:t>
      </w:r>
      <w:proofErr w:type="spellEnd"/>
      <w:r w:rsidR="00885276" w:rsidRPr="00DB64F9">
        <w:rPr>
          <w:rStyle w:val="CodeInline"/>
        </w:rPr>
        <w:t>(</w:t>
      </w:r>
      <w:proofErr w:type="gramEnd"/>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spellStart"/>
      <w:proofErr w:type="gramStart"/>
      <w:r w:rsidR="00A14857" w:rsidRPr="00A14857">
        <w:rPr>
          <w:rStyle w:val="CodeInline"/>
        </w:rPr>
        <w:t>cloneTo</w:t>
      </w:r>
      <w:proofErr w:type="spellEnd"/>
      <w:r w:rsidR="00A14857" w:rsidRPr="00A14857">
        <w:rPr>
          <w:rStyle w:val="CodeInline"/>
        </w:rPr>
        <w:t>(</w:t>
      </w:r>
      <w:proofErr w:type="gram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323EAF98" w:rsidR="0046720A" w:rsidRDefault="00885276" w:rsidP="00885276">
      <w:pPr>
        <w:pStyle w:val="BodyTextFirst"/>
        <w:rPr>
          <w:rFonts w:hint="eastAsia"/>
        </w:rPr>
      </w:pPr>
      <w:r>
        <w:t>The proper way of setting up the shadow system is to create</w:t>
      </w:r>
      <w:r w:rsidR="0046720A">
        <w:t xml:space="preserve"> all </w:t>
      </w:r>
      <w:proofErr w:type="spellStart"/>
      <w:r w:rsidRPr="00DB64F9">
        <w:rPr>
          <w:rStyle w:val="CodeInline"/>
        </w:rPr>
        <w:t>ShadowCaster</w:t>
      </w:r>
      <w:proofErr w:type="spellEnd"/>
      <w:r>
        <w:t xml:space="preserve"> </w:t>
      </w:r>
      <w:r w:rsidR="00C50AA0">
        <w:t>objects and</w:t>
      </w:r>
      <w:r w:rsidR="0046720A">
        <w:t xml:space="preserve">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lastRenderedPageBreak/>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t xml:space="preserve">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E1778E">
      <w:pPr>
        <w:pStyle w:val="Bullet"/>
        <w:rPr>
          <w:rFonts w:hint="eastAsia"/>
        </w:rPr>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shadows on this object.</w:t>
      </w:r>
      <w:r w:rsidR="005E2263">
        <w:t xml:space="preserve"> Lastly, notice that </w:t>
      </w:r>
      <w:proofErr w:type="spellStart"/>
      <w:r w:rsidR="005E2263" w:rsidRPr="009D4D96">
        <w:rPr>
          <w:rStyle w:val="CodeInline"/>
        </w:rPr>
        <w:t>mLgtMinon</w:t>
      </w:r>
      <w:proofErr w:type="spellEnd"/>
      <w:r w:rsidR="005E2263">
        <w:t xml:space="preserve"> and </w:t>
      </w:r>
      <w:proofErr w:type="spellStart"/>
      <w:r w:rsidR="005E2263" w:rsidRPr="009D4D96">
        <w:rPr>
          <w:rStyle w:val="CodeInline"/>
        </w:rPr>
        <w:t>mIllumMinion</w:t>
      </w:r>
      <w:proofErr w:type="spellEnd"/>
      <w:r w:rsidR="005E2263">
        <w:t xml:space="preserve"> are both receivers and casters of shadows.</w:t>
      </w:r>
    </w:p>
    <w:p w14:paraId="401D705E" w14:textId="77777777" w:rsidR="00885276" w:rsidRDefault="00885276" w:rsidP="00885276">
      <w:pPr>
        <w:pStyle w:val="Heading4"/>
      </w:pPr>
      <w:r>
        <w:t>Drawing the Shadow</w:t>
      </w:r>
    </w:p>
    <w:p w14:paraId="446C9FFD" w14:textId="5CEE5F0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w:t>
      </w:r>
      <w:proofErr w:type="gramStart"/>
      <w:r w:rsidR="00E05741" w:rsidRPr="00E05741">
        <w:rPr>
          <w:rStyle w:val="CodeInline"/>
        </w:rPr>
        <w:t>game.</w:t>
      </w:r>
      <w:r w:rsidRPr="00E05741">
        <w:rPr>
          <w:rStyle w:val="CodeInline"/>
        </w:rPr>
        <w:t>draw</w:t>
      </w:r>
      <w:proofErr w:type="spellEnd"/>
      <w:proofErr w:type="gramEnd"/>
      <w:r w:rsidRPr="00E05741">
        <w:rPr>
          <w:rStyle w:val="CodeInline"/>
        </w:rPr>
        <w:t>()</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proofErr w:type="gramStart"/>
      <w:r w:rsidR="00220FCE" w:rsidRPr="00220FCE">
        <w:rPr>
          <w:rStyle w:val="CodeInline"/>
        </w:rPr>
        <w:t>draw(</w:t>
      </w:r>
      <w:proofErr w:type="gramEnd"/>
      <w:r w:rsidR="00220FCE" w:rsidRPr="00220FCE">
        <w:rPr>
          <w:rStyle w:val="CodeInline"/>
        </w:rPr>
        <w:t>)</w:t>
      </w:r>
      <w:r w:rsidR="00220FCE">
        <w:t xml:space="preserve"> function also draws the receiver </w:t>
      </w:r>
      <w:r w:rsidR="00795725">
        <w:t>object</w:t>
      </w:r>
      <w:r w:rsidR="00C73701">
        <w:t xml:space="preserve">. For this reason, </w:t>
      </w:r>
      <w:r w:rsidR="00795725">
        <w:t xml:space="preserve">there is no need to call the </w:t>
      </w:r>
      <w:proofErr w:type="gramStart"/>
      <w:r w:rsidR="00795725" w:rsidRPr="00C73701">
        <w:rPr>
          <w:rStyle w:val="CodeInline"/>
        </w:rPr>
        <w:t>draw</w:t>
      </w:r>
      <w:r w:rsidR="00C73701" w:rsidRPr="00C73701">
        <w:rPr>
          <w:rStyle w:val="CodeInline"/>
        </w:rPr>
        <w:t>(</w:t>
      </w:r>
      <w:proofErr w:type="gramEnd"/>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rPr>
          <w:rFonts w:hint="eastAsia"/>
        </w:rPr>
      </w:pPr>
      <w:r>
        <w:t xml:space="preserve">The rest of the </w:t>
      </w:r>
      <w:proofErr w:type="spellStart"/>
      <w:r w:rsidRPr="00A078B7">
        <w:rPr>
          <w:rStyle w:val="CodeInline"/>
        </w:rP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63981A69"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w:t>
      </w:r>
      <w:ins w:id="374" w:author="Kelvin Sung" w:date="2021-09-03T14:00:00Z">
        <w:r w:rsidR="00F15409">
          <w:t>ed</w:t>
        </w:r>
      </w:ins>
      <w:r>
        <w:t xml:space="preserve">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game engine. The examples were organized to follow the three terms of the Phong illumination model: ambient, diffuse, and specular. The light source examples were strategically intermixed because without the lights</w:t>
      </w:r>
      <w:r w:rsidR="00E9596E">
        <w:t>,</w:t>
      </w:r>
      <w:r>
        <w:t xml:space="preserve"> illumination cannot occur. </w:t>
      </w:r>
    </w:p>
    <w:p w14:paraId="3456FCAD" w14:textId="77777777" w:rsidR="008F33DE" w:rsidRDefault="00885276" w:rsidP="005A312F">
      <w:pPr>
        <w:pStyle w:val="BodyTextCont"/>
        <w:rPr>
          <w:ins w:id="375" w:author="Kelvin Sung" w:date="2021-09-03T14:03:00Z"/>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w:t>
      </w:r>
      <w:r>
        <w:lastRenderedPageBreak/>
        <w:t xml:space="preserve">because it enabled illumination computation based on simple physical models and simulation of an environment in 3D. </w:t>
      </w:r>
    </w:p>
    <w:p w14:paraId="56A22B40" w14:textId="60604654" w:rsidR="00885276" w:rsidRDefault="00885276" w:rsidP="005A312F">
      <w:pPr>
        <w:pStyle w:val="BodyTextCont"/>
        <w:rPr>
          <w:rFonts w:hint="eastAsia"/>
        </w:rPr>
      </w:pPr>
      <w:r>
        <w:t xml:space="preserve">The Phong illumination model and the need for a per-object material property were presented in the specular reflection example. The halfway vector </w:t>
      </w:r>
      <w:del w:id="376" w:author="Kelvin Sung" w:date="2021-09-03T14:03:00Z">
        <w:r w:rsidDel="008F33DE">
          <w:delText xml:space="preserve">variant </w:delText>
        </w:r>
      </w:del>
      <w:ins w:id="377" w:author="Kelvin Sung" w:date="2021-09-03T14:03:00Z">
        <w:r w:rsidR="008F33DE">
          <w:t>version</w:t>
        </w:r>
        <w:bookmarkStart w:id="378" w:name="_GoBack"/>
        <w:bookmarkEnd w:id="378"/>
        <w:r w:rsidR="008F33DE">
          <w:t xml:space="preserve"> </w:t>
        </w:r>
      </w:ins>
      <w:r>
        <w:t xml:space="preserve">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2C7A5E0C"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49"/>
      <w:headerReference w:type="default" r:id="rId50"/>
      <w:footerReference w:type="even" r:id="rId51"/>
      <w:footerReference w:type="default" r:id="rId52"/>
      <w:headerReference w:type="first" r:id="rId53"/>
      <w:footerReference w:type="first" r:id="rId5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Yusuf Pisan" w:date="2021-08-31T15:15:00Z" w:initials="YP">
    <w:p w14:paraId="15FC3E4E" w14:textId="09DE50AB" w:rsidR="00245418" w:rsidRDefault="00245418">
      <w:pPr>
        <w:pStyle w:val="CommentText"/>
      </w:pPr>
      <w:r>
        <w:rPr>
          <w:rStyle w:val="CommentReference"/>
        </w:rPr>
        <w:annotationRef/>
      </w:r>
      <w:r>
        <w:t>This chapter covers illumination and shadows. It has technical material that will stretch some readers, but the chapter does build up to it slowly. The sections and examples are clear even when the implementation gets more complex.</w:t>
      </w:r>
    </w:p>
  </w:comment>
  <w:comment w:id="2" w:author="Kelvin Sung" w:date="2021-09-01T09:30:00Z" w:initials="KS">
    <w:p w14:paraId="64CE25FA" w14:textId="2356F2CA" w:rsidR="00245418" w:rsidRDefault="00245418">
      <w:pPr>
        <w:pStyle w:val="CommentText"/>
      </w:pPr>
      <w:r>
        <w:rPr>
          <w:rStyle w:val="CommentReference"/>
        </w:rPr>
        <w:annotationRef/>
      </w:r>
      <w:r>
        <w:t>Agree. Chap 8 and 9 are more challenging chapters of the book.</w:t>
      </w:r>
    </w:p>
  </w:comment>
  <w:comment w:id="3" w:author="Yusuf Pisan" w:date="2021-08-31T11:35:00Z" w:initials="YP">
    <w:p w14:paraId="14C5EF51" w14:textId="6739190B" w:rsidR="00245418" w:rsidRDefault="00245418">
      <w:pPr>
        <w:pStyle w:val="CommentText"/>
      </w:pPr>
      <w:r>
        <w:rPr>
          <w:rStyle w:val="CommentReference"/>
        </w:rPr>
        <w:annotationRef/>
      </w:r>
      <w:r>
        <w:t>mathematical?</w:t>
      </w:r>
    </w:p>
  </w:comment>
  <w:comment w:id="4" w:author="Kelvin Sung" w:date="2021-09-01T09:20:00Z" w:initials="KS">
    <w:p w14:paraId="46F4A20E" w14:textId="4611259D" w:rsidR="00245418" w:rsidRDefault="00245418">
      <w:pPr>
        <w:pStyle w:val="CommentText"/>
      </w:pPr>
      <w:r>
        <w:rPr>
          <w:rStyle w:val="CommentReference"/>
        </w:rPr>
        <w:annotationRef/>
      </w:r>
      <w:r>
        <w:t>Thanks.</w:t>
      </w:r>
    </w:p>
  </w:comment>
  <w:comment w:id="8" w:author="Yusuf Pisan" w:date="2021-08-31T11:38:00Z" w:initials="YP">
    <w:p w14:paraId="1D774F85" w14:textId="4FD5E5EC" w:rsidR="00245418" w:rsidRDefault="00245418">
      <w:pPr>
        <w:pStyle w:val="CommentText"/>
      </w:pPr>
      <w:r>
        <w:rPr>
          <w:rStyle w:val="CommentReference"/>
        </w:rPr>
        <w:annotationRef/>
      </w:r>
      <w:r>
        <w:t>Could be more descriptive</w:t>
      </w:r>
    </w:p>
  </w:comment>
  <w:comment w:id="9" w:author="Kelvin Sung" w:date="2021-09-01T09:21:00Z" w:initials="KS">
    <w:p w14:paraId="1ADCC31E" w14:textId="1F1FC47E" w:rsidR="00245418" w:rsidRDefault="00245418">
      <w:pPr>
        <w:pStyle w:val="CommentText"/>
      </w:pPr>
      <w:r>
        <w:rPr>
          <w:rStyle w:val="CommentReference"/>
        </w:rPr>
        <w:annotationRef/>
      </w:r>
      <w:r>
        <w:t>Good point! Hope this is better</w:t>
      </w:r>
    </w:p>
  </w:comment>
  <w:comment w:id="16" w:author="Yusuf Pisan" w:date="2021-08-31T11:39:00Z" w:initials="YP">
    <w:p w14:paraId="50A690EE" w14:textId="5188DFE0" w:rsidR="00245418" w:rsidRDefault="00245418">
      <w:pPr>
        <w:pStyle w:val="CommentText"/>
      </w:pPr>
      <w:r>
        <w:rPr>
          <w:rStyle w:val="CommentReference"/>
        </w:rPr>
        <w:annotationRef/>
      </w:r>
      <w:r>
        <w:t>Light being blocked – occlusion is very specific and might be difficult for the reader to understand.</w:t>
      </w:r>
    </w:p>
  </w:comment>
  <w:comment w:id="17" w:author="Kelvin Sung" w:date="2021-09-01T09:22:00Z" w:initials="KS">
    <w:p w14:paraId="0664F087" w14:textId="5D6D2C09" w:rsidR="00245418" w:rsidRDefault="00245418">
      <w:pPr>
        <w:pStyle w:val="CommentText"/>
      </w:pPr>
      <w:r>
        <w:rPr>
          <w:rStyle w:val="CommentReference"/>
        </w:rPr>
        <w:annotationRef/>
      </w:r>
      <w:r>
        <w:t>Thanks.</w:t>
      </w:r>
    </w:p>
  </w:comment>
  <w:comment w:id="24" w:author="Yusuf Pisan" w:date="2021-08-31T11:49:00Z" w:initials="YP">
    <w:p w14:paraId="4CA20F18" w14:textId="63586C5D" w:rsidR="00245418" w:rsidRDefault="00245418">
      <w:pPr>
        <w:pStyle w:val="CommentText"/>
      </w:pPr>
      <w:r>
        <w:rPr>
          <w:rStyle w:val="CommentReference"/>
        </w:rPr>
        <w:annotationRef/>
      </w:r>
      <w:r>
        <w:t>Does varying need to be explained?</w:t>
      </w:r>
    </w:p>
  </w:comment>
  <w:comment w:id="25" w:author="Kelvin Sung" w:date="2021-09-01T09:22:00Z" w:initials="KS">
    <w:p w14:paraId="7C501051" w14:textId="376C5753" w:rsidR="00245418" w:rsidRDefault="00245418">
      <w:pPr>
        <w:pStyle w:val="CommentText"/>
      </w:pPr>
      <w:r>
        <w:rPr>
          <w:rStyle w:val="CommentReference"/>
        </w:rPr>
        <w:annotationRef/>
      </w:r>
      <w:r>
        <w:t>Did so in Chapter 5</w:t>
      </w:r>
    </w:p>
  </w:comment>
  <w:comment w:id="34" w:author="Yusuf Pisan" w:date="2021-08-31T11:52:00Z" w:initials="YP">
    <w:p w14:paraId="0D4AA14B" w14:textId="454F5798" w:rsidR="00245418" w:rsidRDefault="00245418">
      <w:pPr>
        <w:pStyle w:val="CommentText"/>
      </w:pPr>
      <w:r>
        <w:rPr>
          <w:rStyle w:val="CommentReference"/>
        </w:rPr>
        <w:annotationRef/>
      </w:r>
      <w:r>
        <w:t>begin to</w:t>
      </w:r>
    </w:p>
  </w:comment>
  <w:comment w:id="35" w:author="Kelvin Sung" w:date="2021-09-01T09:24:00Z" w:initials="KS">
    <w:p w14:paraId="5B6E401C" w14:textId="291B7095" w:rsidR="00245418" w:rsidRDefault="00245418">
      <w:pPr>
        <w:pStyle w:val="CommentText"/>
      </w:pPr>
      <w:r>
        <w:rPr>
          <w:rStyle w:val="CommentReference"/>
        </w:rPr>
        <w:annotationRef/>
      </w:r>
      <w:r>
        <w:t>Thanks.</w:t>
      </w:r>
    </w:p>
  </w:comment>
  <w:comment w:id="37" w:author="Yusuf Pisan" w:date="2021-08-31T11:53:00Z" w:initials="YP">
    <w:p w14:paraId="0FE049A0" w14:textId="6B34A5DC" w:rsidR="00245418" w:rsidRDefault="00245418">
      <w:pPr>
        <w:pStyle w:val="CommentText"/>
      </w:pPr>
      <w:r>
        <w:rPr>
          <w:rStyle w:val="CommentReference"/>
        </w:rPr>
        <w:annotationRef/>
      </w:r>
      <w:r>
        <w:t>only selected objects</w:t>
      </w:r>
    </w:p>
  </w:comment>
  <w:comment w:id="38" w:author="Kelvin Sung" w:date="2021-09-01T09:24:00Z" w:initials="KS">
    <w:p w14:paraId="1CBAD6B4" w14:textId="22D36536" w:rsidR="00245418" w:rsidRDefault="00245418">
      <w:pPr>
        <w:pStyle w:val="CommentText"/>
      </w:pPr>
      <w:r>
        <w:rPr>
          <w:rStyle w:val="CommentReference"/>
        </w:rPr>
        <w:annotationRef/>
      </w:r>
      <w:r>
        <w:t>Thanks</w:t>
      </w:r>
    </w:p>
  </w:comment>
  <w:comment w:id="135" w:author="Yusuf Pisan" w:date="2021-08-31T12:28:00Z" w:initials="YP">
    <w:p w14:paraId="249C060A" w14:textId="74723890" w:rsidR="00245418" w:rsidRDefault="00245418">
      <w:pPr>
        <w:pStyle w:val="CommentText"/>
      </w:pPr>
      <w:r>
        <w:rPr>
          <w:rStyle w:val="CommentReference"/>
        </w:rPr>
        <w:annotationRef/>
      </w:r>
      <w:r>
        <w:t>includes</w:t>
      </w:r>
    </w:p>
  </w:comment>
  <w:comment w:id="136" w:author="Kelvin Sung" w:date="2021-09-01T09:24:00Z" w:initials="KS">
    <w:p w14:paraId="3116D517" w14:textId="65BDBCE2" w:rsidR="00245418" w:rsidRDefault="00245418">
      <w:pPr>
        <w:pStyle w:val="CommentText"/>
      </w:pPr>
      <w:r>
        <w:rPr>
          <w:rStyle w:val="CommentReference"/>
        </w:rPr>
        <w:annotationRef/>
      </w:r>
      <w:r>
        <w:t>thanks.</w:t>
      </w:r>
    </w:p>
  </w:comment>
  <w:comment w:id="180" w:author="Yusuf Pisan" w:date="2021-08-31T12:45:00Z" w:initials="YP">
    <w:p w14:paraId="79ED2D96" w14:textId="0C13C5CC" w:rsidR="00245418" w:rsidRDefault="00245418">
      <w:pPr>
        <w:pStyle w:val="CommentText"/>
      </w:pPr>
      <w:r>
        <w:rPr>
          <w:rStyle w:val="CommentReference"/>
        </w:rPr>
        <w:annotationRef/>
      </w:r>
      <w:r>
        <w:t>This might be worth emphasizing that the normal map is coming from the sprite sheet. Using any old image will not work.</w:t>
      </w:r>
    </w:p>
  </w:comment>
  <w:comment w:id="181" w:author="Kelvin Sung" w:date="2021-09-02T15:51:00Z" w:initials="KS">
    <w:p w14:paraId="065531EB" w14:textId="05B521EF" w:rsidR="00DB7DE5" w:rsidRDefault="00DB7DE5">
      <w:pPr>
        <w:pStyle w:val="CommentText"/>
      </w:pPr>
      <w:r>
        <w:rPr>
          <w:rStyle w:val="CommentReference"/>
        </w:rPr>
        <w:annotationRef/>
      </w:r>
      <w:r>
        <w:t>Added in a new Note below for this.</w:t>
      </w:r>
    </w:p>
  </w:comment>
  <w:comment w:id="220" w:author="Yusuf Pisan" w:date="2021-08-31T12:54:00Z" w:initials="YP">
    <w:p w14:paraId="5B4D66F8" w14:textId="2B31EFB0" w:rsidR="00245418" w:rsidRDefault="00245418">
      <w:pPr>
        <w:pStyle w:val="CommentText"/>
      </w:pPr>
      <w:r>
        <w:rPr>
          <w:rStyle w:val="CommentReference"/>
        </w:rPr>
        <w:annotationRef/>
      </w:r>
      <w:r>
        <w:t>Shininess is given as a whole number in the display so the first couple of button presses does not make any difference in display readout. May not be worth changing.</w:t>
      </w:r>
    </w:p>
  </w:comment>
  <w:comment w:id="221" w:author="Kelvin Sung" w:date="2021-09-02T17:38:00Z" w:initials="KS">
    <w:p w14:paraId="3C250E2C" w14:textId="5048239F" w:rsidR="00377663" w:rsidRDefault="00377663">
      <w:pPr>
        <w:pStyle w:val="CommentText"/>
      </w:pPr>
      <w:r>
        <w:rPr>
          <w:rStyle w:val="CommentReference"/>
        </w:rPr>
        <w:annotationRef/>
      </w:r>
      <w:r>
        <w:t>Added instructions in observation on how to use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FC3E4E" w15:done="0"/>
  <w15:commentEx w15:paraId="64CE25FA" w15:paraIdParent="15FC3E4E" w15:done="0"/>
  <w15:commentEx w15:paraId="14C5EF51" w15:done="0"/>
  <w15:commentEx w15:paraId="46F4A20E" w15:paraIdParent="14C5EF51" w15:done="0"/>
  <w15:commentEx w15:paraId="1D774F85" w15:done="0"/>
  <w15:commentEx w15:paraId="1ADCC31E" w15:paraIdParent="1D774F85" w15:done="0"/>
  <w15:commentEx w15:paraId="50A690EE" w15:done="0"/>
  <w15:commentEx w15:paraId="0664F087" w15:paraIdParent="50A690EE" w15:done="0"/>
  <w15:commentEx w15:paraId="4CA20F18" w15:done="0"/>
  <w15:commentEx w15:paraId="7C501051" w15:paraIdParent="4CA20F18" w15:done="0"/>
  <w15:commentEx w15:paraId="0D4AA14B" w15:done="0"/>
  <w15:commentEx w15:paraId="5B6E401C" w15:paraIdParent="0D4AA14B" w15:done="0"/>
  <w15:commentEx w15:paraId="0FE049A0" w15:done="0"/>
  <w15:commentEx w15:paraId="1CBAD6B4" w15:paraIdParent="0FE049A0" w15:done="0"/>
  <w15:commentEx w15:paraId="249C060A" w15:done="0"/>
  <w15:commentEx w15:paraId="3116D517" w15:paraIdParent="249C060A" w15:done="0"/>
  <w15:commentEx w15:paraId="79ED2D96" w15:done="0"/>
  <w15:commentEx w15:paraId="065531EB" w15:paraIdParent="79ED2D96" w15:done="0"/>
  <w15:commentEx w15:paraId="5B4D66F8" w15:done="0"/>
  <w15:commentEx w15:paraId="3C250E2C" w15:paraIdParent="5B4D66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61B47" w16cex:dateUtc="2021-06-30T05:20:00Z"/>
  <w16cex:commentExtensible w16cex:durableId="247145F6" w16cex:dateUtc="2021-06-14T10:05:00Z"/>
  <w16cex:commentExtensible w16cex:durableId="247B4BA1" w16cex:dateUtc="2021-06-22T00:32:00Z"/>
  <w16cex:commentExtensible w16cex:durableId="248A0683" w16cex:dateUtc="2021-07-03T04:41:00Z"/>
  <w16cex:commentExtensible w16cex:durableId="248A32BE" w16cex:dateUtc="2021-07-03T07:50:00Z"/>
  <w16cex:commentExtensible w16cex:durableId="247160B9" w16cex:dateUtc="2021-06-14T11:59:00Z"/>
  <w16cex:commentExtensible w16cex:durableId="24716125" w16cex:dateUtc="2021-06-14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FC3E4E" w16cid:durableId="24D9C423"/>
  <w16cid:commentId w16cid:paraId="64CE25FA" w16cid:durableId="24D9C6CA"/>
  <w16cid:commentId w16cid:paraId="14C5EF51" w16cid:durableId="24D9C424"/>
  <w16cid:commentId w16cid:paraId="46F4A20E" w16cid:durableId="24D9C44B"/>
  <w16cid:commentId w16cid:paraId="1D774F85" w16cid:durableId="24D9C425"/>
  <w16cid:commentId w16cid:paraId="1ADCC31E" w16cid:durableId="24D9C487"/>
  <w16cid:commentId w16cid:paraId="50A690EE" w16cid:durableId="24D9C426"/>
  <w16cid:commentId w16cid:paraId="0664F087" w16cid:durableId="24D9C4CE"/>
  <w16cid:commentId w16cid:paraId="4CA20F18" w16cid:durableId="24D9C427"/>
  <w16cid:commentId w16cid:paraId="7C501051" w16cid:durableId="24D9C4E8"/>
  <w16cid:commentId w16cid:paraId="0D4AA14B" w16cid:durableId="24D9C428"/>
  <w16cid:commentId w16cid:paraId="5B6E401C" w16cid:durableId="24D9C533"/>
  <w16cid:commentId w16cid:paraId="0FE049A0" w16cid:durableId="24D9C429"/>
  <w16cid:commentId w16cid:paraId="1CBAD6B4" w16cid:durableId="24D9C536"/>
  <w16cid:commentId w16cid:paraId="249C060A" w16cid:durableId="24D9C42A"/>
  <w16cid:commentId w16cid:paraId="3116D517" w16cid:durableId="24D9C553"/>
  <w16cid:commentId w16cid:paraId="79ED2D96" w16cid:durableId="24D9C42B"/>
  <w16cid:commentId w16cid:paraId="065531EB" w16cid:durableId="24DB7180"/>
  <w16cid:commentId w16cid:paraId="5B4D66F8" w16cid:durableId="24D9C42C"/>
  <w16cid:commentId w16cid:paraId="3C250E2C" w16cid:durableId="24DB8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8D4DB" w14:textId="77777777" w:rsidR="001D29CC" w:rsidRDefault="001D29CC" w:rsidP="000C758C">
      <w:pPr>
        <w:spacing w:after="0" w:line="240" w:lineRule="auto"/>
      </w:pPr>
      <w:r>
        <w:separator/>
      </w:r>
    </w:p>
  </w:endnote>
  <w:endnote w:type="continuationSeparator" w:id="0">
    <w:p w14:paraId="10D6D1AF" w14:textId="77777777" w:rsidR="001D29CC" w:rsidRDefault="001D29CC"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245418" w:rsidRPr="00222F70" w:rsidRDefault="00245418">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245418" w:rsidRPr="00222F70" w:rsidRDefault="00245418"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rFonts w:hint="eastAsia"/>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245418" w:rsidRDefault="00245418"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ED9C4" w14:textId="77777777" w:rsidR="001D29CC" w:rsidRDefault="001D29CC" w:rsidP="000C758C">
      <w:pPr>
        <w:spacing w:after="0" w:line="240" w:lineRule="auto"/>
      </w:pPr>
      <w:r>
        <w:separator/>
      </w:r>
    </w:p>
  </w:footnote>
  <w:footnote w:type="continuationSeparator" w:id="0">
    <w:p w14:paraId="033423DC" w14:textId="77777777" w:rsidR="001D29CC" w:rsidRDefault="001D29CC"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245418" w:rsidRPr="003C7D0E" w:rsidRDefault="00245418"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245418" w:rsidRPr="002A45BE" w:rsidRDefault="00245418"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245418" w:rsidRDefault="00245418"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mv="urn:schemas-microsoft-com:mac:vml" xmlns:mo="http://schemas.microsoft.com/office/mac/office/2008/main">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245418" w:rsidRPr="00B44665" w:rsidRDefault="00245418"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Pisan">
    <w15:presenceInfo w15:providerId="None" w15:userId="Yusuf Pisan"/>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487F"/>
    <w:rsid w:val="000051CF"/>
    <w:rsid w:val="000063BC"/>
    <w:rsid w:val="0000696A"/>
    <w:rsid w:val="00006CB3"/>
    <w:rsid w:val="00006F94"/>
    <w:rsid w:val="000108CF"/>
    <w:rsid w:val="000125D2"/>
    <w:rsid w:val="00013A85"/>
    <w:rsid w:val="00016B12"/>
    <w:rsid w:val="00022150"/>
    <w:rsid w:val="00022E17"/>
    <w:rsid w:val="0003012B"/>
    <w:rsid w:val="00030372"/>
    <w:rsid w:val="00030977"/>
    <w:rsid w:val="00031AFA"/>
    <w:rsid w:val="00036896"/>
    <w:rsid w:val="00037C43"/>
    <w:rsid w:val="00040DB1"/>
    <w:rsid w:val="00041220"/>
    <w:rsid w:val="000455C9"/>
    <w:rsid w:val="00047F4B"/>
    <w:rsid w:val="000504F3"/>
    <w:rsid w:val="000509DA"/>
    <w:rsid w:val="00051C0D"/>
    <w:rsid w:val="00052C6C"/>
    <w:rsid w:val="00053317"/>
    <w:rsid w:val="00053B42"/>
    <w:rsid w:val="00054155"/>
    <w:rsid w:val="000546AA"/>
    <w:rsid w:val="00056376"/>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4C06"/>
    <w:rsid w:val="000B7866"/>
    <w:rsid w:val="000C036B"/>
    <w:rsid w:val="000C08D7"/>
    <w:rsid w:val="000C1A69"/>
    <w:rsid w:val="000C429E"/>
    <w:rsid w:val="000C50A2"/>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3C25"/>
    <w:rsid w:val="000F59E9"/>
    <w:rsid w:val="000F7218"/>
    <w:rsid w:val="000F7461"/>
    <w:rsid w:val="000F77F5"/>
    <w:rsid w:val="000F78BA"/>
    <w:rsid w:val="0010123E"/>
    <w:rsid w:val="00101BBB"/>
    <w:rsid w:val="00104C35"/>
    <w:rsid w:val="001126F3"/>
    <w:rsid w:val="00112F51"/>
    <w:rsid w:val="00113313"/>
    <w:rsid w:val="00113C49"/>
    <w:rsid w:val="00113F62"/>
    <w:rsid w:val="00114454"/>
    <w:rsid w:val="00120A8D"/>
    <w:rsid w:val="00120C85"/>
    <w:rsid w:val="001224E6"/>
    <w:rsid w:val="00125F73"/>
    <w:rsid w:val="00126638"/>
    <w:rsid w:val="00127088"/>
    <w:rsid w:val="00127FCE"/>
    <w:rsid w:val="00130A42"/>
    <w:rsid w:val="00130F27"/>
    <w:rsid w:val="0013118D"/>
    <w:rsid w:val="001339C6"/>
    <w:rsid w:val="00134300"/>
    <w:rsid w:val="001362C2"/>
    <w:rsid w:val="00136487"/>
    <w:rsid w:val="00140DD6"/>
    <w:rsid w:val="00141C46"/>
    <w:rsid w:val="00143518"/>
    <w:rsid w:val="00143B2A"/>
    <w:rsid w:val="0014498C"/>
    <w:rsid w:val="00147D98"/>
    <w:rsid w:val="00147ECF"/>
    <w:rsid w:val="00150352"/>
    <w:rsid w:val="00150D2D"/>
    <w:rsid w:val="001649D0"/>
    <w:rsid w:val="001672E4"/>
    <w:rsid w:val="001701D9"/>
    <w:rsid w:val="00173ED3"/>
    <w:rsid w:val="00175718"/>
    <w:rsid w:val="00175C7E"/>
    <w:rsid w:val="00176116"/>
    <w:rsid w:val="00177F45"/>
    <w:rsid w:val="00180DA5"/>
    <w:rsid w:val="00184191"/>
    <w:rsid w:val="0018468C"/>
    <w:rsid w:val="001877A4"/>
    <w:rsid w:val="00190D79"/>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0E3"/>
    <w:rsid w:val="001C423F"/>
    <w:rsid w:val="001C51E8"/>
    <w:rsid w:val="001C7191"/>
    <w:rsid w:val="001D0F5A"/>
    <w:rsid w:val="001D1E3B"/>
    <w:rsid w:val="001D2298"/>
    <w:rsid w:val="001D2742"/>
    <w:rsid w:val="001D29CC"/>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4031"/>
    <w:rsid w:val="001F7D67"/>
    <w:rsid w:val="00200DAF"/>
    <w:rsid w:val="002052E5"/>
    <w:rsid w:val="002065D2"/>
    <w:rsid w:val="00206B71"/>
    <w:rsid w:val="0021282E"/>
    <w:rsid w:val="00214C6C"/>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25F5"/>
    <w:rsid w:val="00243CC7"/>
    <w:rsid w:val="00243CE3"/>
    <w:rsid w:val="00245418"/>
    <w:rsid w:val="0024778D"/>
    <w:rsid w:val="002537E5"/>
    <w:rsid w:val="00253D5C"/>
    <w:rsid w:val="00253E9A"/>
    <w:rsid w:val="002570D7"/>
    <w:rsid w:val="0026070D"/>
    <w:rsid w:val="00260939"/>
    <w:rsid w:val="002618E9"/>
    <w:rsid w:val="00263296"/>
    <w:rsid w:val="00263F0F"/>
    <w:rsid w:val="002672D5"/>
    <w:rsid w:val="00267B73"/>
    <w:rsid w:val="00270E14"/>
    <w:rsid w:val="00270EE6"/>
    <w:rsid w:val="00271317"/>
    <w:rsid w:val="00271BCC"/>
    <w:rsid w:val="00273266"/>
    <w:rsid w:val="002766B5"/>
    <w:rsid w:val="00277DA7"/>
    <w:rsid w:val="00284A15"/>
    <w:rsid w:val="00284CFF"/>
    <w:rsid w:val="00284DE8"/>
    <w:rsid w:val="0028595F"/>
    <w:rsid w:val="00287304"/>
    <w:rsid w:val="00291E67"/>
    <w:rsid w:val="002946C2"/>
    <w:rsid w:val="00295F4E"/>
    <w:rsid w:val="00296555"/>
    <w:rsid w:val="002A04FA"/>
    <w:rsid w:val="002A0F89"/>
    <w:rsid w:val="002A42BA"/>
    <w:rsid w:val="002A45D1"/>
    <w:rsid w:val="002A58C0"/>
    <w:rsid w:val="002A6E27"/>
    <w:rsid w:val="002B08EF"/>
    <w:rsid w:val="002B1CFF"/>
    <w:rsid w:val="002B1F75"/>
    <w:rsid w:val="002B3F21"/>
    <w:rsid w:val="002B5FE6"/>
    <w:rsid w:val="002B6319"/>
    <w:rsid w:val="002C1AA5"/>
    <w:rsid w:val="002C316D"/>
    <w:rsid w:val="002C3B1F"/>
    <w:rsid w:val="002C6DC9"/>
    <w:rsid w:val="002C7BF1"/>
    <w:rsid w:val="002D0161"/>
    <w:rsid w:val="002D2368"/>
    <w:rsid w:val="002D3734"/>
    <w:rsid w:val="002D4BD2"/>
    <w:rsid w:val="002D55D9"/>
    <w:rsid w:val="002D56C5"/>
    <w:rsid w:val="002D6A0B"/>
    <w:rsid w:val="002D74EA"/>
    <w:rsid w:val="002D76A0"/>
    <w:rsid w:val="002E1C26"/>
    <w:rsid w:val="002E2C51"/>
    <w:rsid w:val="002E564D"/>
    <w:rsid w:val="002E5D9B"/>
    <w:rsid w:val="002E5EB1"/>
    <w:rsid w:val="002F2089"/>
    <w:rsid w:val="002F2D66"/>
    <w:rsid w:val="003022C4"/>
    <w:rsid w:val="003031DC"/>
    <w:rsid w:val="00304F42"/>
    <w:rsid w:val="00305BAF"/>
    <w:rsid w:val="00306A21"/>
    <w:rsid w:val="00307A03"/>
    <w:rsid w:val="00307A96"/>
    <w:rsid w:val="00311444"/>
    <w:rsid w:val="00311786"/>
    <w:rsid w:val="00312A9A"/>
    <w:rsid w:val="00312FB6"/>
    <w:rsid w:val="0031458B"/>
    <w:rsid w:val="003152F3"/>
    <w:rsid w:val="0031592F"/>
    <w:rsid w:val="00315D97"/>
    <w:rsid w:val="00315E34"/>
    <w:rsid w:val="0032008E"/>
    <w:rsid w:val="003205BF"/>
    <w:rsid w:val="00320751"/>
    <w:rsid w:val="00321D0F"/>
    <w:rsid w:val="003232B2"/>
    <w:rsid w:val="00323625"/>
    <w:rsid w:val="003238E4"/>
    <w:rsid w:val="00323CF5"/>
    <w:rsid w:val="0032424E"/>
    <w:rsid w:val="00324C3F"/>
    <w:rsid w:val="0032519E"/>
    <w:rsid w:val="0032562F"/>
    <w:rsid w:val="00326F2E"/>
    <w:rsid w:val="003276E8"/>
    <w:rsid w:val="003312AA"/>
    <w:rsid w:val="0033205B"/>
    <w:rsid w:val="00332BA2"/>
    <w:rsid w:val="0033378F"/>
    <w:rsid w:val="00334A41"/>
    <w:rsid w:val="00336531"/>
    <w:rsid w:val="003401C9"/>
    <w:rsid w:val="0034026A"/>
    <w:rsid w:val="003406B0"/>
    <w:rsid w:val="00341A8E"/>
    <w:rsid w:val="00341BB9"/>
    <w:rsid w:val="003424C8"/>
    <w:rsid w:val="00344F61"/>
    <w:rsid w:val="00346914"/>
    <w:rsid w:val="0034748C"/>
    <w:rsid w:val="003476F7"/>
    <w:rsid w:val="00351E12"/>
    <w:rsid w:val="00351E63"/>
    <w:rsid w:val="00352904"/>
    <w:rsid w:val="00354DC9"/>
    <w:rsid w:val="0035588B"/>
    <w:rsid w:val="003565B8"/>
    <w:rsid w:val="00362756"/>
    <w:rsid w:val="003634E2"/>
    <w:rsid w:val="00370EA8"/>
    <w:rsid w:val="003721DC"/>
    <w:rsid w:val="003741ED"/>
    <w:rsid w:val="00377663"/>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2798"/>
    <w:rsid w:val="003B29E8"/>
    <w:rsid w:val="003B5DCC"/>
    <w:rsid w:val="003B5F98"/>
    <w:rsid w:val="003B6073"/>
    <w:rsid w:val="003B61A0"/>
    <w:rsid w:val="003B6C14"/>
    <w:rsid w:val="003C2D14"/>
    <w:rsid w:val="003C4ACB"/>
    <w:rsid w:val="003C62F0"/>
    <w:rsid w:val="003C6AAD"/>
    <w:rsid w:val="003C7D6B"/>
    <w:rsid w:val="003D0254"/>
    <w:rsid w:val="003D1C63"/>
    <w:rsid w:val="003D2494"/>
    <w:rsid w:val="003D2ADE"/>
    <w:rsid w:val="003D4021"/>
    <w:rsid w:val="003D4C3A"/>
    <w:rsid w:val="003D5F4A"/>
    <w:rsid w:val="003D69A8"/>
    <w:rsid w:val="003E28AE"/>
    <w:rsid w:val="003E4041"/>
    <w:rsid w:val="003E4989"/>
    <w:rsid w:val="003E5B90"/>
    <w:rsid w:val="003E6138"/>
    <w:rsid w:val="003F1BA8"/>
    <w:rsid w:val="003F1CB6"/>
    <w:rsid w:val="003F1D25"/>
    <w:rsid w:val="003F312E"/>
    <w:rsid w:val="003F38B5"/>
    <w:rsid w:val="003F4D6D"/>
    <w:rsid w:val="003F515B"/>
    <w:rsid w:val="003F7C14"/>
    <w:rsid w:val="0040105A"/>
    <w:rsid w:val="00402743"/>
    <w:rsid w:val="0040280C"/>
    <w:rsid w:val="00403296"/>
    <w:rsid w:val="00404C8A"/>
    <w:rsid w:val="0040553D"/>
    <w:rsid w:val="00405F31"/>
    <w:rsid w:val="0040633B"/>
    <w:rsid w:val="004064DF"/>
    <w:rsid w:val="00407E07"/>
    <w:rsid w:val="00410076"/>
    <w:rsid w:val="004117FC"/>
    <w:rsid w:val="0041183C"/>
    <w:rsid w:val="00412F46"/>
    <w:rsid w:val="00415567"/>
    <w:rsid w:val="0041668E"/>
    <w:rsid w:val="00416C31"/>
    <w:rsid w:val="0041729D"/>
    <w:rsid w:val="00417C46"/>
    <w:rsid w:val="00421F0F"/>
    <w:rsid w:val="004223F1"/>
    <w:rsid w:val="004252C2"/>
    <w:rsid w:val="00425DF3"/>
    <w:rsid w:val="004312D6"/>
    <w:rsid w:val="00432020"/>
    <w:rsid w:val="00435160"/>
    <w:rsid w:val="004364D7"/>
    <w:rsid w:val="004401CD"/>
    <w:rsid w:val="00440DDE"/>
    <w:rsid w:val="00442764"/>
    <w:rsid w:val="00442928"/>
    <w:rsid w:val="00443BAF"/>
    <w:rsid w:val="0045030D"/>
    <w:rsid w:val="00450540"/>
    <w:rsid w:val="004507D9"/>
    <w:rsid w:val="00452B8A"/>
    <w:rsid w:val="00457FA1"/>
    <w:rsid w:val="0046297E"/>
    <w:rsid w:val="00463784"/>
    <w:rsid w:val="004639DC"/>
    <w:rsid w:val="00463CAA"/>
    <w:rsid w:val="0046720A"/>
    <w:rsid w:val="0047069B"/>
    <w:rsid w:val="004707D2"/>
    <w:rsid w:val="004723B4"/>
    <w:rsid w:val="004734F2"/>
    <w:rsid w:val="004767E2"/>
    <w:rsid w:val="00486DA1"/>
    <w:rsid w:val="00492E2D"/>
    <w:rsid w:val="004932BE"/>
    <w:rsid w:val="004947F9"/>
    <w:rsid w:val="004A1350"/>
    <w:rsid w:val="004A1AB8"/>
    <w:rsid w:val="004A331A"/>
    <w:rsid w:val="004A36B9"/>
    <w:rsid w:val="004A7224"/>
    <w:rsid w:val="004B18C4"/>
    <w:rsid w:val="004B4CA9"/>
    <w:rsid w:val="004B62A0"/>
    <w:rsid w:val="004B6445"/>
    <w:rsid w:val="004B79C6"/>
    <w:rsid w:val="004C0D81"/>
    <w:rsid w:val="004C19AF"/>
    <w:rsid w:val="004C22D4"/>
    <w:rsid w:val="004C255F"/>
    <w:rsid w:val="004C3324"/>
    <w:rsid w:val="004C34C9"/>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D7CB2"/>
    <w:rsid w:val="004E1DEA"/>
    <w:rsid w:val="004E2A70"/>
    <w:rsid w:val="004E44C2"/>
    <w:rsid w:val="004E4915"/>
    <w:rsid w:val="004E4DC9"/>
    <w:rsid w:val="004E536E"/>
    <w:rsid w:val="004E714A"/>
    <w:rsid w:val="004F0345"/>
    <w:rsid w:val="004F03BB"/>
    <w:rsid w:val="004F072E"/>
    <w:rsid w:val="004F230B"/>
    <w:rsid w:val="004F32BC"/>
    <w:rsid w:val="00502851"/>
    <w:rsid w:val="00503388"/>
    <w:rsid w:val="005046A6"/>
    <w:rsid w:val="00505C76"/>
    <w:rsid w:val="00506536"/>
    <w:rsid w:val="00506ACA"/>
    <w:rsid w:val="00507EB8"/>
    <w:rsid w:val="00511716"/>
    <w:rsid w:val="00511956"/>
    <w:rsid w:val="0051538C"/>
    <w:rsid w:val="0051547A"/>
    <w:rsid w:val="00515F94"/>
    <w:rsid w:val="005205ED"/>
    <w:rsid w:val="005237AC"/>
    <w:rsid w:val="0052441B"/>
    <w:rsid w:val="00526283"/>
    <w:rsid w:val="00526690"/>
    <w:rsid w:val="0053012F"/>
    <w:rsid w:val="005306BF"/>
    <w:rsid w:val="00533E25"/>
    <w:rsid w:val="00533F4A"/>
    <w:rsid w:val="0053724F"/>
    <w:rsid w:val="0053744B"/>
    <w:rsid w:val="00540875"/>
    <w:rsid w:val="00542DE7"/>
    <w:rsid w:val="00542E80"/>
    <w:rsid w:val="005457F3"/>
    <w:rsid w:val="00546371"/>
    <w:rsid w:val="005475A8"/>
    <w:rsid w:val="00547CA6"/>
    <w:rsid w:val="00552347"/>
    <w:rsid w:val="0055286C"/>
    <w:rsid w:val="00552D57"/>
    <w:rsid w:val="0055530E"/>
    <w:rsid w:val="00557F79"/>
    <w:rsid w:val="005620E0"/>
    <w:rsid w:val="005621C3"/>
    <w:rsid w:val="00562382"/>
    <w:rsid w:val="0056250D"/>
    <w:rsid w:val="00562F29"/>
    <w:rsid w:val="00564925"/>
    <w:rsid w:val="005657EF"/>
    <w:rsid w:val="00565F4A"/>
    <w:rsid w:val="00566D11"/>
    <w:rsid w:val="00567E09"/>
    <w:rsid w:val="00574BDC"/>
    <w:rsid w:val="00575E2E"/>
    <w:rsid w:val="00577E2D"/>
    <w:rsid w:val="00581007"/>
    <w:rsid w:val="00581553"/>
    <w:rsid w:val="0058482C"/>
    <w:rsid w:val="005870CB"/>
    <w:rsid w:val="0059027C"/>
    <w:rsid w:val="0059128C"/>
    <w:rsid w:val="00591576"/>
    <w:rsid w:val="0059184D"/>
    <w:rsid w:val="00593FE7"/>
    <w:rsid w:val="00596BC2"/>
    <w:rsid w:val="00596C87"/>
    <w:rsid w:val="005972D4"/>
    <w:rsid w:val="00597B12"/>
    <w:rsid w:val="005A08F9"/>
    <w:rsid w:val="005A09B4"/>
    <w:rsid w:val="005A1C68"/>
    <w:rsid w:val="005A2F2B"/>
    <w:rsid w:val="005A312F"/>
    <w:rsid w:val="005A3681"/>
    <w:rsid w:val="005A5792"/>
    <w:rsid w:val="005B1265"/>
    <w:rsid w:val="005B55B0"/>
    <w:rsid w:val="005B6455"/>
    <w:rsid w:val="005C048A"/>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07BC"/>
    <w:rsid w:val="005F1640"/>
    <w:rsid w:val="005F33F3"/>
    <w:rsid w:val="005F603D"/>
    <w:rsid w:val="006007F9"/>
    <w:rsid w:val="00610539"/>
    <w:rsid w:val="0061133E"/>
    <w:rsid w:val="006125FF"/>
    <w:rsid w:val="00614A8E"/>
    <w:rsid w:val="00614D89"/>
    <w:rsid w:val="0061557F"/>
    <w:rsid w:val="00616398"/>
    <w:rsid w:val="00623EDC"/>
    <w:rsid w:val="0063247D"/>
    <w:rsid w:val="0063277F"/>
    <w:rsid w:val="006357EF"/>
    <w:rsid w:val="00637F9B"/>
    <w:rsid w:val="006402BD"/>
    <w:rsid w:val="006414D8"/>
    <w:rsid w:val="0064202B"/>
    <w:rsid w:val="006431B4"/>
    <w:rsid w:val="00643B38"/>
    <w:rsid w:val="0064479A"/>
    <w:rsid w:val="00646345"/>
    <w:rsid w:val="00646D12"/>
    <w:rsid w:val="00647837"/>
    <w:rsid w:val="006536C3"/>
    <w:rsid w:val="00654E7B"/>
    <w:rsid w:val="00655980"/>
    <w:rsid w:val="00657079"/>
    <w:rsid w:val="00657587"/>
    <w:rsid w:val="00657B84"/>
    <w:rsid w:val="00660027"/>
    <w:rsid w:val="006606E1"/>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1B49"/>
    <w:rsid w:val="006B47E8"/>
    <w:rsid w:val="006B7B53"/>
    <w:rsid w:val="006C160D"/>
    <w:rsid w:val="006C3116"/>
    <w:rsid w:val="006C41AD"/>
    <w:rsid w:val="006C5525"/>
    <w:rsid w:val="006C5D2C"/>
    <w:rsid w:val="006C77F4"/>
    <w:rsid w:val="006D0518"/>
    <w:rsid w:val="006D2EE2"/>
    <w:rsid w:val="006D462E"/>
    <w:rsid w:val="006D5B5A"/>
    <w:rsid w:val="006D6CF6"/>
    <w:rsid w:val="006E1EFA"/>
    <w:rsid w:val="006E3516"/>
    <w:rsid w:val="006E7F9D"/>
    <w:rsid w:val="006F0443"/>
    <w:rsid w:val="006F2F82"/>
    <w:rsid w:val="006F3977"/>
    <w:rsid w:val="006F4497"/>
    <w:rsid w:val="006F48A5"/>
    <w:rsid w:val="006F4DCA"/>
    <w:rsid w:val="006F5089"/>
    <w:rsid w:val="006F6C5E"/>
    <w:rsid w:val="00700780"/>
    <w:rsid w:val="00702B28"/>
    <w:rsid w:val="00706807"/>
    <w:rsid w:val="00706C72"/>
    <w:rsid w:val="00712120"/>
    <w:rsid w:val="00716019"/>
    <w:rsid w:val="00716895"/>
    <w:rsid w:val="00716FE3"/>
    <w:rsid w:val="007209FA"/>
    <w:rsid w:val="00720E36"/>
    <w:rsid w:val="007236D6"/>
    <w:rsid w:val="0072421E"/>
    <w:rsid w:val="0072479E"/>
    <w:rsid w:val="00724E96"/>
    <w:rsid w:val="00725489"/>
    <w:rsid w:val="0072664E"/>
    <w:rsid w:val="00726CFD"/>
    <w:rsid w:val="00726DED"/>
    <w:rsid w:val="00731F86"/>
    <w:rsid w:val="00732CD3"/>
    <w:rsid w:val="007333D9"/>
    <w:rsid w:val="00736BBB"/>
    <w:rsid w:val="00740AF1"/>
    <w:rsid w:val="00741540"/>
    <w:rsid w:val="00742BF7"/>
    <w:rsid w:val="00743170"/>
    <w:rsid w:val="00743858"/>
    <w:rsid w:val="00751C7A"/>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7778E"/>
    <w:rsid w:val="00777D98"/>
    <w:rsid w:val="00784CD5"/>
    <w:rsid w:val="007856FE"/>
    <w:rsid w:val="00790A51"/>
    <w:rsid w:val="00790F15"/>
    <w:rsid w:val="00792942"/>
    <w:rsid w:val="00795725"/>
    <w:rsid w:val="00797B63"/>
    <w:rsid w:val="007A03B0"/>
    <w:rsid w:val="007A04C7"/>
    <w:rsid w:val="007A2813"/>
    <w:rsid w:val="007A2863"/>
    <w:rsid w:val="007A5283"/>
    <w:rsid w:val="007A6DBF"/>
    <w:rsid w:val="007A6F8D"/>
    <w:rsid w:val="007B086B"/>
    <w:rsid w:val="007B1393"/>
    <w:rsid w:val="007B1D0D"/>
    <w:rsid w:val="007B268D"/>
    <w:rsid w:val="007B36BC"/>
    <w:rsid w:val="007B4C3B"/>
    <w:rsid w:val="007C039C"/>
    <w:rsid w:val="007C234F"/>
    <w:rsid w:val="007C2E02"/>
    <w:rsid w:val="007C3F02"/>
    <w:rsid w:val="007C4154"/>
    <w:rsid w:val="007C62CE"/>
    <w:rsid w:val="007C6EAE"/>
    <w:rsid w:val="007D1587"/>
    <w:rsid w:val="007D5C2A"/>
    <w:rsid w:val="007D795B"/>
    <w:rsid w:val="007D7A5F"/>
    <w:rsid w:val="007E229C"/>
    <w:rsid w:val="007E63D6"/>
    <w:rsid w:val="007F08C3"/>
    <w:rsid w:val="007F1750"/>
    <w:rsid w:val="007F2843"/>
    <w:rsid w:val="007F34C0"/>
    <w:rsid w:val="007F3D20"/>
    <w:rsid w:val="007F4331"/>
    <w:rsid w:val="007F48F3"/>
    <w:rsid w:val="007F53AE"/>
    <w:rsid w:val="007F6D82"/>
    <w:rsid w:val="007F79BA"/>
    <w:rsid w:val="00804B57"/>
    <w:rsid w:val="00804F31"/>
    <w:rsid w:val="00810B61"/>
    <w:rsid w:val="00810F60"/>
    <w:rsid w:val="00815015"/>
    <w:rsid w:val="00817FF4"/>
    <w:rsid w:val="0082060C"/>
    <w:rsid w:val="00821450"/>
    <w:rsid w:val="0082261D"/>
    <w:rsid w:val="00822FBD"/>
    <w:rsid w:val="00824945"/>
    <w:rsid w:val="008261D3"/>
    <w:rsid w:val="00826BC4"/>
    <w:rsid w:val="008321A6"/>
    <w:rsid w:val="00833D33"/>
    <w:rsid w:val="0083474F"/>
    <w:rsid w:val="00837A2A"/>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1A82"/>
    <w:rsid w:val="0088316A"/>
    <w:rsid w:val="008834CD"/>
    <w:rsid w:val="008847BA"/>
    <w:rsid w:val="008851EA"/>
    <w:rsid w:val="00885276"/>
    <w:rsid w:val="008852CB"/>
    <w:rsid w:val="008866E3"/>
    <w:rsid w:val="0088796B"/>
    <w:rsid w:val="0089020A"/>
    <w:rsid w:val="008902DF"/>
    <w:rsid w:val="008917C9"/>
    <w:rsid w:val="008919F1"/>
    <w:rsid w:val="008952E2"/>
    <w:rsid w:val="008969AE"/>
    <w:rsid w:val="00897910"/>
    <w:rsid w:val="008A142F"/>
    <w:rsid w:val="008A1AEF"/>
    <w:rsid w:val="008A299A"/>
    <w:rsid w:val="008A47F9"/>
    <w:rsid w:val="008A6B6C"/>
    <w:rsid w:val="008B0192"/>
    <w:rsid w:val="008B02D5"/>
    <w:rsid w:val="008B1D72"/>
    <w:rsid w:val="008B27AF"/>
    <w:rsid w:val="008B3DF4"/>
    <w:rsid w:val="008B5C16"/>
    <w:rsid w:val="008C1580"/>
    <w:rsid w:val="008C57AA"/>
    <w:rsid w:val="008C644F"/>
    <w:rsid w:val="008C6546"/>
    <w:rsid w:val="008C70D6"/>
    <w:rsid w:val="008C7610"/>
    <w:rsid w:val="008C7A2C"/>
    <w:rsid w:val="008D06A8"/>
    <w:rsid w:val="008D0760"/>
    <w:rsid w:val="008D3870"/>
    <w:rsid w:val="008D56A5"/>
    <w:rsid w:val="008D74D1"/>
    <w:rsid w:val="008D7AAF"/>
    <w:rsid w:val="008E183F"/>
    <w:rsid w:val="008E41D9"/>
    <w:rsid w:val="008E5A1F"/>
    <w:rsid w:val="008F1095"/>
    <w:rsid w:val="008F1800"/>
    <w:rsid w:val="008F2C2B"/>
    <w:rsid w:val="008F2FC1"/>
    <w:rsid w:val="008F33DE"/>
    <w:rsid w:val="008F5DE8"/>
    <w:rsid w:val="00900985"/>
    <w:rsid w:val="00900C96"/>
    <w:rsid w:val="00901BAD"/>
    <w:rsid w:val="00902D34"/>
    <w:rsid w:val="00904D78"/>
    <w:rsid w:val="00904DA2"/>
    <w:rsid w:val="009059D1"/>
    <w:rsid w:val="00906AD8"/>
    <w:rsid w:val="00906E89"/>
    <w:rsid w:val="00907FAB"/>
    <w:rsid w:val="00911687"/>
    <w:rsid w:val="00913B77"/>
    <w:rsid w:val="009142DF"/>
    <w:rsid w:val="00917473"/>
    <w:rsid w:val="00917F3D"/>
    <w:rsid w:val="00921938"/>
    <w:rsid w:val="00931613"/>
    <w:rsid w:val="009336E9"/>
    <w:rsid w:val="00934012"/>
    <w:rsid w:val="00934D09"/>
    <w:rsid w:val="00936166"/>
    <w:rsid w:val="00937D17"/>
    <w:rsid w:val="009403E8"/>
    <w:rsid w:val="009427D2"/>
    <w:rsid w:val="00943B38"/>
    <w:rsid w:val="00943EBE"/>
    <w:rsid w:val="0094403C"/>
    <w:rsid w:val="0094486D"/>
    <w:rsid w:val="00945F60"/>
    <w:rsid w:val="009476E1"/>
    <w:rsid w:val="00947AAF"/>
    <w:rsid w:val="00961F67"/>
    <w:rsid w:val="00964BF1"/>
    <w:rsid w:val="00965726"/>
    <w:rsid w:val="00967AEA"/>
    <w:rsid w:val="00972639"/>
    <w:rsid w:val="00973585"/>
    <w:rsid w:val="00974658"/>
    <w:rsid w:val="00976B80"/>
    <w:rsid w:val="00977027"/>
    <w:rsid w:val="00977EAD"/>
    <w:rsid w:val="00982AD4"/>
    <w:rsid w:val="00987209"/>
    <w:rsid w:val="00990F05"/>
    <w:rsid w:val="0099354B"/>
    <w:rsid w:val="009950E4"/>
    <w:rsid w:val="00996005"/>
    <w:rsid w:val="009A37C3"/>
    <w:rsid w:val="009A4901"/>
    <w:rsid w:val="009A5F6C"/>
    <w:rsid w:val="009A7884"/>
    <w:rsid w:val="009A7D86"/>
    <w:rsid w:val="009B20AD"/>
    <w:rsid w:val="009B3E7D"/>
    <w:rsid w:val="009C0A9E"/>
    <w:rsid w:val="009C1314"/>
    <w:rsid w:val="009C1A4E"/>
    <w:rsid w:val="009C4EFC"/>
    <w:rsid w:val="009C5022"/>
    <w:rsid w:val="009C5D6F"/>
    <w:rsid w:val="009D052C"/>
    <w:rsid w:val="009D077D"/>
    <w:rsid w:val="009D2150"/>
    <w:rsid w:val="009D2A29"/>
    <w:rsid w:val="009D4B56"/>
    <w:rsid w:val="009D4D96"/>
    <w:rsid w:val="009D5853"/>
    <w:rsid w:val="009D7568"/>
    <w:rsid w:val="009E05F2"/>
    <w:rsid w:val="009E4A65"/>
    <w:rsid w:val="009E5562"/>
    <w:rsid w:val="009E59E0"/>
    <w:rsid w:val="009E66CF"/>
    <w:rsid w:val="009E7175"/>
    <w:rsid w:val="009F0EDA"/>
    <w:rsid w:val="009F1E4D"/>
    <w:rsid w:val="009F1E5D"/>
    <w:rsid w:val="009F697C"/>
    <w:rsid w:val="00A002B3"/>
    <w:rsid w:val="00A02162"/>
    <w:rsid w:val="00A068C1"/>
    <w:rsid w:val="00A078B7"/>
    <w:rsid w:val="00A11430"/>
    <w:rsid w:val="00A1237D"/>
    <w:rsid w:val="00A14857"/>
    <w:rsid w:val="00A15CCA"/>
    <w:rsid w:val="00A16066"/>
    <w:rsid w:val="00A160F8"/>
    <w:rsid w:val="00A170E4"/>
    <w:rsid w:val="00A1713B"/>
    <w:rsid w:val="00A20403"/>
    <w:rsid w:val="00A236A2"/>
    <w:rsid w:val="00A25B8E"/>
    <w:rsid w:val="00A25D16"/>
    <w:rsid w:val="00A303FF"/>
    <w:rsid w:val="00A31421"/>
    <w:rsid w:val="00A32104"/>
    <w:rsid w:val="00A32C14"/>
    <w:rsid w:val="00A32D27"/>
    <w:rsid w:val="00A333AF"/>
    <w:rsid w:val="00A347B2"/>
    <w:rsid w:val="00A35D06"/>
    <w:rsid w:val="00A376D1"/>
    <w:rsid w:val="00A403E7"/>
    <w:rsid w:val="00A40715"/>
    <w:rsid w:val="00A42AB4"/>
    <w:rsid w:val="00A449DA"/>
    <w:rsid w:val="00A467A4"/>
    <w:rsid w:val="00A46CF0"/>
    <w:rsid w:val="00A476D9"/>
    <w:rsid w:val="00A47D1E"/>
    <w:rsid w:val="00A53DFC"/>
    <w:rsid w:val="00A56108"/>
    <w:rsid w:val="00A6052E"/>
    <w:rsid w:val="00A64114"/>
    <w:rsid w:val="00A70786"/>
    <w:rsid w:val="00A72E3B"/>
    <w:rsid w:val="00A734A7"/>
    <w:rsid w:val="00A75D46"/>
    <w:rsid w:val="00A761FA"/>
    <w:rsid w:val="00A77252"/>
    <w:rsid w:val="00A804D7"/>
    <w:rsid w:val="00A81EB5"/>
    <w:rsid w:val="00A84545"/>
    <w:rsid w:val="00A86145"/>
    <w:rsid w:val="00A86890"/>
    <w:rsid w:val="00A905FB"/>
    <w:rsid w:val="00A92052"/>
    <w:rsid w:val="00A92F31"/>
    <w:rsid w:val="00A95208"/>
    <w:rsid w:val="00A96401"/>
    <w:rsid w:val="00A973BE"/>
    <w:rsid w:val="00AA1145"/>
    <w:rsid w:val="00AA150B"/>
    <w:rsid w:val="00AA4715"/>
    <w:rsid w:val="00AA4896"/>
    <w:rsid w:val="00AA57D3"/>
    <w:rsid w:val="00AA71BF"/>
    <w:rsid w:val="00AB3091"/>
    <w:rsid w:val="00AB3E15"/>
    <w:rsid w:val="00AB46AE"/>
    <w:rsid w:val="00AB51B9"/>
    <w:rsid w:val="00AC2CA3"/>
    <w:rsid w:val="00AC6237"/>
    <w:rsid w:val="00AD1825"/>
    <w:rsid w:val="00AD1B74"/>
    <w:rsid w:val="00AD275E"/>
    <w:rsid w:val="00AD4435"/>
    <w:rsid w:val="00AD49B0"/>
    <w:rsid w:val="00AD4FE0"/>
    <w:rsid w:val="00AD74BE"/>
    <w:rsid w:val="00AD7529"/>
    <w:rsid w:val="00AD752D"/>
    <w:rsid w:val="00AE08AD"/>
    <w:rsid w:val="00AE1F2E"/>
    <w:rsid w:val="00AE249E"/>
    <w:rsid w:val="00AE4544"/>
    <w:rsid w:val="00AF0979"/>
    <w:rsid w:val="00AF160F"/>
    <w:rsid w:val="00AF3B66"/>
    <w:rsid w:val="00AF4B55"/>
    <w:rsid w:val="00AF4B91"/>
    <w:rsid w:val="00B000C5"/>
    <w:rsid w:val="00B00F4F"/>
    <w:rsid w:val="00B055BB"/>
    <w:rsid w:val="00B119F7"/>
    <w:rsid w:val="00B11D70"/>
    <w:rsid w:val="00B129BC"/>
    <w:rsid w:val="00B134DB"/>
    <w:rsid w:val="00B159CD"/>
    <w:rsid w:val="00B16D89"/>
    <w:rsid w:val="00B17499"/>
    <w:rsid w:val="00B216EC"/>
    <w:rsid w:val="00B21B0F"/>
    <w:rsid w:val="00B23400"/>
    <w:rsid w:val="00B24A37"/>
    <w:rsid w:val="00B259A2"/>
    <w:rsid w:val="00B26713"/>
    <w:rsid w:val="00B3038A"/>
    <w:rsid w:val="00B3284E"/>
    <w:rsid w:val="00B334B2"/>
    <w:rsid w:val="00B347B0"/>
    <w:rsid w:val="00B34A50"/>
    <w:rsid w:val="00B35073"/>
    <w:rsid w:val="00B352BE"/>
    <w:rsid w:val="00B36D55"/>
    <w:rsid w:val="00B3722D"/>
    <w:rsid w:val="00B376A8"/>
    <w:rsid w:val="00B40232"/>
    <w:rsid w:val="00B40CDF"/>
    <w:rsid w:val="00B42241"/>
    <w:rsid w:val="00B42611"/>
    <w:rsid w:val="00B43770"/>
    <w:rsid w:val="00B44010"/>
    <w:rsid w:val="00B46602"/>
    <w:rsid w:val="00B46B35"/>
    <w:rsid w:val="00B46C7C"/>
    <w:rsid w:val="00B5076B"/>
    <w:rsid w:val="00B51AA9"/>
    <w:rsid w:val="00B53D6A"/>
    <w:rsid w:val="00B55A16"/>
    <w:rsid w:val="00B6085F"/>
    <w:rsid w:val="00B61FE7"/>
    <w:rsid w:val="00B64A51"/>
    <w:rsid w:val="00B658FA"/>
    <w:rsid w:val="00B65EE1"/>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681"/>
    <w:rsid w:val="00B96D54"/>
    <w:rsid w:val="00BA1A24"/>
    <w:rsid w:val="00BA4588"/>
    <w:rsid w:val="00BA67A1"/>
    <w:rsid w:val="00BA6B96"/>
    <w:rsid w:val="00BA7198"/>
    <w:rsid w:val="00BA7333"/>
    <w:rsid w:val="00BA7A49"/>
    <w:rsid w:val="00BB1B88"/>
    <w:rsid w:val="00BB2471"/>
    <w:rsid w:val="00BB52BA"/>
    <w:rsid w:val="00BB63FD"/>
    <w:rsid w:val="00BB6BD8"/>
    <w:rsid w:val="00BB7906"/>
    <w:rsid w:val="00BC1751"/>
    <w:rsid w:val="00BC2540"/>
    <w:rsid w:val="00BC2B39"/>
    <w:rsid w:val="00BC3ACE"/>
    <w:rsid w:val="00BC607C"/>
    <w:rsid w:val="00BC6578"/>
    <w:rsid w:val="00BD0580"/>
    <w:rsid w:val="00BD1A21"/>
    <w:rsid w:val="00BD6D71"/>
    <w:rsid w:val="00BD7AE9"/>
    <w:rsid w:val="00BE2DF9"/>
    <w:rsid w:val="00BE318D"/>
    <w:rsid w:val="00BE3B57"/>
    <w:rsid w:val="00BE40D3"/>
    <w:rsid w:val="00BE417B"/>
    <w:rsid w:val="00BE4BE3"/>
    <w:rsid w:val="00BE66E0"/>
    <w:rsid w:val="00BE685F"/>
    <w:rsid w:val="00BF1890"/>
    <w:rsid w:val="00BF24ED"/>
    <w:rsid w:val="00BF369A"/>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21B7"/>
    <w:rsid w:val="00C23D3F"/>
    <w:rsid w:val="00C24062"/>
    <w:rsid w:val="00C252AE"/>
    <w:rsid w:val="00C25EDF"/>
    <w:rsid w:val="00C308A0"/>
    <w:rsid w:val="00C31478"/>
    <w:rsid w:val="00C34F93"/>
    <w:rsid w:val="00C3673C"/>
    <w:rsid w:val="00C37465"/>
    <w:rsid w:val="00C44112"/>
    <w:rsid w:val="00C44B6E"/>
    <w:rsid w:val="00C50AA0"/>
    <w:rsid w:val="00C51665"/>
    <w:rsid w:val="00C5290D"/>
    <w:rsid w:val="00C52D59"/>
    <w:rsid w:val="00C531FC"/>
    <w:rsid w:val="00C5365B"/>
    <w:rsid w:val="00C5545D"/>
    <w:rsid w:val="00C5598D"/>
    <w:rsid w:val="00C56DB6"/>
    <w:rsid w:val="00C61246"/>
    <w:rsid w:val="00C640A5"/>
    <w:rsid w:val="00C64CAE"/>
    <w:rsid w:val="00C663B5"/>
    <w:rsid w:val="00C66B68"/>
    <w:rsid w:val="00C66CBD"/>
    <w:rsid w:val="00C72AC0"/>
    <w:rsid w:val="00C73701"/>
    <w:rsid w:val="00C7440B"/>
    <w:rsid w:val="00C74C3D"/>
    <w:rsid w:val="00C761AF"/>
    <w:rsid w:val="00C769F5"/>
    <w:rsid w:val="00C8061B"/>
    <w:rsid w:val="00C8241A"/>
    <w:rsid w:val="00C85729"/>
    <w:rsid w:val="00C8580A"/>
    <w:rsid w:val="00C864C3"/>
    <w:rsid w:val="00C8703A"/>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D58A9"/>
    <w:rsid w:val="00CE026E"/>
    <w:rsid w:val="00CE13CC"/>
    <w:rsid w:val="00CE23DE"/>
    <w:rsid w:val="00CE2620"/>
    <w:rsid w:val="00CE5946"/>
    <w:rsid w:val="00CE60C8"/>
    <w:rsid w:val="00CE6848"/>
    <w:rsid w:val="00CE7700"/>
    <w:rsid w:val="00CF164C"/>
    <w:rsid w:val="00CF2166"/>
    <w:rsid w:val="00CF31BE"/>
    <w:rsid w:val="00CF38D7"/>
    <w:rsid w:val="00CF5A28"/>
    <w:rsid w:val="00CF6B75"/>
    <w:rsid w:val="00D0029E"/>
    <w:rsid w:val="00D020BD"/>
    <w:rsid w:val="00D026ED"/>
    <w:rsid w:val="00D05670"/>
    <w:rsid w:val="00D10A95"/>
    <w:rsid w:val="00D14A58"/>
    <w:rsid w:val="00D14D30"/>
    <w:rsid w:val="00D16897"/>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57B30"/>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0DBA"/>
    <w:rsid w:val="00D93130"/>
    <w:rsid w:val="00D94AA9"/>
    <w:rsid w:val="00DA0C10"/>
    <w:rsid w:val="00DA1FA2"/>
    <w:rsid w:val="00DA2DD8"/>
    <w:rsid w:val="00DA30D6"/>
    <w:rsid w:val="00DA3AC7"/>
    <w:rsid w:val="00DA4027"/>
    <w:rsid w:val="00DA4E9F"/>
    <w:rsid w:val="00DA516F"/>
    <w:rsid w:val="00DA5914"/>
    <w:rsid w:val="00DA5A8B"/>
    <w:rsid w:val="00DB3D54"/>
    <w:rsid w:val="00DB64F9"/>
    <w:rsid w:val="00DB7DE5"/>
    <w:rsid w:val="00DC0ACC"/>
    <w:rsid w:val="00DC10C7"/>
    <w:rsid w:val="00DC2FA6"/>
    <w:rsid w:val="00DC5DB5"/>
    <w:rsid w:val="00DC6D3B"/>
    <w:rsid w:val="00DC72DB"/>
    <w:rsid w:val="00DD416A"/>
    <w:rsid w:val="00DD46CF"/>
    <w:rsid w:val="00DE0898"/>
    <w:rsid w:val="00DE1BD6"/>
    <w:rsid w:val="00DE1ED4"/>
    <w:rsid w:val="00DE2D07"/>
    <w:rsid w:val="00DE491F"/>
    <w:rsid w:val="00DE49A8"/>
    <w:rsid w:val="00DF1BE7"/>
    <w:rsid w:val="00DF1C2B"/>
    <w:rsid w:val="00DF4CB9"/>
    <w:rsid w:val="00DF50C5"/>
    <w:rsid w:val="00DF5337"/>
    <w:rsid w:val="00E01D75"/>
    <w:rsid w:val="00E05741"/>
    <w:rsid w:val="00E0589D"/>
    <w:rsid w:val="00E10004"/>
    <w:rsid w:val="00E15C4E"/>
    <w:rsid w:val="00E161C1"/>
    <w:rsid w:val="00E1778E"/>
    <w:rsid w:val="00E20C03"/>
    <w:rsid w:val="00E23AF9"/>
    <w:rsid w:val="00E25BF7"/>
    <w:rsid w:val="00E25C24"/>
    <w:rsid w:val="00E27494"/>
    <w:rsid w:val="00E30221"/>
    <w:rsid w:val="00E31CD4"/>
    <w:rsid w:val="00E32CA3"/>
    <w:rsid w:val="00E3455B"/>
    <w:rsid w:val="00E46396"/>
    <w:rsid w:val="00E52706"/>
    <w:rsid w:val="00E54851"/>
    <w:rsid w:val="00E54A5D"/>
    <w:rsid w:val="00E55A34"/>
    <w:rsid w:val="00E56814"/>
    <w:rsid w:val="00E56A18"/>
    <w:rsid w:val="00E56B22"/>
    <w:rsid w:val="00E576FC"/>
    <w:rsid w:val="00E6009F"/>
    <w:rsid w:val="00E61149"/>
    <w:rsid w:val="00E61969"/>
    <w:rsid w:val="00E61FF0"/>
    <w:rsid w:val="00E63316"/>
    <w:rsid w:val="00E640F9"/>
    <w:rsid w:val="00E65D05"/>
    <w:rsid w:val="00E713B9"/>
    <w:rsid w:val="00E76501"/>
    <w:rsid w:val="00E77451"/>
    <w:rsid w:val="00E80A6B"/>
    <w:rsid w:val="00E81B59"/>
    <w:rsid w:val="00E83785"/>
    <w:rsid w:val="00E83F44"/>
    <w:rsid w:val="00E846AA"/>
    <w:rsid w:val="00E861F6"/>
    <w:rsid w:val="00E90300"/>
    <w:rsid w:val="00E91D53"/>
    <w:rsid w:val="00E9214F"/>
    <w:rsid w:val="00E92C58"/>
    <w:rsid w:val="00E94671"/>
    <w:rsid w:val="00E9470F"/>
    <w:rsid w:val="00E9596E"/>
    <w:rsid w:val="00E97AF7"/>
    <w:rsid w:val="00E97F49"/>
    <w:rsid w:val="00EA3C66"/>
    <w:rsid w:val="00EA64C7"/>
    <w:rsid w:val="00EA64F0"/>
    <w:rsid w:val="00EB2D53"/>
    <w:rsid w:val="00EB4C21"/>
    <w:rsid w:val="00EB54BB"/>
    <w:rsid w:val="00EC1247"/>
    <w:rsid w:val="00EC1ABC"/>
    <w:rsid w:val="00EC23EF"/>
    <w:rsid w:val="00EC3183"/>
    <w:rsid w:val="00EC46FE"/>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5409"/>
    <w:rsid w:val="00F1711D"/>
    <w:rsid w:val="00F17960"/>
    <w:rsid w:val="00F2094E"/>
    <w:rsid w:val="00F2347E"/>
    <w:rsid w:val="00F2430F"/>
    <w:rsid w:val="00F24923"/>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58B6"/>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376E"/>
    <w:rsid w:val="00F84426"/>
    <w:rsid w:val="00F87CA5"/>
    <w:rsid w:val="00F90E78"/>
    <w:rsid w:val="00F91280"/>
    <w:rsid w:val="00F93BA3"/>
    <w:rsid w:val="00F943A7"/>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B6AB8"/>
    <w:rsid w:val="00FC1EB2"/>
    <w:rsid w:val="00FC3ACA"/>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 w:type="character" w:styleId="Hyperlink">
    <w:name w:val="Hyperlink"/>
    <w:basedOn w:val="DefaultParagraphFont"/>
    <w:uiPriority w:val="99"/>
    <w:unhideWhenUsed/>
    <w:rsid w:val="004B79C6"/>
    <w:rPr>
      <w:color w:val="0000FF" w:themeColor="hyperlink"/>
      <w:u w:val="single"/>
    </w:rPr>
  </w:style>
  <w:style w:type="character" w:styleId="UnresolvedMention">
    <w:name w:val="Unresolved Mention"/>
    <w:basedOn w:val="DefaultParagraphFont"/>
    <w:uiPriority w:val="99"/>
    <w:rsid w:val="004B7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8"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3CDC1-1B50-4DA9-97DA-5D2519E50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2886</TotalTime>
  <Pages>112</Pages>
  <Words>28787</Words>
  <Characters>164089</Characters>
  <Application>Microsoft Office Word</Application>
  <DocSecurity>0</DocSecurity>
  <Lines>1367</Lines>
  <Paragraphs>384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127</cp:revision>
  <dcterms:created xsi:type="dcterms:W3CDTF">2021-08-31T20:15:00Z</dcterms:created>
  <dcterms:modified xsi:type="dcterms:W3CDTF">2021-09-03T21:03:00Z</dcterms:modified>
</cp:coreProperties>
</file>